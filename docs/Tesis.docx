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charts/chart3.xml" ContentType="application/vnd.openxmlformats-officedocument.drawingml.chart+xml"/>
  <Override PartName="/word/theme/themeOverride3.xml" ContentType="application/vnd.openxmlformats-officedocument.themeOverride+xml"/>
  <Override PartName="/word/charts/chart4.xml" ContentType="application/vnd.openxmlformats-officedocument.drawingml.chart+xml"/>
  <Override PartName="/word/theme/themeOverride4.xml" ContentType="application/vnd.openxmlformats-officedocument.themeOverride+xml"/>
  <Override PartName="/word/charts/chart5.xml" ContentType="application/vnd.openxmlformats-officedocument.drawingml.chart+xml"/>
  <Override PartName="/word/theme/themeOverride5.xml" ContentType="application/vnd.openxmlformats-officedocument.themeOverride+xml"/>
  <Override PartName="/word/charts/chart6.xml" ContentType="application/vnd.openxmlformats-officedocument.drawingml.chart+xml"/>
  <Override PartName="/word/theme/themeOverride6.xml" ContentType="application/vnd.openxmlformats-officedocument.themeOverride+xml"/>
  <Override PartName="/word/charts/chart7.xml" ContentType="application/vnd.openxmlformats-officedocument.drawingml.chart+xml"/>
  <Override PartName="/word/theme/themeOverride7.xml" ContentType="application/vnd.openxmlformats-officedocument.themeOverride+xml"/>
  <Override PartName="/word/charts/chart8.xml" ContentType="application/vnd.openxmlformats-officedocument.drawingml.chart+xml"/>
  <Override PartName="/word/theme/themeOverride8.xml" ContentType="application/vnd.openxmlformats-officedocument.themeOverride+xml"/>
  <Override PartName="/word/charts/chart9.xml" ContentType="application/vnd.openxmlformats-officedocument.drawingml.chart+xml"/>
  <Override PartName="/word/theme/themeOverride9.xml" ContentType="application/vnd.openxmlformats-officedocument.themeOverride+xml"/>
  <Override PartName="/word/charts/chart10.xml" ContentType="application/vnd.openxmlformats-officedocument.drawingml.chart+xml"/>
  <Override PartName="/word/theme/themeOverride10.xml" ContentType="application/vnd.openxmlformats-officedocument.themeOverride+xml"/>
  <Override PartName="/word/charts/chart11.xml" ContentType="application/vnd.openxmlformats-officedocument.drawingml.chart+xml"/>
  <Override PartName="/word/theme/themeOverride11.xml" ContentType="application/vnd.openxmlformats-officedocument.themeOverride+xml"/>
  <Override PartName="/word/charts/chart12.xml" ContentType="application/vnd.openxmlformats-officedocument.drawingml.chart+xml"/>
  <Override PartName="/word/theme/themeOverride12.xml" ContentType="application/vnd.openxmlformats-officedocument.themeOverride+xml"/>
  <Override PartName="/word/charts/chart13.xml" ContentType="application/vnd.openxmlformats-officedocument.drawingml.chart+xml"/>
  <Override PartName="/word/theme/themeOverride13.xml" ContentType="application/vnd.openxmlformats-officedocument.themeOverride+xml"/>
  <Override PartName="/word/charts/chart14.xml" ContentType="application/vnd.openxmlformats-officedocument.drawingml.chart+xml"/>
  <Override PartName="/word/theme/themeOverride14.xml" ContentType="application/vnd.openxmlformats-officedocument.themeOverride+xml"/>
  <Override PartName="/word/charts/chart15.xml" ContentType="application/vnd.openxmlformats-officedocument.drawingml.chart+xml"/>
  <Override PartName="/word/theme/themeOverride15.xml" ContentType="application/vnd.openxmlformats-officedocument.themeOverride+xml"/>
  <Override PartName="/word/charts/chart16.xml" ContentType="application/vnd.openxmlformats-officedocument.drawingml.chart+xml"/>
  <Override PartName="/word/theme/themeOverride16.xml" ContentType="application/vnd.openxmlformats-officedocument.themeOverride+xml"/>
  <Override PartName="/word/charts/chart17.xml" ContentType="application/vnd.openxmlformats-officedocument.drawingml.chart+xml"/>
  <Override PartName="/word/theme/themeOverride17.xml" ContentType="application/vnd.openxmlformats-officedocument.themeOverride+xml"/>
  <Override PartName="/word/charts/chart18.xml" ContentType="application/vnd.openxmlformats-officedocument.drawingml.chart+xml"/>
  <Override PartName="/word/theme/themeOverride18.xml" ContentType="application/vnd.openxmlformats-officedocument.themeOverride+xml"/>
  <Override PartName="/word/charts/chart19.xml" ContentType="application/vnd.openxmlformats-officedocument.drawingml.chart+xml"/>
  <Override PartName="/word/theme/themeOverride19.xml" ContentType="application/vnd.openxmlformats-officedocument.themeOverride+xml"/>
  <Override PartName="/word/charts/chart20.xml" ContentType="application/vnd.openxmlformats-officedocument.drawingml.chart+xml"/>
  <Override PartName="/word/theme/themeOverride20.xml" ContentType="application/vnd.openxmlformats-officedocument.themeOverride+xml"/>
  <Override PartName="/word/charts/chart21.xml" ContentType="application/vnd.openxmlformats-officedocument.drawingml.chart+xml"/>
  <Override PartName="/word/theme/themeOverride21.xml" ContentType="application/vnd.openxmlformats-officedocument.themeOverride+xml"/>
  <Override PartName="/word/charts/chart22.xml" ContentType="application/vnd.openxmlformats-officedocument.drawingml.chart+xml"/>
  <Override PartName="/word/theme/themeOverride22.xml" ContentType="application/vnd.openxmlformats-officedocument.themeOverride+xml"/>
  <Override PartName="/word/charts/chart23.xml" ContentType="application/vnd.openxmlformats-officedocument.drawingml.chart+xml"/>
  <Override PartName="/word/theme/themeOverride23.xml" ContentType="application/vnd.openxmlformats-officedocument.themeOverride+xml"/>
  <Override PartName="/word/charts/chart24.xml" ContentType="application/vnd.openxmlformats-officedocument.drawingml.chart+xml"/>
  <Override PartName="/word/theme/themeOverride24.xml" ContentType="application/vnd.openxmlformats-officedocument.themeOverride+xml"/>
  <Override PartName="/word/charts/chart25.xml" ContentType="application/vnd.openxmlformats-officedocument.drawingml.chart+xml"/>
  <Override PartName="/word/theme/themeOverride25.xml" ContentType="application/vnd.openxmlformats-officedocument.themeOverride+xml"/>
  <Override PartName="/word/charts/chart26.xml" ContentType="application/vnd.openxmlformats-officedocument.drawingml.chart+xml"/>
  <Override PartName="/word/theme/themeOverride26.xml" ContentType="application/vnd.openxmlformats-officedocument.themeOverride+xml"/>
  <Override PartName="/word/charts/chart27.xml" ContentType="application/vnd.openxmlformats-officedocument.drawingml.chart+xml"/>
  <Override PartName="/word/theme/themeOverride27.xml" ContentType="application/vnd.openxmlformats-officedocument.themeOverride+xml"/>
  <Override PartName="/word/charts/chart28.xml" ContentType="application/vnd.openxmlformats-officedocument.drawingml.chart+xml"/>
  <Override PartName="/word/theme/themeOverride28.xml" ContentType="application/vnd.openxmlformats-officedocument.themeOverride+xml"/>
  <Override PartName="/word/charts/chart29.xml" ContentType="application/vnd.openxmlformats-officedocument.drawingml.chart+xml"/>
  <Override PartName="/word/theme/themeOverride29.xml" ContentType="application/vnd.openxmlformats-officedocument.themeOverride+xml"/>
  <Override PartName="/word/charts/chart30.xml" ContentType="application/vnd.openxmlformats-officedocument.drawingml.chart+xml"/>
  <Override PartName="/word/theme/themeOverride30.xml" ContentType="application/vnd.openxmlformats-officedocument.themeOverride+xml"/>
  <Override PartName="/word/charts/chart31.xml" ContentType="application/vnd.openxmlformats-officedocument.drawingml.chart+xml"/>
  <Override PartName="/word/theme/themeOverride31.xml" ContentType="application/vnd.openxmlformats-officedocument.themeOverride+xml"/>
  <Override PartName="/word/charts/chart32.xml" ContentType="application/vnd.openxmlformats-officedocument.drawingml.chart+xml"/>
  <Override PartName="/word/theme/themeOverride32.xml" ContentType="application/vnd.openxmlformats-officedocument.themeOverride+xml"/>
  <Override PartName="/word/charts/chart33.xml" ContentType="application/vnd.openxmlformats-officedocument.drawingml.chart+xml"/>
  <Override PartName="/word/theme/themeOverride33.xml" ContentType="application/vnd.openxmlformats-officedocument.themeOverride+xml"/>
  <Override PartName="/word/charts/chart34.xml" ContentType="application/vnd.openxmlformats-officedocument.drawingml.chart+xml"/>
  <Override PartName="/word/theme/themeOverride34.xml" ContentType="application/vnd.openxmlformats-officedocument.themeOverride+xml"/>
  <Override PartName="/word/charts/chart35.xml" ContentType="application/vnd.openxmlformats-officedocument.drawingml.chart+xml"/>
  <Override PartName="/word/theme/themeOverride35.xml" ContentType="application/vnd.openxmlformats-officedocument.themeOverride+xml"/>
  <Override PartName="/word/charts/chart36.xml" ContentType="application/vnd.openxmlformats-officedocument.drawingml.chart+xml"/>
  <Override PartName="/word/theme/themeOverride36.xml" ContentType="application/vnd.openxmlformats-officedocument.themeOverride+xml"/>
  <Override PartName="/word/charts/chart37.xml" ContentType="application/vnd.openxmlformats-officedocument.drawingml.chart+xml"/>
  <Override PartName="/word/theme/themeOverride37.xml" ContentType="application/vnd.openxmlformats-officedocument.themeOverride+xml"/>
  <Override PartName="/word/charts/chart38.xml" ContentType="application/vnd.openxmlformats-officedocument.drawingml.chart+xml"/>
  <Override PartName="/word/theme/themeOverride38.xml" ContentType="application/vnd.openxmlformats-officedocument.themeOverrid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11EE376" w14:textId="77777777" w:rsidR="00810BEA" w:rsidRPr="009F1B97" w:rsidRDefault="00810BEA" w:rsidP="00810BEA">
      <w:pPr>
        <w:jc w:val="center"/>
        <w:rPr>
          <w:bCs/>
          <w:sz w:val="52"/>
          <w:szCs w:val="52"/>
        </w:rPr>
      </w:pPr>
      <w:bookmarkStart w:id="0" w:name="_Toc339204579"/>
      <w:r w:rsidRPr="009F1B97">
        <w:rPr>
          <w:bCs/>
          <w:sz w:val="52"/>
          <w:szCs w:val="52"/>
        </w:rPr>
        <w:t>Universidad Nacional del Centro de la Provincia de Buenos Aires</w:t>
      </w:r>
    </w:p>
    <w:p w14:paraId="59090B18" w14:textId="77777777" w:rsidR="00810BEA" w:rsidRPr="009F1B97" w:rsidRDefault="00810BEA" w:rsidP="00810BEA">
      <w:pPr>
        <w:jc w:val="center"/>
        <w:rPr>
          <w:bCs/>
          <w:sz w:val="40"/>
          <w:szCs w:val="40"/>
        </w:rPr>
      </w:pPr>
      <w:r w:rsidRPr="009F1B97">
        <w:rPr>
          <w:bCs/>
          <w:sz w:val="40"/>
          <w:szCs w:val="40"/>
        </w:rPr>
        <w:t>Facultad de Ciencias Exactas</w:t>
      </w:r>
    </w:p>
    <w:p w14:paraId="4AFB80C5" w14:textId="77777777" w:rsidR="00810BEA" w:rsidRDefault="00810BEA" w:rsidP="00810BEA">
      <w:pPr>
        <w:jc w:val="center"/>
        <w:rPr>
          <w:bCs/>
          <w:color w:val="222222"/>
          <w:sz w:val="28"/>
          <w:szCs w:val="28"/>
          <w:shd w:val="clear" w:color="auto" w:fill="FFFFFF"/>
        </w:rPr>
      </w:pPr>
    </w:p>
    <w:p w14:paraId="2D87D25F" w14:textId="77777777" w:rsidR="00810BEA" w:rsidRDefault="00810BEA" w:rsidP="00810BEA">
      <w:pPr>
        <w:jc w:val="center"/>
        <w:rPr>
          <w:bCs/>
          <w:color w:val="222222"/>
          <w:sz w:val="28"/>
          <w:szCs w:val="28"/>
          <w:shd w:val="clear" w:color="auto" w:fill="FFFFFF"/>
        </w:rPr>
      </w:pPr>
    </w:p>
    <w:p w14:paraId="4E9E40F5" w14:textId="77777777" w:rsidR="00810BEA" w:rsidRPr="009F1B97" w:rsidRDefault="00810BEA" w:rsidP="00810BEA">
      <w:pPr>
        <w:jc w:val="center"/>
        <w:rPr>
          <w:bCs/>
        </w:rPr>
      </w:pPr>
    </w:p>
    <w:p w14:paraId="282EC48E" w14:textId="77777777" w:rsidR="00810BEA" w:rsidRPr="009F1B97" w:rsidRDefault="00810BEA" w:rsidP="00810BEA">
      <w:pPr>
        <w:jc w:val="center"/>
        <w:rPr>
          <w:bCs/>
        </w:rPr>
      </w:pPr>
      <w:r w:rsidRPr="009F1B97">
        <w:rPr>
          <w:bCs/>
        </w:rPr>
        <w:t>TRABAJO FINAL DE LA CARRERA DE INGENIERÍA DE SISTEMAS</w:t>
      </w:r>
    </w:p>
    <w:p w14:paraId="2537555A" w14:textId="77777777" w:rsidR="00810BEA" w:rsidRDefault="00810BEA" w:rsidP="00810BEA">
      <w:pPr>
        <w:jc w:val="center"/>
        <w:rPr>
          <w:bCs/>
          <w:color w:val="222222"/>
          <w:sz w:val="28"/>
          <w:szCs w:val="28"/>
          <w:shd w:val="clear" w:color="auto" w:fill="FFFFFF"/>
        </w:rPr>
      </w:pPr>
    </w:p>
    <w:p w14:paraId="56D22866" w14:textId="77777777" w:rsidR="00810BEA" w:rsidRDefault="00810BEA" w:rsidP="00810BEA">
      <w:pPr>
        <w:jc w:val="center"/>
        <w:rPr>
          <w:bCs/>
          <w:color w:val="222222"/>
          <w:sz w:val="28"/>
          <w:szCs w:val="28"/>
          <w:shd w:val="clear" w:color="auto" w:fill="FFFFFF"/>
        </w:rPr>
      </w:pPr>
    </w:p>
    <w:p w14:paraId="5764AE90" w14:textId="77777777" w:rsidR="00810BEA" w:rsidRDefault="00810BEA" w:rsidP="00810BEA">
      <w:pPr>
        <w:jc w:val="center"/>
        <w:rPr>
          <w:bCs/>
          <w:color w:val="222222"/>
          <w:sz w:val="28"/>
          <w:szCs w:val="28"/>
          <w:shd w:val="clear" w:color="auto" w:fill="FFFFFF"/>
        </w:rPr>
      </w:pPr>
    </w:p>
    <w:p w14:paraId="4C89BE87" w14:textId="77777777" w:rsidR="00810BEA" w:rsidRPr="009F1B97" w:rsidRDefault="00810BEA" w:rsidP="00810BEA">
      <w:pPr>
        <w:jc w:val="center"/>
        <w:rPr>
          <w:bCs/>
        </w:rPr>
      </w:pPr>
    </w:p>
    <w:p w14:paraId="5B5F1051" w14:textId="77777777" w:rsidR="00810BEA" w:rsidRPr="009F1B97" w:rsidRDefault="00810BEA" w:rsidP="00810BEA">
      <w:pPr>
        <w:jc w:val="center"/>
        <w:rPr>
          <w:bCs/>
          <w:color w:val="222222"/>
          <w:sz w:val="48"/>
          <w:szCs w:val="48"/>
          <w:shd w:val="clear" w:color="auto" w:fill="FFFFFF"/>
        </w:rPr>
      </w:pPr>
      <w:r w:rsidRPr="009F1B97">
        <w:rPr>
          <w:bCs/>
          <w:color w:val="222222"/>
          <w:sz w:val="48"/>
          <w:szCs w:val="48"/>
          <w:shd w:val="clear" w:color="auto" w:fill="FFFFFF"/>
        </w:rPr>
        <w:t>Aether, un framework para facilitar la implementación de aplicaciones basadas en Cloud Computing</w:t>
      </w:r>
    </w:p>
    <w:p w14:paraId="6901D402" w14:textId="77777777" w:rsidR="00810BEA" w:rsidRPr="009F1B97" w:rsidRDefault="00810BEA" w:rsidP="00810BEA">
      <w:pPr>
        <w:jc w:val="center"/>
        <w:rPr>
          <w:bCs/>
          <w:color w:val="222222"/>
          <w:sz w:val="20"/>
          <w:szCs w:val="20"/>
          <w:shd w:val="clear" w:color="auto" w:fill="FFFFFF"/>
        </w:rPr>
      </w:pPr>
    </w:p>
    <w:p w14:paraId="062F2FBD" w14:textId="77777777" w:rsidR="00810BEA" w:rsidRDefault="00810BEA" w:rsidP="00810BEA">
      <w:pPr>
        <w:jc w:val="center"/>
        <w:rPr>
          <w:bCs/>
          <w:color w:val="222222"/>
          <w:sz w:val="28"/>
          <w:szCs w:val="28"/>
          <w:shd w:val="clear" w:color="auto" w:fill="FFFFFF"/>
        </w:rPr>
      </w:pPr>
    </w:p>
    <w:p w14:paraId="5B47256C" w14:textId="77777777" w:rsidR="00810BEA" w:rsidRDefault="00810BEA" w:rsidP="00810BEA">
      <w:pPr>
        <w:jc w:val="center"/>
        <w:rPr>
          <w:bCs/>
          <w:color w:val="222222"/>
          <w:sz w:val="28"/>
          <w:szCs w:val="28"/>
          <w:shd w:val="clear" w:color="auto" w:fill="FFFFFF"/>
        </w:rPr>
      </w:pPr>
    </w:p>
    <w:p w14:paraId="5373902D" w14:textId="77777777" w:rsidR="00810BEA" w:rsidRDefault="00810BEA" w:rsidP="00810BEA">
      <w:pPr>
        <w:jc w:val="center"/>
        <w:rPr>
          <w:bCs/>
          <w:color w:val="222222"/>
          <w:sz w:val="28"/>
          <w:szCs w:val="28"/>
          <w:shd w:val="clear" w:color="auto" w:fill="FFFFFF"/>
        </w:rPr>
      </w:pPr>
    </w:p>
    <w:p w14:paraId="136EF66D" w14:textId="77777777" w:rsidR="00810BEA" w:rsidRPr="009F1B97" w:rsidRDefault="00810BEA" w:rsidP="00810BEA">
      <w:pPr>
        <w:jc w:val="center"/>
        <w:rPr>
          <w:bCs/>
          <w:color w:val="222222"/>
          <w:sz w:val="28"/>
          <w:szCs w:val="28"/>
          <w:shd w:val="clear" w:color="auto" w:fill="FFFFFF"/>
        </w:rPr>
      </w:pPr>
      <w:r w:rsidRPr="009F1B97">
        <w:rPr>
          <w:bCs/>
          <w:color w:val="222222"/>
          <w:sz w:val="28"/>
          <w:szCs w:val="28"/>
          <w:shd w:val="clear" w:color="auto" w:fill="FFFFFF"/>
        </w:rPr>
        <w:t>Marcos Maximiliano Steimbach</w:t>
      </w:r>
    </w:p>
    <w:p w14:paraId="22F0728A" w14:textId="77777777" w:rsidR="00810BEA" w:rsidRDefault="00810BEA" w:rsidP="00810BEA">
      <w:pPr>
        <w:jc w:val="center"/>
        <w:rPr>
          <w:bCs/>
          <w:color w:val="222222"/>
          <w:sz w:val="28"/>
          <w:szCs w:val="28"/>
          <w:shd w:val="clear" w:color="auto" w:fill="FFFFFF"/>
        </w:rPr>
      </w:pPr>
      <w:r w:rsidRPr="009F1B97">
        <w:rPr>
          <w:bCs/>
          <w:color w:val="222222"/>
          <w:sz w:val="28"/>
          <w:szCs w:val="28"/>
          <w:shd w:val="clear" w:color="auto" w:fill="FFFFFF"/>
        </w:rPr>
        <w:t>Joaquín Alejandro Pérez Fuentes</w:t>
      </w:r>
    </w:p>
    <w:p w14:paraId="7D66E1C9" w14:textId="77777777" w:rsidR="00810BEA" w:rsidRPr="009F1B97" w:rsidRDefault="00810BEA" w:rsidP="00810BEA">
      <w:pPr>
        <w:jc w:val="center"/>
        <w:rPr>
          <w:bCs/>
          <w:color w:val="222222"/>
          <w:sz w:val="28"/>
          <w:szCs w:val="28"/>
          <w:shd w:val="clear" w:color="auto" w:fill="FFFFFF"/>
        </w:rPr>
      </w:pPr>
    </w:p>
    <w:p w14:paraId="6EF0CB10" w14:textId="77777777" w:rsidR="00810BEA" w:rsidRPr="009F1B97" w:rsidRDefault="00810BEA" w:rsidP="00810BEA">
      <w:pPr>
        <w:jc w:val="center"/>
        <w:rPr>
          <w:bCs/>
          <w:color w:val="222222"/>
          <w:sz w:val="28"/>
          <w:szCs w:val="28"/>
          <w:shd w:val="clear" w:color="auto" w:fill="FFFFFF"/>
        </w:rPr>
      </w:pPr>
    </w:p>
    <w:p w14:paraId="26AB0625" w14:textId="77777777" w:rsidR="00810BEA" w:rsidRDefault="00810BEA" w:rsidP="00810BEA">
      <w:pPr>
        <w:jc w:val="center"/>
        <w:rPr>
          <w:bCs/>
          <w:color w:val="222222"/>
          <w:sz w:val="28"/>
          <w:szCs w:val="28"/>
          <w:shd w:val="clear" w:color="auto" w:fill="FFFFFF"/>
        </w:rPr>
      </w:pPr>
      <w:r w:rsidRPr="009F1B97">
        <w:rPr>
          <w:bCs/>
          <w:color w:val="222222"/>
          <w:sz w:val="28"/>
          <w:szCs w:val="28"/>
          <w:shd w:val="clear" w:color="auto" w:fill="FFFFFF"/>
        </w:rPr>
        <w:t>Director: Dr. Álvaro Soria</w:t>
      </w:r>
    </w:p>
    <w:p w14:paraId="0A17917C" w14:textId="77777777" w:rsidR="00810BEA" w:rsidRPr="00CF184C" w:rsidRDefault="00810BEA" w:rsidP="00810BEA">
      <w:pPr>
        <w:jc w:val="right"/>
        <w:rPr>
          <w:sz w:val="32"/>
          <w:szCs w:val="32"/>
        </w:rPr>
      </w:pPr>
      <w:r>
        <w:rPr>
          <w:bCs/>
          <w:color w:val="222222"/>
          <w:sz w:val="28"/>
          <w:szCs w:val="28"/>
          <w:shd w:val="clear" w:color="auto" w:fill="FFFFFF"/>
        </w:rPr>
        <w:br w:type="page"/>
      </w:r>
      <w:r w:rsidRPr="00CF184C">
        <w:rPr>
          <w:sz w:val="32"/>
          <w:szCs w:val="32"/>
        </w:rPr>
        <w:lastRenderedPageBreak/>
        <w:t>Agradecimientos</w:t>
      </w:r>
    </w:p>
    <w:p w14:paraId="453505EF" w14:textId="77777777" w:rsidR="00810BEA" w:rsidRDefault="00810BEA" w:rsidP="00810BEA">
      <w:pPr>
        <w:tabs>
          <w:tab w:val="left" w:pos="8640"/>
        </w:tabs>
        <w:jc w:val="both"/>
      </w:pPr>
      <w:r>
        <w:t>Queremos agradecer el apoyo incondicional de nuestras familias y amigos a lo largo de todos estos años. Al</w:t>
      </w:r>
      <w:r w:rsidRPr="00E82122">
        <w:t xml:space="preserve"> Dr. Álvaro Soria, que nos ha guiado con paciencia e interés durante el desarrollo de esta tesis.</w:t>
      </w:r>
      <w:r>
        <w:t xml:space="preserve"> También a la Universidad y sus profesores por habernos acompañado en esta larga pero fructífera carrera. </w:t>
      </w:r>
    </w:p>
    <w:p w14:paraId="1E316B08" w14:textId="77777777" w:rsidR="00810BEA" w:rsidRDefault="00810BEA" w:rsidP="00810BEA">
      <w:pPr>
        <w:tabs>
          <w:tab w:val="left" w:pos="8640"/>
        </w:tabs>
        <w:jc w:val="both"/>
      </w:pPr>
    </w:p>
    <w:p w14:paraId="68E3D723" w14:textId="77777777" w:rsidR="00810BEA" w:rsidRDefault="00810BEA" w:rsidP="00810BEA">
      <w:pPr>
        <w:jc w:val="both"/>
      </w:pPr>
      <w:r>
        <w:t>A todos ellos, muchas gracias por hacer esto posible.</w:t>
      </w:r>
    </w:p>
    <w:p w14:paraId="07C153A0" w14:textId="77777777" w:rsidR="00810BEA" w:rsidRDefault="00810BEA" w:rsidP="00810BEA">
      <w:pPr>
        <w:spacing w:after="200" w:line="276" w:lineRule="auto"/>
      </w:pPr>
      <w:r>
        <w:br w:type="page"/>
      </w:r>
    </w:p>
    <w:p w14:paraId="1EB1E8E9" w14:textId="5A3FB42A" w:rsidR="000C74DB" w:rsidRDefault="00810BEA" w:rsidP="00EC6620">
      <w:pPr>
        <w:pStyle w:val="TOCHeading"/>
        <w:jc w:val="left"/>
        <w:rPr>
          <w:lang w:val="es-ES"/>
        </w:rPr>
      </w:pPr>
      <w:r w:rsidRPr="00EC6620">
        <w:rPr>
          <w:lang w:val="es-ES"/>
        </w:rPr>
        <w:lastRenderedPageBreak/>
        <w:t>Síntesis</w:t>
      </w:r>
    </w:p>
    <w:p w14:paraId="40BD77E7" w14:textId="77777777" w:rsidR="00E91B55" w:rsidRPr="00EC6620" w:rsidRDefault="00E91B55" w:rsidP="00EC6620">
      <w:pPr>
        <w:rPr>
          <w:lang w:val="es-ES" w:eastAsia="ja-JP"/>
        </w:rPr>
      </w:pPr>
    </w:p>
    <w:p w14:paraId="3420503A" w14:textId="52FE6820" w:rsidR="007B0017" w:rsidRDefault="007012E9">
      <w:pPr>
        <w:jc w:val="both"/>
      </w:pPr>
      <w:r w:rsidRPr="008E5D07">
        <w:t>El mercado IT está siendo tra</w:t>
      </w:r>
      <w:r w:rsidRPr="00036F39">
        <w:t>nsforma</w:t>
      </w:r>
      <w:r w:rsidRPr="008E5D07">
        <w:t xml:space="preserve">do por el modelo de </w:t>
      </w:r>
      <w:r w:rsidRPr="00136A0F">
        <w:rPr>
          <w:i/>
        </w:rPr>
        <w:t>Cloud Computing</w:t>
      </w:r>
      <w:r w:rsidRPr="008E5D07">
        <w:t xml:space="preserve"> </w:t>
      </w:r>
      <w:bookmarkStart w:id="1" w:name="_GoBack"/>
      <w:bookmarkEnd w:id="1"/>
      <w:r w:rsidRPr="008E5D07">
        <w:t>y la tecnología como servicio</w:t>
      </w:r>
      <w:r>
        <w:t xml:space="preserve">. </w:t>
      </w:r>
      <w:r>
        <w:rPr>
          <w:i/>
        </w:rPr>
        <w:t xml:space="preserve">Cloud </w:t>
      </w:r>
      <w:r w:rsidRPr="007012E9">
        <w:rPr>
          <w:i/>
        </w:rPr>
        <w:t>Computing</w:t>
      </w:r>
      <w:r>
        <w:t xml:space="preserve"> es un modelo de acceso bajo demanda a recursos computacionales. Estos recursos pueden ser tomados y liberados rápidamente con un mínimo esfuerzo de configuración e interacción con el proveedor. </w:t>
      </w:r>
      <w:r w:rsidR="00BE1EA9" w:rsidRPr="008E5D07">
        <w:t>Las principales ventajas de</w:t>
      </w:r>
      <w:r w:rsidR="00BE1EA9">
        <w:t xml:space="preserve"> este paradigma</w:t>
      </w:r>
      <w:r w:rsidR="00BE1EA9" w:rsidRPr="008E5D07">
        <w:t xml:space="preserve"> radican en la rapidez y facilidad de implantación y gestión, la flexibilidad, el ahorro de cost</w:t>
      </w:r>
      <w:r w:rsidR="00487F68">
        <w:t>o</w:t>
      </w:r>
      <w:r w:rsidR="00BE1EA9" w:rsidRPr="008E5D07">
        <w:t xml:space="preserve">s, </w:t>
      </w:r>
      <w:r w:rsidR="002D3116">
        <w:t xml:space="preserve">la </w:t>
      </w:r>
      <w:r w:rsidR="00BE1EA9" w:rsidRPr="008E5D07">
        <w:t>capacidad de escalabilidad, de forma que estas puedan adaptarse instantáneamente a las necesidades específicas que una compañía pueda tener en un momento determinado, sin depender de adquisiciones de servidores o de licencias de software.</w:t>
      </w:r>
    </w:p>
    <w:p w14:paraId="4FF29B47" w14:textId="77777777" w:rsidR="007012E9" w:rsidRDefault="007012E9">
      <w:pPr>
        <w:jc w:val="both"/>
        <w:rPr>
          <w:lang w:val="es-ES" w:eastAsia="ja-JP"/>
        </w:rPr>
      </w:pPr>
    </w:p>
    <w:p w14:paraId="34DB7DBB" w14:textId="03F7C1F0" w:rsidR="007012E9" w:rsidRDefault="007012E9">
      <w:pPr>
        <w:jc w:val="both"/>
      </w:pPr>
      <w:r>
        <w:rPr>
          <w:lang w:val="es-ES" w:eastAsia="ja-JP"/>
        </w:rPr>
        <w:t xml:space="preserve">Existe en la actualidad un </w:t>
      </w:r>
      <w:r w:rsidR="002C7AF0">
        <w:rPr>
          <w:lang w:val="es-ES" w:eastAsia="ja-JP"/>
        </w:rPr>
        <w:t xml:space="preserve">creciente </w:t>
      </w:r>
      <w:r>
        <w:rPr>
          <w:lang w:val="es-ES" w:eastAsia="ja-JP"/>
        </w:rPr>
        <w:t xml:space="preserve">abanico de proveedores para todo tipo de servicios de </w:t>
      </w:r>
      <w:r w:rsidRPr="00EC6620">
        <w:rPr>
          <w:i/>
          <w:lang w:val="es-ES" w:eastAsia="ja-JP"/>
        </w:rPr>
        <w:t>Cloud Computing</w:t>
      </w:r>
      <w:r>
        <w:rPr>
          <w:lang w:val="es-ES" w:eastAsia="ja-JP"/>
        </w:rPr>
        <w:t>, incluyendo a grandes nombres de la industria como Microsoft, Google, IBM o Amazon.</w:t>
      </w:r>
      <w:r w:rsidR="009000AB">
        <w:rPr>
          <w:lang w:val="es-ES" w:eastAsia="ja-JP"/>
        </w:rPr>
        <w:t xml:space="preserve"> </w:t>
      </w:r>
      <w:r w:rsidR="002C7AF0">
        <w:rPr>
          <w:lang w:val="es-ES" w:eastAsia="ja-JP"/>
        </w:rPr>
        <w:t>Esto ha llevado a que los</w:t>
      </w:r>
      <w:r>
        <w:t xml:space="preserve"> </w:t>
      </w:r>
      <w:r w:rsidR="00E91B55">
        <w:t xml:space="preserve">desarrolladores </w:t>
      </w:r>
      <w:r>
        <w:t xml:space="preserve">deban diseñar sus aplicaciones pensando en una potencial migración </w:t>
      </w:r>
      <w:r w:rsidRPr="008E5D07">
        <w:t xml:space="preserve">para aprovechar las ventajas competitivas de otras plataformas. Esto es útil ya que múltiples razones pueden llevar a que un usuario desee cambiar de proveedor, incluso teniendo su aplicación en producción. Por ejemplo, los costos de un proveedor pueden bajar y convertirlo en una alternativa interesante. </w:t>
      </w:r>
    </w:p>
    <w:p w14:paraId="3DF11AB1" w14:textId="77777777" w:rsidR="002C7AF0" w:rsidRDefault="002C7AF0">
      <w:pPr>
        <w:jc w:val="both"/>
      </w:pPr>
    </w:p>
    <w:p w14:paraId="63732FAC" w14:textId="0D49D47A" w:rsidR="007012E9" w:rsidRDefault="007012E9">
      <w:pPr>
        <w:jc w:val="both"/>
      </w:pPr>
      <w:r w:rsidRPr="008E5D07">
        <w:t>Debido a esto</w:t>
      </w:r>
      <w:r w:rsidR="00487F68">
        <w:t>,</w:t>
      </w:r>
      <w:r w:rsidRPr="008E5D07">
        <w:t xml:space="preserve"> surgen herramientas que tratan de darle solución a este problema</w:t>
      </w:r>
      <w:r w:rsidR="00D71F4E">
        <w:t xml:space="preserve"> abstrayendo</w:t>
      </w:r>
      <w:r w:rsidRPr="008E5D07">
        <w:t xml:space="preserve"> una interfaz común que luego adaptan a las interfaces de los proveedores que soportan. Sin embargo, trasladan el problema a la herramienta, dejando dependiente a la aplicación de la herramienta y de los proveedores que esta soporta. La limitación principal de estas herramientas yace en que </w:t>
      </w:r>
      <w:r w:rsidR="00487F68">
        <w:t xml:space="preserve">no </w:t>
      </w:r>
      <w:r w:rsidRPr="008E5D07">
        <w:t>considera</w:t>
      </w:r>
      <w:r w:rsidR="00487F68">
        <w:t>n</w:t>
      </w:r>
      <w:r w:rsidRPr="008E5D07">
        <w:t xml:space="preserve"> la posibilidad de migrar una aplicación ya codificada con otra herramienta. Supongamos el caso de tener una aplicación codificada con el SDK de Amazon</w:t>
      </w:r>
      <w:r w:rsidR="00487F68">
        <w:t xml:space="preserve"> y que, e</w:t>
      </w:r>
      <w:r w:rsidRPr="008E5D07">
        <w:t>n un momento dado</w:t>
      </w:r>
      <w:r w:rsidR="00487F68">
        <w:t>,</w:t>
      </w:r>
      <w:r w:rsidRPr="008E5D07">
        <w:t xml:space="preserve"> los creadores de esta aplicación determinan que les resultaría conveniente migrar a </w:t>
      </w:r>
      <w:proofErr w:type="spellStart"/>
      <w:r w:rsidR="002D3116">
        <w:t>Azure</w:t>
      </w:r>
      <w:proofErr w:type="spellEnd"/>
      <w:r w:rsidRPr="008E5D07">
        <w:t xml:space="preserve">, </w:t>
      </w:r>
      <w:r w:rsidR="00487F68">
        <w:t xml:space="preserve">proveedor </w:t>
      </w:r>
      <w:r w:rsidRPr="008E5D07">
        <w:t>no</w:t>
      </w:r>
      <w:r w:rsidR="00487F68">
        <w:t xml:space="preserve"> </w:t>
      </w:r>
      <w:r w:rsidRPr="008E5D07">
        <w:t xml:space="preserve">soportado por el SDK de Amazon. </w:t>
      </w:r>
      <w:r w:rsidR="00F255D8">
        <w:t>En este caso</w:t>
      </w:r>
      <w:r w:rsidRPr="008E5D07">
        <w:t>, el equipo de desarrollo se encontraría con la situación de tener que recodificar su aplicación con otra herramienta acorde al nuevo proveedor.</w:t>
      </w:r>
      <w:r>
        <w:t xml:space="preserve"> </w:t>
      </w:r>
    </w:p>
    <w:p w14:paraId="671AC542" w14:textId="77777777" w:rsidR="007012E9" w:rsidRPr="00EC6620" w:rsidRDefault="007012E9">
      <w:pPr>
        <w:jc w:val="both"/>
        <w:rPr>
          <w:lang w:eastAsia="ja-JP"/>
        </w:rPr>
      </w:pPr>
    </w:p>
    <w:p w14:paraId="7F4A5743" w14:textId="02661AD1" w:rsidR="007D4F74" w:rsidRPr="00EC6620" w:rsidRDefault="007B0017">
      <w:pPr>
        <w:jc w:val="both"/>
        <w:rPr>
          <w:lang w:val="es-ES" w:eastAsia="ja-JP"/>
        </w:rPr>
      </w:pPr>
      <w:r>
        <w:rPr>
          <w:lang w:val="es-ES" w:eastAsia="ja-JP"/>
        </w:rPr>
        <w:t xml:space="preserve">Como consecuencia de esto se presenta </w:t>
      </w:r>
      <w:r w:rsidR="00E36414">
        <w:rPr>
          <w:lang w:val="es-ES" w:eastAsia="ja-JP"/>
        </w:rPr>
        <w:t xml:space="preserve">Aether, </w:t>
      </w:r>
      <w:r>
        <w:rPr>
          <w:lang w:val="es-ES" w:eastAsia="ja-JP"/>
        </w:rPr>
        <w:t xml:space="preserve">un framework </w:t>
      </w:r>
      <w:r w:rsidR="00E36414">
        <w:rPr>
          <w:lang w:val="es-ES" w:eastAsia="ja-JP"/>
        </w:rPr>
        <w:t>basado en reflexión y reemplazo de código en tiempo de ejecución</w:t>
      </w:r>
      <w:r w:rsidR="00D57019">
        <w:rPr>
          <w:lang w:val="es-ES" w:eastAsia="ja-JP"/>
        </w:rPr>
        <w:t xml:space="preserve">. Utilizando Aether se logró </w:t>
      </w:r>
      <w:r>
        <w:rPr>
          <w:lang w:val="es-ES" w:eastAsia="ja-JP"/>
        </w:rPr>
        <w:t xml:space="preserve">reducir </w:t>
      </w:r>
      <w:r w:rsidR="00D57019">
        <w:rPr>
          <w:lang w:val="es-ES" w:eastAsia="ja-JP"/>
        </w:rPr>
        <w:t xml:space="preserve">significativamente </w:t>
      </w:r>
      <w:r>
        <w:rPr>
          <w:lang w:val="es-ES" w:eastAsia="ja-JP"/>
        </w:rPr>
        <w:t xml:space="preserve">el costo de migración de aplicaciones entre distintos proveedores de servicios en </w:t>
      </w:r>
      <w:r w:rsidRPr="00EC6620">
        <w:rPr>
          <w:i/>
          <w:lang w:val="es-ES" w:eastAsia="ja-JP"/>
        </w:rPr>
        <w:t>Cloud</w:t>
      </w:r>
      <w:r w:rsidR="00D57019">
        <w:rPr>
          <w:lang w:val="es-ES" w:eastAsia="ja-JP"/>
        </w:rPr>
        <w:t>, logrando en algunos casos reducir el costo del orden de las mil líneas de código o configuración a tan solo un par de decenas.</w:t>
      </w:r>
      <w:r w:rsidR="00D57019">
        <w:rPr>
          <w:i/>
          <w:lang w:val="es-ES" w:eastAsia="ja-JP"/>
        </w:rPr>
        <w:t xml:space="preserve"> </w:t>
      </w:r>
      <w:r w:rsidR="00E36414">
        <w:rPr>
          <w:i/>
          <w:lang w:val="es-ES" w:eastAsia="ja-JP"/>
        </w:rPr>
        <w:t xml:space="preserve"> </w:t>
      </w:r>
    </w:p>
    <w:p w14:paraId="2AB02AEC" w14:textId="3F339C41" w:rsidR="00FC6BD4" w:rsidRDefault="00FC6BD4">
      <w:pPr>
        <w:jc w:val="both"/>
        <w:rPr>
          <w:lang w:val="es-ES" w:eastAsia="ja-JP"/>
        </w:rPr>
      </w:pPr>
    </w:p>
    <w:p w14:paraId="58EF94EF" w14:textId="3FADA74B" w:rsidR="000C74DB" w:rsidRDefault="00FC6BD4" w:rsidP="00EC6620">
      <w:pPr>
        <w:jc w:val="both"/>
      </w:pPr>
      <w:r>
        <w:rPr>
          <w:lang w:val="es-ES" w:eastAsia="ja-JP"/>
        </w:rPr>
        <w:t>Palabras clave: Cloud Computing, migración.</w:t>
      </w:r>
      <w:r w:rsidR="000C74DB">
        <w:br w:type="page"/>
      </w:r>
    </w:p>
    <w:sdt>
      <w:sdtPr>
        <w:rPr>
          <w:rFonts w:eastAsia="Arial" w:cs="Arial"/>
          <w:b w:val="0"/>
          <w:bCs w:val="0"/>
          <w:caps w:val="0"/>
          <w:color w:val="000000"/>
          <w:sz w:val="22"/>
          <w:szCs w:val="22"/>
          <w:lang w:val="es-ES" w:eastAsia="en-US"/>
        </w:rPr>
        <w:id w:val="-470059324"/>
        <w:docPartObj>
          <w:docPartGallery w:val="Table of Contents"/>
          <w:docPartUnique/>
        </w:docPartObj>
      </w:sdtPr>
      <w:sdtEndPr>
        <w:rPr>
          <w:lang w:val="es-AR"/>
        </w:rPr>
      </w:sdtEndPr>
      <w:sdtContent>
        <w:p w14:paraId="2C0C8C13" w14:textId="71D420E0" w:rsidR="000C74DB" w:rsidRDefault="000C74DB" w:rsidP="00CC6B4D">
          <w:pPr>
            <w:pStyle w:val="TOCHeading"/>
            <w:jc w:val="left"/>
            <w:rPr>
              <w:lang w:val="es-ES"/>
            </w:rPr>
          </w:pPr>
          <w:r>
            <w:rPr>
              <w:lang w:val="es-ES"/>
            </w:rPr>
            <w:t>Contenido</w:t>
          </w:r>
        </w:p>
        <w:p w14:paraId="086B6D2B" w14:textId="77777777" w:rsidR="000C74DB" w:rsidRPr="00EC6620" w:rsidRDefault="000C74DB" w:rsidP="00EC6620">
          <w:pPr>
            <w:rPr>
              <w:lang w:val="es-ES"/>
            </w:rPr>
          </w:pPr>
        </w:p>
        <w:p w14:paraId="65D05B79" w14:textId="77777777" w:rsidR="00DC4200" w:rsidRDefault="000C74DB">
          <w:pPr>
            <w:pStyle w:val="TOC1"/>
            <w:rPr>
              <w:rFonts w:eastAsiaTheme="minorEastAsia" w:cstheme="minorBidi"/>
              <w:smallCaps w:val="0"/>
              <w:szCs w:val="22"/>
              <w:lang w:val="es-ES" w:eastAsia="es-ES"/>
            </w:rPr>
          </w:pPr>
          <w:r>
            <w:fldChar w:fldCharType="begin"/>
          </w:r>
          <w:r>
            <w:instrText xml:space="preserve"> TOC \o "1-3" \h \z \u </w:instrText>
          </w:r>
          <w:r>
            <w:fldChar w:fldCharType="separate"/>
          </w:r>
          <w:hyperlink w:anchor="_Toc374286505" w:history="1">
            <w:r w:rsidR="00DC4200" w:rsidRPr="002500AE">
              <w:rPr>
                <w:rStyle w:val="Hyperlink"/>
                <w:caps/>
                <w:lang w:eastAsia="es-AR"/>
              </w:rPr>
              <w:t>Capítulo 1</w:t>
            </w:r>
            <w:r w:rsidR="00DC4200">
              <w:rPr>
                <w:webHidden/>
              </w:rPr>
              <w:tab/>
            </w:r>
            <w:r w:rsidR="00DC4200">
              <w:rPr>
                <w:webHidden/>
              </w:rPr>
              <w:fldChar w:fldCharType="begin"/>
            </w:r>
            <w:r w:rsidR="00DC4200">
              <w:rPr>
                <w:webHidden/>
              </w:rPr>
              <w:instrText xml:space="preserve"> PAGEREF _Toc374286505 \h </w:instrText>
            </w:r>
            <w:r w:rsidR="00DC4200">
              <w:rPr>
                <w:webHidden/>
              </w:rPr>
            </w:r>
            <w:r w:rsidR="00DC4200">
              <w:rPr>
                <w:webHidden/>
              </w:rPr>
              <w:fldChar w:fldCharType="separate"/>
            </w:r>
            <w:r w:rsidR="004B17DA">
              <w:rPr>
                <w:webHidden/>
              </w:rPr>
              <w:t>8</w:t>
            </w:r>
            <w:r w:rsidR="00DC4200">
              <w:rPr>
                <w:webHidden/>
              </w:rPr>
              <w:fldChar w:fldCharType="end"/>
            </w:r>
          </w:hyperlink>
        </w:p>
        <w:p w14:paraId="05520E8C" w14:textId="77777777" w:rsidR="00DC4200" w:rsidRDefault="00DC4200">
          <w:pPr>
            <w:pStyle w:val="TOC2"/>
            <w:rPr>
              <w:rFonts w:eastAsiaTheme="minorEastAsia" w:cstheme="minorBidi"/>
              <w:smallCaps w:val="0"/>
              <w:szCs w:val="22"/>
              <w:lang w:val="es-ES" w:eastAsia="es-ES"/>
            </w:rPr>
          </w:pPr>
          <w:hyperlink w:anchor="_Toc374286506" w:history="1">
            <w:r w:rsidRPr="002500AE">
              <w:rPr>
                <w:rStyle w:val="Hyperlink"/>
              </w:rPr>
              <w:t>1. Introducción</w:t>
            </w:r>
            <w:r>
              <w:rPr>
                <w:webHidden/>
              </w:rPr>
              <w:tab/>
            </w:r>
            <w:r>
              <w:rPr>
                <w:webHidden/>
              </w:rPr>
              <w:fldChar w:fldCharType="begin"/>
            </w:r>
            <w:r>
              <w:rPr>
                <w:webHidden/>
              </w:rPr>
              <w:instrText xml:space="preserve"> PAGEREF _Toc374286506 \h </w:instrText>
            </w:r>
            <w:r>
              <w:rPr>
                <w:webHidden/>
              </w:rPr>
            </w:r>
            <w:r>
              <w:rPr>
                <w:webHidden/>
              </w:rPr>
              <w:fldChar w:fldCharType="separate"/>
            </w:r>
            <w:r w:rsidR="004B17DA">
              <w:rPr>
                <w:webHidden/>
              </w:rPr>
              <w:t>9</w:t>
            </w:r>
            <w:r>
              <w:rPr>
                <w:webHidden/>
              </w:rPr>
              <w:fldChar w:fldCharType="end"/>
            </w:r>
          </w:hyperlink>
        </w:p>
        <w:p w14:paraId="3804BF51" w14:textId="77777777" w:rsidR="00DC4200" w:rsidRDefault="00DC4200">
          <w:pPr>
            <w:pStyle w:val="TOC3"/>
            <w:rPr>
              <w:rFonts w:eastAsiaTheme="minorEastAsia" w:cstheme="minorBidi"/>
              <w:smallCaps w:val="0"/>
              <w:color w:val="auto"/>
              <w:szCs w:val="22"/>
              <w:lang w:val="es-ES" w:eastAsia="es-ES"/>
            </w:rPr>
          </w:pPr>
          <w:hyperlink w:anchor="_Toc374286507" w:history="1">
            <w:r w:rsidRPr="002500AE">
              <w:rPr>
                <w:rStyle w:val="Hyperlink"/>
              </w:rPr>
              <w:t>1.1 Motivaciones y objetivos de la tesis</w:t>
            </w:r>
            <w:r>
              <w:rPr>
                <w:webHidden/>
              </w:rPr>
              <w:tab/>
            </w:r>
            <w:r>
              <w:rPr>
                <w:webHidden/>
              </w:rPr>
              <w:fldChar w:fldCharType="begin"/>
            </w:r>
            <w:r>
              <w:rPr>
                <w:webHidden/>
              </w:rPr>
              <w:instrText xml:space="preserve"> PAGEREF _Toc374286507 \h </w:instrText>
            </w:r>
            <w:r>
              <w:rPr>
                <w:webHidden/>
              </w:rPr>
            </w:r>
            <w:r>
              <w:rPr>
                <w:webHidden/>
              </w:rPr>
              <w:fldChar w:fldCharType="separate"/>
            </w:r>
            <w:r w:rsidR="004B17DA">
              <w:rPr>
                <w:webHidden/>
              </w:rPr>
              <w:t>10</w:t>
            </w:r>
            <w:r>
              <w:rPr>
                <w:webHidden/>
              </w:rPr>
              <w:fldChar w:fldCharType="end"/>
            </w:r>
          </w:hyperlink>
        </w:p>
        <w:p w14:paraId="292C5195" w14:textId="77777777" w:rsidR="00DC4200" w:rsidRDefault="00DC4200">
          <w:pPr>
            <w:pStyle w:val="TOC3"/>
            <w:rPr>
              <w:rFonts w:eastAsiaTheme="minorEastAsia" w:cstheme="minorBidi"/>
              <w:smallCaps w:val="0"/>
              <w:color w:val="auto"/>
              <w:szCs w:val="22"/>
              <w:lang w:val="es-ES" w:eastAsia="es-ES"/>
            </w:rPr>
          </w:pPr>
          <w:hyperlink w:anchor="_Toc374286508" w:history="1">
            <w:r w:rsidRPr="002500AE">
              <w:rPr>
                <w:rStyle w:val="Hyperlink"/>
                <w:lang w:val="es-ES_tradnl"/>
              </w:rPr>
              <w:t xml:space="preserve">1.2 </w:t>
            </w:r>
            <w:r w:rsidRPr="002500AE">
              <w:rPr>
                <w:rStyle w:val="Hyperlink"/>
              </w:rPr>
              <w:t>Estructura de la tesis</w:t>
            </w:r>
            <w:r>
              <w:rPr>
                <w:webHidden/>
              </w:rPr>
              <w:tab/>
            </w:r>
            <w:r>
              <w:rPr>
                <w:webHidden/>
              </w:rPr>
              <w:fldChar w:fldCharType="begin"/>
            </w:r>
            <w:r>
              <w:rPr>
                <w:webHidden/>
              </w:rPr>
              <w:instrText xml:space="preserve"> PAGEREF _Toc374286508 \h </w:instrText>
            </w:r>
            <w:r>
              <w:rPr>
                <w:webHidden/>
              </w:rPr>
            </w:r>
            <w:r>
              <w:rPr>
                <w:webHidden/>
              </w:rPr>
              <w:fldChar w:fldCharType="separate"/>
            </w:r>
            <w:r w:rsidR="004B17DA">
              <w:rPr>
                <w:webHidden/>
              </w:rPr>
              <w:t>11</w:t>
            </w:r>
            <w:r>
              <w:rPr>
                <w:webHidden/>
              </w:rPr>
              <w:fldChar w:fldCharType="end"/>
            </w:r>
          </w:hyperlink>
        </w:p>
        <w:p w14:paraId="24427BBA" w14:textId="77777777" w:rsidR="00DC4200" w:rsidRDefault="00DC4200">
          <w:pPr>
            <w:pStyle w:val="TOC1"/>
            <w:rPr>
              <w:rFonts w:eastAsiaTheme="minorEastAsia" w:cstheme="minorBidi"/>
              <w:smallCaps w:val="0"/>
              <w:szCs w:val="22"/>
              <w:lang w:val="es-ES" w:eastAsia="es-ES"/>
            </w:rPr>
          </w:pPr>
          <w:hyperlink w:anchor="_Toc374286509" w:history="1">
            <w:r w:rsidRPr="002500AE">
              <w:rPr>
                <w:rStyle w:val="Hyperlink"/>
                <w:caps/>
                <w:lang w:eastAsia="es-AR"/>
              </w:rPr>
              <w:t>Capítulo 2</w:t>
            </w:r>
            <w:r>
              <w:rPr>
                <w:webHidden/>
              </w:rPr>
              <w:tab/>
            </w:r>
            <w:r>
              <w:rPr>
                <w:webHidden/>
              </w:rPr>
              <w:fldChar w:fldCharType="begin"/>
            </w:r>
            <w:r>
              <w:rPr>
                <w:webHidden/>
              </w:rPr>
              <w:instrText xml:space="preserve"> PAGEREF _Toc374286509 \h </w:instrText>
            </w:r>
            <w:r>
              <w:rPr>
                <w:webHidden/>
              </w:rPr>
            </w:r>
            <w:r>
              <w:rPr>
                <w:webHidden/>
              </w:rPr>
              <w:fldChar w:fldCharType="separate"/>
            </w:r>
            <w:r w:rsidR="004B17DA">
              <w:rPr>
                <w:webHidden/>
              </w:rPr>
              <w:t>12</w:t>
            </w:r>
            <w:r>
              <w:rPr>
                <w:webHidden/>
              </w:rPr>
              <w:fldChar w:fldCharType="end"/>
            </w:r>
          </w:hyperlink>
        </w:p>
        <w:p w14:paraId="259143B2" w14:textId="77777777" w:rsidR="00DC4200" w:rsidRDefault="00DC4200">
          <w:pPr>
            <w:pStyle w:val="TOC2"/>
            <w:rPr>
              <w:rFonts w:eastAsiaTheme="minorEastAsia" w:cstheme="minorBidi"/>
              <w:smallCaps w:val="0"/>
              <w:szCs w:val="22"/>
              <w:lang w:val="es-ES" w:eastAsia="es-ES"/>
            </w:rPr>
          </w:pPr>
          <w:hyperlink w:anchor="_Toc374286510" w:history="1">
            <w:r w:rsidRPr="002500AE">
              <w:rPr>
                <w:rStyle w:val="Hyperlink"/>
              </w:rPr>
              <w:t>2. Estado del arte</w:t>
            </w:r>
            <w:r>
              <w:rPr>
                <w:webHidden/>
              </w:rPr>
              <w:tab/>
            </w:r>
            <w:r>
              <w:rPr>
                <w:webHidden/>
              </w:rPr>
              <w:fldChar w:fldCharType="begin"/>
            </w:r>
            <w:r>
              <w:rPr>
                <w:webHidden/>
              </w:rPr>
              <w:instrText xml:space="preserve"> PAGEREF _Toc374286510 \h </w:instrText>
            </w:r>
            <w:r>
              <w:rPr>
                <w:webHidden/>
              </w:rPr>
            </w:r>
            <w:r>
              <w:rPr>
                <w:webHidden/>
              </w:rPr>
              <w:fldChar w:fldCharType="separate"/>
            </w:r>
            <w:r w:rsidR="004B17DA">
              <w:rPr>
                <w:webHidden/>
              </w:rPr>
              <w:t>13</w:t>
            </w:r>
            <w:r>
              <w:rPr>
                <w:webHidden/>
              </w:rPr>
              <w:fldChar w:fldCharType="end"/>
            </w:r>
          </w:hyperlink>
        </w:p>
        <w:p w14:paraId="50DED52F" w14:textId="77777777" w:rsidR="00DC4200" w:rsidRDefault="00DC4200">
          <w:pPr>
            <w:pStyle w:val="TOC3"/>
            <w:rPr>
              <w:rFonts w:eastAsiaTheme="minorEastAsia" w:cstheme="minorBidi"/>
              <w:smallCaps w:val="0"/>
              <w:color w:val="auto"/>
              <w:szCs w:val="22"/>
              <w:lang w:val="es-ES" w:eastAsia="es-ES"/>
            </w:rPr>
          </w:pPr>
          <w:hyperlink w:anchor="_Toc374286511" w:history="1">
            <w:r w:rsidRPr="002500AE">
              <w:rPr>
                <w:rStyle w:val="Hyperlink"/>
              </w:rPr>
              <w:t>2.1 Frameworks actuales</w:t>
            </w:r>
            <w:r>
              <w:rPr>
                <w:webHidden/>
              </w:rPr>
              <w:tab/>
            </w:r>
            <w:r>
              <w:rPr>
                <w:webHidden/>
              </w:rPr>
              <w:fldChar w:fldCharType="begin"/>
            </w:r>
            <w:r>
              <w:rPr>
                <w:webHidden/>
              </w:rPr>
              <w:instrText xml:space="preserve"> PAGEREF _Toc374286511 \h </w:instrText>
            </w:r>
            <w:r>
              <w:rPr>
                <w:webHidden/>
              </w:rPr>
            </w:r>
            <w:r>
              <w:rPr>
                <w:webHidden/>
              </w:rPr>
              <w:fldChar w:fldCharType="separate"/>
            </w:r>
            <w:r w:rsidR="004B17DA">
              <w:rPr>
                <w:webHidden/>
              </w:rPr>
              <w:t>14</w:t>
            </w:r>
            <w:r>
              <w:rPr>
                <w:webHidden/>
              </w:rPr>
              <w:fldChar w:fldCharType="end"/>
            </w:r>
          </w:hyperlink>
        </w:p>
        <w:p w14:paraId="0FA55DE5" w14:textId="77777777" w:rsidR="00DC4200" w:rsidRDefault="00DC4200">
          <w:pPr>
            <w:pStyle w:val="TOC3"/>
            <w:rPr>
              <w:rFonts w:eastAsiaTheme="minorEastAsia" w:cstheme="minorBidi"/>
              <w:smallCaps w:val="0"/>
              <w:color w:val="auto"/>
              <w:szCs w:val="22"/>
              <w:lang w:val="es-ES" w:eastAsia="es-ES"/>
            </w:rPr>
          </w:pPr>
          <w:hyperlink w:anchor="_Toc374286512" w:history="1">
            <w:r w:rsidRPr="002500AE">
              <w:rPr>
                <w:rStyle w:val="Hyperlink"/>
              </w:rPr>
              <w:t>2.2. Conclusiones, puntos fuertes y débiles de cada herramienta.</w:t>
            </w:r>
            <w:r>
              <w:rPr>
                <w:webHidden/>
              </w:rPr>
              <w:tab/>
            </w:r>
            <w:r>
              <w:rPr>
                <w:webHidden/>
              </w:rPr>
              <w:fldChar w:fldCharType="begin"/>
            </w:r>
            <w:r>
              <w:rPr>
                <w:webHidden/>
              </w:rPr>
              <w:instrText xml:space="preserve"> PAGEREF _Toc374286512 \h </w:instrText>
            </w:r>
            <w:r>
              <w:rPr>
                <w:webHidden/>
              </w:rPr>
            </w:r>
            <w:r>
              <w:rPr>
                <w:webHidden/>
              </w:rPr>
              <w:fldChar w:fldCharType="separate"/>
            </w:r>
            <w:r w:rsidR="004B17DA">
              <w:rPr>
                <w:webHidden/>
              </w:rPr>
              <w:t>27</w:t>
            </w:r>
            <w:r>
              <w:rPr>
                <w:webHidden/>
              </w:rPr>
              <w:fldChar w:fldCharType="end"/>
            </w:r>
          </w:hyperlink>
        </w:p>
        <w:p w14:paraId="560FCA4B" w14:textId="77777777" w:rsidR="00DC4200" w:rsidRDefault="00DC4200">
          <w:pPr>
            <w:pStyle w:val="TOC1"/>
            <w:rPr>
              <w:rFonts w:eastAsiaTheme="minorEastAsia" w:cstheme="minorBidi"/>
              <w:smallCaps w:val="0"/>
              <w:szCs w:val="22"/>
              <w:lang w:val="es-ES" w:eastAsia="es-ES"/>
            </w:rPr>
          </w:pPr>
          <w:hyperlink w:anchor="_Toc374286513" w:history="1">
            <w:r w:rsidRPr="002500AE">
              <w:rPr>
                <w:rStyle w:val="Hyperlink"/>
                <w:caps/>
              </w:rPr>
              <w:t>Capítulo 3</w:t>
            </w:r>
            <w:r>
              <w:rPr>
                <w:webHidden/>
              </w:rPr>
              <w:tab/>
            </w:r>
            <w:r>
              <w:rPr>
                <w:webHidden/>
              </w:rPr>
              <w:fldChar w:fldCharType="begin"/>
            </w:r>
            <w:r>
              <w:rPr>
                <w:webHidden/>
              </w:rPr>
              <w:instrText xml:space="preserve"> PAGEREF _Toc374286513 \h </w:instrText>
            </w:r>
            <w:r>
              <w:rPr>
                <w:webHidden/>
              </w:rPr>
            </w:r>
            <w:r>
              <w:rPr>
                <w:webHidden/>
              </w:rPr>
              <w:fldChar w:fldCharType="separate"/>
            </w:r>
            <w:r w:rsidR="004B17DA">
              <w:rPr>
                <w:webHidden/>
              </w:rPr>
              <w:t>31</w:t>
            </w:r>
            <w:r>
              <w:rPr>
                <w:webHidden/>
              </w:rPr>
              <w:fldChar w:fldCharType="end"/>
            </w:r>
          </w:hyperlink>
        </w:p>
        <w:p w14:paraId="36D0909D" w14:textId="77777777" w:rsidR="00DC4200" w:rsidRDefault="00DC4200">
          <w:pPr>
            <w:pStyle w:val="TOC2"/>
            <w:rPr>
              <w:rFonts w:eastAsiaTheme="minorEastAsia" w:cstheme="minorBidi"/>
              <w:smallCaps w:val="0"/>
              <w:szCs w:val="22"/>
              <w:lang w:val="es-ES" w:eastAsia="es-ES"/>
            </w:rPr>
          </w:pPr>
          <w:hyperlink w:anchor="_Toc374286514" w:history="1">
            <w:r w:rsidRPr="002500AE">
              <w:rPr>
                <w:rStyle w:val="Hyperlink"/>
              </w:rPr>
              <w:t>3. Enfoque</w:t>
            </w:r>
            <w:r>
              <w:rPr>
                <w:webHidden/>
              </w:rPr>
              <w:tab/>
            </w:r>
            <w:r>
              <w:rPr>
                <w:webHidden/>
              </w:rPr>
              <w:fldChar w:fldCharType="begin"/>
            </w:r>
            <w:r>
              <w:rPr>
                <w:webHidden/>
              </w:rPr>
              <w:instrText xml:space="preserve"> PAGEREF _Toc374286514 \h </w:instrText>
            </w:r>
            <w:r>
              <w:rPr>
                <w:webHidden/>
              </w:rPr>
            </w:r>
            <w:r>
              <w:rPr>
                <w:webHidden/>
              </w:rPr>
              <w:fldChar w:fldCharType="separate"/>
            </w:r>
            <w:r w:rsidR="004B17DA">
              <w:rPr>
                <w:webHidden/>
              </w:rPr>
              <w:t>32</w:t>
            </w:r>
            <w:r>
              <w:rPr>
                <w:webHidden/>
              </w:rPr>
              <w:fldChar w:fldCharType="end"/>
            </w:r>
          </w:hyperlink>
        </w:p>
        <w:p w14:paraId="7A48AA0D" w14:textId="77777777" w:rsidR="00DC4200" w:rsidRDefault="00DC4200">
          <w:pPr>
            <w:pStyle w:val="TOC3"/>
            <w:rPr>
              <w:rFonts w:eastAsiaTheme="minorEastAsia" w:cstheme="minorBidi"/>
              <w:smallCaps w:val="0"/>
              <w:color w:val="auto"/>
              <w:szCs w:val="22"/>
              <w:lang w:val="es-ES" w:eastAsia="es-ES"/>
            </w:rPr>
          </w:pPr>
          <w:hyperlink w:anchor="_Toc374286515" w:history="1">
            <w:r w:rsidRPr="002500AE">
              <w:rPr>
                <w:rStyle w:val="Hyperlink"/>
              </w:rPr>
              <w:t>3.3 Conclusiones</w:t>
            </w:r>
            <w:r>
              <w:rPr>
                <w:webHidden/>
              </w:rPr>
              <w:tab/>
            </w:r>
            <w:r>
              <w:rPr>
                <w:webHidden/>
              </w:rPr>
              <w:fldChar w:fldCharType="begin"/>
            </w:r>
            <w:r>
              <w:rPr>
                <w:webHidden/>
              </w:rPr>
              <w:instrText xml:space="preserve"> PAGEREF _Toc374286515 \h </w:instrText>
            </w:r>
            <w:r>
              <w:rPr>
                <w:webHidden/>
              </w:rPr>
            </w:r>
            <w:r>
              <w:rPr>
                <w:webHidden/>
              </w:rPr>
              <w:fldChar w:fldCharType="separate"/>
            </w:r>
            <w:r w:rsidR="004B17DA">
              <w:rPr>
                <w:webHidden/>
              </w:rPr>
              <w:t>38</w:t>
            </w:r>
            <w:r>
              <w:rPr>
                <w:webHidden/>
              </w:rPr>
              <w:fldChar w:fldCharType="end"/>
            </w:r>
          </w:hyperlink>
        </w:p>
        <w:p w14:paraId="50B0BED1" w14:textId="77777777" w:rsidR="00DC4200" w:rsidRDefault="00DC4200">
          <w:pPr>
            <w:pStyle w:val="TOC1"/>
            <w:rPr>
              <w:rFonts w:eastAsiaTheme="minorEastAsia" w:cstheme="minorBidi"/>
              <w:smallCaps w:val="0"/>
              <w:szCs w:val="22"/>
              <w:lang w:val="es-ES" w:eastAsia="es-ES"/>
            </w:rPr>
          </w:pPr>
          <w:hyperlink w:anchor="_Toc374286516" w:history="1">
            <w:r w:rsidRPr="002500AE">
              <w:rPr>
                <w:rStyle w:val="Hyperlink"/>
                <w:caps/>
              </w:rPr>
              <w:t>Capítulo 4</w:t>
            </w:r>
            <w:r>
              <w:rPr>
                <w:webHidden/>
              </w:rPr>
              <w:tab/>
            </w:r>
            <w:r>
              <w:rPr>
                <w:webHidden/>
              </w:rPr>
              <w:fldChar w:fldCharType="begin"/>
            </w:r>
            <w:r>
              <w:rPr>
                <w:webHidden/>
              </w:rPr>
              <w:instrText xml:space="preserve"> PAGEREF _Toc374286516 \h </w:instrText>
            </w:r>
            <w:r>
              <w:rPr>
                <w:webHidden/>
              </w:rPr>
            </w:r>
            <w:r>
              <w:rPr>
                <w:webHidden/>
              </w:rPr>
              <w:fldChar w:fldCharType="separate"/>
            </w:r>
            <w:r w:rsidR="004B17DA">
              <w:rPr>
                <w:webHidden/>
              </w:rPr>
              <w:t>39</w:t>
            </w:r>
            <w:r>
              <w:rPr>
                <w:webHidden/>
              </w:rPr>
              <w:fldChar w:fldCharType="end"/>
            </w:r>
          </w:hyperlink>
        </w:p>
        <w:p w14:paraId="279528C6" w14:textId="77777777" w:rsidR="00DC4200" w:rsidRDefault="00DC4200">
          <w:pPr>
            <w:pStyle w:val="TOC2"/>
            <w:rPr>
              <w:rFonts w:eastAsiaTheme="minorEastAsia" w:cstheme="minorBidi"/>
              <w:smallCaps w:val="0"/>
              <w:szCs w:val="22"/>
              <w:lang w:val="es-ES" w:eastAsia="es-ES"/>
            </w:rPr>
          </w:pPr>
          <w:hyperlink w:anchor="_Toc374286517" w:history="1">
            <w:r w:rsidRPr="002500AE">
              <w:rPr>
                <w:rStyle w:val="Hyperlink"/>
              </w:rPr>
              <w:t>4. Diseño e implementación de Aether</w:t>
            </w:r>
            <w:r>
              <w:rPr>
                <w:webHidden/>
              </w:rPr>
              <w:tab/>
            </w:r>
            <w:r>
              <w:rPr>
                <w:webHidden/>
              </w:rPr>
              <w:fldChar w:fldCharType="begin"/>
            </w:r>
            <w:r>
              <w:rPr>
                <w:webHidden/>
              </w:rPr>
              <w:instrText xml:space="preserve"> PAGEREF _Toc374286517 \h </w:instrText>
            </w:r>
            <w:r>
              <w:rPr>
                <w:webHidden/>
              </w:rPr>
            </w:r>
            <w:r>
              <w:rPr>
                <w:webHidden/>
              </w:rPr>
              <w:fldChar w:fldCharType="separate"/>
            </w:r>
            <w:r w:rsidR="004B17DA">
              <w:rPr>
                <w:webHidden/>
              </w:rPr>
              <w:t>40</w:t>
            </w:r>
            <w:r>
              <w:rPr>
                <w:webHidden/>
              </w:rPr>
              <w:fldChar w:fldCharType="end"/>
            </w:r>
          </w:hyperlink>
        </w:p>
        <w:p w14:paraId="204A0D65" w14:textId="77777777" w:rsidR="00DC4200" w:rsidRDefault="00DC4200">
          <w:pPr>
            <w:pStyle w:val="TOC3"/>
            <w:rPr>
              <w:rFonts w:eastAsiaTheme="minorEastAsia" w:cstheme="minorBidi"/>
              <w:smallCaps w:val="0"/>
              <w:color w:val="auto"/>
              <w:szCs w:val="22"/>
              <w:lang w:val="es-ES" w:eastAsia="es-ES"/>
            </w:rPr>
          </w:pPr>
          <w:hyperlink w:anchor="_Toc374286518" w:history="1">
            <w:r w:rsidRPr="002500AE">
              <w:rPr>
                <w:rStyle w:val="Hyperlink"/>
              </w:rPr>
              <w:t>4.1 Módulo de Abstracción de Servicios (Aether-core)</w:t>
            </w:r>
            <w:r>
              <w:rPr>
                <w:webHidden/>
              </w:rPr>
              <w:tab/>
            </w:r>
            <w:r>
              <w:rPr>
                <w:webHidden/>
              </w:rPr>
              <w:fldChar w:fldCharType="begin"/>
            </w:r>
            <w:r>
              <w:rPr>
                <w:webHidden/>
              </w:rPr>
              <w:instrText xml:space="preserve"> PAGEREF _Toc374286518 \h </w:instrText>
            </w:r>
            <w:r>
              <w:rPr>
                <w:webHidden/>
              </w:rPr>
            </w:r>
            <w:r>
              <w:rPr>
                <w:webHidden/>
              </w:rPr>
              <w:fldChar w:fldCharType="separate"/>
            </w:r>
            <w:r w:rsidR="004B17DA">
              <w:rPr>
                <w:webHidden/>
              </w:rPr>
              <w:t>42</w:t>
            </w:r>
            <w:r>
              <w:rPr>
                <w:webHidden/>
              </w:rPr>
              <w:fldChar w:fldCharType="end"/>
            </w:r>
          </w:hyperlink>
        </w:p>
        <w:p w14:paraId="53F0B0E2" w14:textId="77777777" w:rsidR="00DC4200" w:rsidRDefault="00DC4200">
          <w:pPr>
            <w:pStyle w:val="TOC3"/>
            <w:rPr>
              <w:rFonts w:eastAsiaTheme="minorEastAsia" w:cstheme="minorBidi"/>
              <w:smallCaps w:val="0"/>
              <w:color w:val="auto"/>
              <w:szCs w:val="22"/>
              <w:lang w:val="es-ES" w:eastAsia="es-ES"/>
            </w:rPr>
          </w:pPr>
          <w:hyperlink w:anchor="_Toc374286519" w:history="1">
            <w:r w:rsidRPr="002500AE">
              <w:rPr>
                <w:rStyle w:val="Hyperlink"/>
              </w:rPr>
              <w:t>4.2 Módulo de adapters para frameworks de terceros (Aether-adapters)</w:t>
            </w:r>
            <w:r>
              <w:rPr>
                <w:webHidden/>
              </w:rPr>
              <w:tab/>
            </w:r>
            <w:r>
              <w:rPr>
                <w:webHidden/>
              </w:rPr>
              <w:fldChar w:fldCharType="begin"/>
            </w:r>
            <w:r>
              <w:rPr>
                <w:webHidden/>
              </w:rPr>
              <w:instrText xml:space="preserve"> PAGEREF _Toc374286519 \h </w:instrText>
            </w:r>
            <w:r>
              <w:rPr>
                <w:webHidden/>
              </w:rPr>
            </w:r>
            <w:r>
              <w:rPr>
                <w:webHidden/>
              </w:rPr>
              <w:fldChar w:fldCharType="separate"/>
            </w:r>
            <w:r w:rsidR="004B17DA">
              <w:rPr>
                <w:webHidden/>
              </w:rPr>
              <w:t>49</w:t>
            </w:r>
            <w:r>
              <w:rPr>
                <w:webHidden/>
              </w:rPr>
              <w:fldChar w:fldCharType="end"/>
            </w:r>
          </w:hyperlink>
        </w:p>
        <w:p w14:paraId="53BEBC18" w14:textId="77777777" w:rsidR="00DC4200" w:rsidRDefault="00DC4200">
          <w:pPr>
            <w:pStyle w:val="TOC3"/>
            <w:rPr>
              <w:rFonts w:eastAsiaTheme="minorEastAsia" w:cstheme="minorBidi"/>
              <w:smallCaps w:val="0"/>
              <w:color w:val="auto"/>
              <w:szCs w:val="22"/>
              <w:lang w:val="es-ES" w:eastAsia="es-ES"/>
            </w:rPr>
          </w:pPr>
          <w:hyperlink w:anchor="_Toc374286520" w:history="1">
            <w:r w:rsidRPr="002500AE">
              <w:rPr>
                <w:rStyle w:val="Hyperlink"/>
              </w:rPr>
              <w:t>4.3 Módulo para el reemplazo dinámico de llamadas (Aether-loader)</w:t>
            </w:r>
            <w:r>
              <w:rPr>
                <w:webHidden/>
              </w:rPr>
              <w:tab/>
            </w:r>
            <w:r>
              <w:rPr>
                <w:webHidden/>
              </w:rPr>
              <w:fldChar w:fldCharType="begin"/>
            </w:r>
            <w:r>
              <w:rPr>
                <w:webHidden/>
              </w:rPr>
              <w:instrText xml:space="preserve"> PAGEREF _Toc374286520 \h </w:instrText>
            </w:r>
            <w:r>
              <w:rPr>
                <w:webHidden/>
              </w:rPr>
            </w:r>
            <w:r>
              <w:rPr>
                <w:webHidden/>
              </w:rPr>
              <w:fldChar w:fldCharType="separate"/>
            </w:r>
            <w:r w:rsidR="004B17DA">
              <w:rPr>
                <w:webHidden/>
              </w:rPr>
              <w:t>52</w:t>
            </w:r>
            <w:r>
              <w:rPr>
                <w:webHidden/>
              </w:rPr>
              <w:fldChar w:fldCharType="end"/>
            </w:r>
          </w:hyperlink>
        </w:p>
        <w:p w14:paraId="5742D76F" w14:textId="77777777" w:rsidR="00DC4200" w:rsidRDefault="00DC4200">
          <w:pPr>
            <w:pStyle w:val="TOC1"/>
            <w:rPr>
              <w:rFonts w:eastAsiaTheme="minorEastAsia" w:cstheme="minorBidi"/>
              <w:smallCaps w:val="0"/>
              <w:szCs w:val="22"/>
              <w:lang w:val="es-ES" w:eastAsia="es-ES"/>
            </w:rPr>
          </w:pPr>
          <w:hyperlink w:anchor="_Toc374286521" w:history="1">
            <w:r w:rsidRPr="002500AE">
              <w:rPr>
                <w:rStyle w:val="Hyperlink"/>
                <w:caps/>
              </w:rPr>
              <w:t>Capítulo 5</w:t>
            </w:r>
            <w:r>
              <w:rPr>
                <w:webHidden/>
              </w:rPr>
              <w:tab/>
            </w:r>
            <w:r>
              <w:rPr>
                <w:webHidden/>
              </w:rPr>
              <w:fldChar w:fldCharType="begin"/>
            </w:r>
            <w:r>
              <w:rPr>
                <w:webHidden/>
              </w:rPr>
              <w:instrText xml:space="preserve"> PAGEREF _Toc374286521 \h </w:instrText>
            </w:r>
            <w:r>
              <w:rPr>
                <w:webHidden/>
              </w:rPr>
            </w:r>
            <w:r>
              <w:rPr>
                <w:webHidden/>
              </w:rPr>
              <w:fldChar w:fldCharType="separate"/>
            </w:r>
            <w:r w:rsidR="004B17DA">
              <w:rPr>
                <w:webHidden/>
              </w:rPr>
              <w:t>58</w:t>
            </w:r>
            <w:r>
              <w:rPr>
                <w:webHidden/>
              </w:rPr>
              <w:fldChar w:fldCharType="end"/>
            </w:r>
          </w:hyperlink>
        </w:p>
        <w:p w14:paraId="3A4F9AAF" w14:textId="77777777" w:rsidR="00DC4200" w:rsidRDefault="00DC4200">
          <w:pPr>
            <w:pStyle w:val="TOC2"/>
            <w:rPr>
              <w:rFonts w:eastAsiaTheme="minorEastAsia" w:cstheme="minorBidi"/>
              <w:smallCaps w:val="0"/>
              <w:szCs w:val="22"/>
              <w:lang w:val="es-ES" w:eastAsia="es-ES"/>
            </w:rPr>
          </w:pPr>
          <w:hyperlink w:anchor="_Toc374286522" w:history="1">
            <w:r w:rsidRPr="002500AE">
              <w:rPr>
                <w:rStyle w:val="Hyperlink"/>
              </w:rPr>
              <w:t>5. Resultados experimentales</w:t>
            </w:r>
            <w:r>
              <w:rPr>
                <w:webHidden/>
              </w:rPr>
              <w:tab/>
            </w:r>
            <w:r>
              <w:rPr>
                <w:webHidden/>
              </w:rPr>
              <w:fldChar w:fldCharType="begin"/>
            </w:r>
            <w:r>
              <w:rPr>
                <w:webHidden/>
              </w:rPr>
              <w:instrText xml:space="preserve"> PAGEREF _Toc374286522 \h </w:instrText>
            </w:r>
            <w:r>
              <w:rPr>
                <w:webHidden/>
              </w:rPr>
            </w:r>
            <w:r>
              <w:rPr>
                <w:webHidden/>
              </w:rPr>
              <w:fldChar w:fldCharType="separate"/>
            </w:r>
            <w:r w:rsidR="004B17DA">
              <w:rPr>
                <w:webHidden/>
              </w:rPr>
              <w:t>59</w:t>
            </w:r>
            <w:r>
              <w:rPr>
                <w:webHidden/>
              </w:rPr>
              <w:fldChar w:fldCharType="end"/>
            </w:r>
          </w:hyperlink>
        </w:p>
        <w:p w14:paraId="1AEE11DB" w14:textId="77777777" w:rsidR="00DC4200" w:rsidRDefault="00DC4200">
          <w:pPr>
            <w:pStyle w:val="TOC3"/>
            <w:rPr>
              <w:rFonts w:eastAsiaTheme="minorEastAsia" w:cstheme="minorBidi"/>
              <w:smallCaps w:val="0"/>
              <w:color w:val="auto"/>
              <w:szCs w:val="22"/>
              <w:lang w:val="es-ES" w:eastAsia="es-ES"/>
            </w:rPr>
          </w:pPr>
          <w:r w:rsidRPr="002500AE">
            <w:rPr>
              <w:rStyle w:val="Hyperlink"/>
            </w:rPr>
            <w:fldChar w:fldCharType="begin"/>
          </w:r>
          <w:r w:rsidRPr="002500AE">
            <w:rPr>
              <w:rStyle w:val="Hyperlink"/>
            </w:rPr>
            <w:instrText xml:space="preserve"> </w:instrText>
          </w:r>
          <w:r>
            <w:instrText>HYPERLINK \l "_Toc374286523"</w:instrText>
          </w:r>
          <w:r w:rsidRPr="002500AE">
            <w:rPr>
              <w:rStyle w:val="Hyperlink"/>
            </w:rPr>
            <w:instrText xml:space="preserve"> </w:instrText>
          </w:r>
          <w:r w:rsidRPr="002500AE">
            <w:rPr>
              <w:rStyle w:val="Hyperlink"/>
            </w:rPr>
            <w:fldChar w:fldCharType="separate"/>
          </w:r>
          <w:r w:rsidRPr="002500AE">
            <w:rPr>
              <w:rStyle w:val="Hyperlink"/>
            </w:rPr>
            <w:t>5.1. Secuencia de experimentos y métricas</w:t>
          </w:r>
          <w:r>
            <w:rPr>
              <w:webHidden/>
            </w:rPr>
            <w:tab/>
          </w:r>
          <w:r>
            <w:rPr>
              <w:webHidden/>
            </w:rPr>
            <w:fldChar w:fldCharType="begin"/>
          </w:r>
          <w:r>
            <w:rPr>
              <w:webHidden/>
            </w:rPr>
            <w:instrText xml:space="preserve"> PAGEREF _Toc374286523 \h </w:instrText>
          </w:r>
          <w:r>
            <w:rPr>
              <w:webHidden/>
            </w:rPr>
          </w:r>
          <w:r>
            <w:rPr>
              <w:webHidden/>
            </w:rPr>
            <w:fldChar w:fldCharType="separate"/>
          </w:r>
          <w:ins w:id="2" w:author="Marcos" w:date="2013-12-16T11:28:00Z">
            <w:r w:rsidR="004B17DA">
              <w:rPr>
                <w:webHidden/>
              </w:rPr>
              <w:t>60</w:t>
            </w:r>
          </w:ins>
          <w:del w:id="3" w:author="Marcos" w:date="2013-12-16T11:28:00Z">
            <w:r w:rsidR="00EC6620" w:rsidDel="004B17DA">
              <w:rPr>
                <w:webHidden/>
              </w:rPr>
              <w:delText>59</w:delText>
            </w:r>
          </w:del>
          <w:r>
            <w:rPr>
              <w:webHidden/>
            </w:rPr>
            <w:fldChar w:fldCharType="end"/>
          </w:r>
          <w:r w:rsidRPr="002500AE">
            <w:rPr>
              <w:rStyle w:val="Hyperlink"/>
            </w:rPr>
            <w:fldChar w:fldCharType="end"/>
          </w:r>
        </w:p>
        <w:p w14:paraId="3A2FAFB6" w14:textId="77777777" w:rsidR="00DC4200" w:rsidRDefault="00DC4200">
          <w:pPr>
            <w:pStyle w:val="TOC3"/>
            <w:rPr>
              <w:rFonts w:eastAsiaTheme="minorEastAsia" w:cstheme="minorBidi"/>
              <w:smallCaps w:val="0"/>
              <w:color w:val="auto"/>
              <w:szCs w:val="22"/>
              <w:lang w:val="es-ES" w:eastAsia="es-ES"/>
            </w:rPr>
          </w:pPr>
          <w:hyperlink w:anchor="_Toc374286524" w:history="1">
            <w:r w:rsidRPr="002500AE">
              <w:rPr>
                <w:rStyle w:val="Hyperlink"/>
              </w:rPr>
              <w:t>5.2. Descripción de los casos de estudio</w:t>
            </w:r>
            <w:r>
              <w:rPr>
                <w:webHidden/>
              </w:rPr>
              <w:tab/>
            </w:r>
            <w:r>
              <w:rPr>
                <w:webHidden/>
              </w:rPr>
              <w:fldChar w:fldCharType="begin"/>
            </w:r>
            <w:r>
              <w:rPr>
                <w:webHidden/>
              </w:rPr>
              <w:instrText xml:space="preserve"> PAGEREF _Toc374286524 \h </w:instrText>
            </w:r>
            <w:r>
              <w:rPr>
                <w:webHidden/>
              </w:rPr>
            </w:r>
            <w:r>
              <w:rPr>
                <w:webHidden/>
              </w:rPr>
              <w:fldChar w:fldCharType="separate"/>
            </w:r>
            <w:r w:rsidR="004B17DA">
              <w:rPr>
                <w:webHidden/>
              </w:rPr>
              <w:t>63</w:t>
            </w:r>
            <w:r>
              <w:rPr>
                <w:webHidden/>
              </w:rPr>
              <w:fldChar w:fldCharType="end"/>
            </w:r>
          </w:hyperlink>
        </w:p>
        <w:p w14:paraId="5274B8F3" w14:textId="77777777" w:rsidR="00DC4200" w:rsidRDefault="00DC4200">
          <w:pPr>
            <w:pStyle w:val="TOC3"/>
            <w:rPr>
              <w:rFonts w:eastAsiaTheme="minorEastAsia" w:cstheme="minorBidi"/>
              <w:smallCaps w:val="0"/>
              <w:color w:val="auto"/>
              <w:szCs w:val="22"/>
              <w:lang w:val="es-ES" w:eastAsia="es-ES"/>
            </w:rPr>
          </w:pPr>
          <w:hyperlink w:anchor="_Toc374286525" w:history="1">
            <w:r w:rsidRPr="002500AE">
              <w:rPr>
                <w:rStyle w:val="Hyperlink"/>
              </w:rPr>
              <w:t>5.3 Conclusiones generales</w:t>
            </w:r>
            <w:r>
              <w:rPr>
                <w:webHidden/>
              </w:rPr>
              <w:tab/>
            </w:r>
            <w:r>
              <w:rPr>
                <w:webHidden/>
              </w:rPr>
              <w:fldChar w:fldCharType="begin"/>
            </w:r>
            <w:r>
              <w:rPr>
                <w:webHidden/>
              </w:rPr>
              <w:instrText xml:space="preserve"> PAGEREF _Toc374286525 \h </w:instrText>
            </w:r>
            <w:r>
              <w:rPr>
                <w:webHidden/>
              </w:rPr>
            </w:r>
            <w:r>
              <w:rPr>
                <w:webHidden/>
              </w:rPr>
              <w:fldChar w:fldCharType="separate"/>
            </w:r>
            <w:r w:rsidR="004B17DA">
              <w:rPr>
                <w:webHidden/>
              </w:rPr>
              <w:t>91</w:t>
            </w:r>
            <w:r>
              <w:rPr>
                <w:webHidden/>
              </w:rPr>
              <w:fldChar w:fldCharType="end"/>
            </w:r>
          </w:hyperlink>
        </w:p>
        <w:p w14:paraId="62E82854" w14:textId="77777777" w:rsidR="00DC4200" w:rsidRDefault="00DC4200">
          <w:pPr>
            <w:pStyle w:val="TOC1"/>
            <w:rPr>
              <w:rFonts w:eastAsiaTheme="minorEastAsia" w:cstheme="minorBidi"/>
              <w:smallCaps w:val="0"/>
              <w:szCs w:val="22"/>
              <w:lang w:val="es-ES" w:eastAsia="es-ES"/>
            </w:rPr>
          </w:pPr>
          <w:hyperlink w:anchor="_Toc374286526" w:history="1">
            <w:r w:rsidRPr="002500AE">
              <w:rPr>
                <w:rStyle w:val="Hyperlink"/>
                <w:caps/>
              </w:rPr>
              <w:t>Capítulo 6</w:t>
            </w:r>
            <w:r>
              <w:rPr>
                <w:webHidden/>
              </w:rPr>
              <w:tab/>
            </w:r>
            <w:r>
              <w:rPr>
                <w:webHidden/>
              </w:rPr>
              <w:fldChar w:fldCharType="begin"/>
            </w:r>
            <w:r>
              <w:rPr>
                <w:webHidden/>
              </w:rPr>
              <w:instrText xml:space="preserve"> PAGEREF _Toc374286526 \h </w:instrText>
            </w:r>
            <w:r>
              <w:rPr>
                <w:webHidden/>
              </w:rPr>
            </w:r>
            <w:r>
              <w:rPr>
                <w:webHidden/>
              </w:rPr>
              <w:fldChar w:fldCharType="separate"/>
            </w:r>
            <w:r w:rsidR="004B17DA">
              <w:rPr>
                <w:webHidden/>
              </w:rPr>
              <w:t>98</w:t>
            </w:r>
            <w:r>
              <w:rPr>
                <w:webHidden/>
              </w:rPr>
              <w:fldChar w:fldCharType="end"/>
            </w:r>
          </w:hyperlink>
        </w:p>
        <w:p w14:paraId="7F60077D" w14:textId="77777777" w:rsidR="00DC4200" w:rsidRDefault="00DC4200">
          <w:pPr>
            <w:pStyle w:val="TOC2"/>
            <w:rPr>
              <w:rFonts w:eastAsiaTheme="minorEastAsia" w:cstheme="minorBidi"/>
              <w:smallCaps w:val="0"/>
              <w:szCs w:val="22"/>
              <w:lang w:val="es-ES" w:eastAsia="es-ES"/>
            </w:rPr>
          </w:pPr>
          <w:hyperlink w:anchor="_Toc374286527" w:history="1">
            <w:r w:rsidRPr="002500AE">
              <w:rPr>
                <w:rStyle w:val="Hyperlink"/>
              </w:rPr>
              <w:t>6. Conclusiones</w:t>
            </w:r>
            <w:r>
              <w:rPr>
                <w:webHidden/>
              </w:rPr>
              <w:tab/>
            </w:r>
            <w:r>
              <w:rPr>
                <w:webHidden/>
              </w:rPr>
              <w:fldChar w:fldCharType="begin"/>
            </w:r>
            <w:r>
              <w:rPr>
                <w:webHidden/>
              </w:rPr>
              <w:instrText xml:space="preserve"> PAGEREF _Toc374286527 \h </w:instrText>
            </w:r>
            <w:r>
              <w:rPr>
                <w:webHidden/>
              </w:rPr>
            </w:r>
            <w:r>
              <w:rPr>
                <w:webHidden/>
              </w:rPr>
              <w:fldChar w:fldCharType="separate"/>
            </w:r>
            <w:r w:rsidR="004B17DA">
              <w:rPr>
                <w:webHidden/>
              </w:rPr>
              <w:t>99</w:t>
            </w:r>
            <w:r>
              <w:rPr>
                <w:webHidden/>
              </w:rPr>
              <w:fldChar w:fldCharType="end"/>
            </w:r>
          </w:hyperlink>
        </w:p>
        <w:p w14:paraId="220C329C" w14:textId="77777777" w:rsidR="00DC4200" w:rsidRDefault="00DC4200">
          <w:pPr>
            <w:pStyle w:val="TOC3"/>
            <w:rPr>
              <w:rFonts w:eastAsiaTheme="minorEastAsia" w:cstheme="minorBidi"/>
              <w:smallCaps w:val="0"/>
              <w:color w:val="auto"/>
              <w:szCs w:val="22"/>
              <w:lang w:val="es-ES" w:eastAsia="es-ES"/>
            </w:rPr>
          </w:pPr>
          <w:hyperlink w:anchor="_Toc374286528" w:history="1">
            <w:r w:rsidRPr="002500AE">
              <w:rPr>
                <w:rStyle w:val="Hyperlink"/>
              </w:rPr>
              <w:t>6.1 Limitaciones de la herramienta</w:t>
            </w:r>
            <w:r>
              <w:rPr>
                <w:webHidden/>
              </w:rPr>
              <w:tab/>
            </w:r>
            <w:r>
              <w:rPr>
                <w:webHidden/>
              </w:rPr>
              <w:fldChar w:fldCharType="begin"/>
            </w:r>
            <w:r>
              <w:rPr>
                <w:webHidden/>
              </w:rPr>
              <w:instrText xml:space="preserve"> PAGEREF _Toc374286528 \h </w:instrText>
            </w:r>
            <w:r>
              <w:rPr>
                <w:webHidden/>
              </w:rPr>
            </w:r>
            <w:r>
              <w:rPr>
                <w:webHidden/>
              </w:rPr>
              <w:fldChar w:fldCharType="separate"/>
            </w:r>
            <w:r w:rsidR="004B17DA">
              <w:rPr>
                <w:webHidden/>
              </w:rPr>
              <w:t>100</w:t>
            </w:r>
            <w:r>
              <w:rPr>
                <w:webHidden/>
              </w:rPr>
              <w:fldChar w:fldCharType="end"/>
            </w:r>
          </w:hyperlink>
        </w:p>
        <w:p w14:paraId="48FE493D" w14:textId="77777777" w:rsidR="00DC4200" w:rsidRDefault="00DC4200">
          <w:pPr>
            <w:pStyle w:val="TOC3"/>
            <w:rPr>
              <w:rFonts w:eastAsiaTheme="minorEastAsia" w:cstheme="minorBidi"/>
              <w:smallCaps w:val="0"/>
              <w:color w:val="auto"/>
              <w:szCs w:val="22"/>
              <w:lang w:val="es-ES" w:eastAsia="es-ES"/>
            </w:rPr>
          </w:pPr>
          <w:hyperlink w:anchor="_Toc374286529" w:history="1">
            <w:r w:rsidRPr="002500AE">
              <w:rPr>
                <w:rStyle w:val="Hyperlink"/>
              </w:rPr>
              <w:t>6.2. Trabajos futuros</w:t>
            </w:r>
            <w:r>
              <w:rPr>
                <w:webHidden/>
              </w:rPr>
              <w:tab/>
            </w:r>
            <w:r>
              <w:rPr>
                <w:webHidden/>
              </w:rPr>
              <w:fldChar w:fldCharType="begin"/>
            </w:r>
            <w:r>
              <w:rPr>
                <w:webHidden/>
              </w:rPr>
              <w:instrText xml:space="preserve"> PAGEREF _Toc374286529 \h </w:instrText>
            </w:r>
            <w:r>
              <w:rPr>
                <w:webHidden/>
              </w:rPr>
            </w:r>
            <w:r>
              <w:rPr>
                <w:webHidden/>
              </w:rPr>
              <w:fldChar w:fldCharType="separate"/>
            </w:r>
            <w:r w:rsidR="004B17DA">
              <w:rPr>
                <w:webHidden/>
              </w:rPr>
              <w:t>100</w:t>
            </w:r>
            <w:r>
              <w:rPr>
                <w:webHidden/>
              </w:rPr>
              <w:fldChar w:fldCharType="end"/>
            </w:r>
          </w:hyperlink>
        </w:p>
        <w:p w14:paraId="5E4C7656" w14:textId="77777777" w:rsidR="00DC4200" w:rsidRDefault="00DC4200">
          <w:pPr>
            <w:pStyle w:val="TOC1"/>
            <w:rPr>
              <w:rFonts w:eastAsiaTheme="minorEastAsia" w:cstheme="minorBidi"/>
              <w:smallCaps w:val="0"/>
              <w:szCs w:val="22"/>
              <w:lang w:val="es-ES" w:eastAsia="es-ES"/>
            </w:rPr>
          </w:pPr>
          <w:hyperlink w:anchor="_Toc374286530" w:history="1">
            <w:r w:rsidRPr="002500AE">
              <w:rPr>
                <w:rStyle w:val="Hyperlink"/>
                <w:lang w:val="es-ES"/>
              </w:rPr>
              <w:t>BIBLIOGRAFÍA</w:t>
            </w:r>
            <w:r>
              <w:rPr>
                <w:webHidden/>
              </w:rPr>
              <w:tab/>
            </w:r>
            <w:r>
              <w:rPr>
                <w:webHidden/>
              </w:rPr>
              <w:fldChar w:fldCharType="begin"/>
            </w:r>
            <w:r>
              <w:rPr>
                <w:webHidden/>
              </w:rPr>
              <w:instrText xml:space="preserve"> PAGEREF _Toc374286530 \h </w:instrText>
            </w:r>
            <w:r>
              <w:rPr>
                <w:webHidden/>
              </w:rPr>
            </w:r>
            <w:r>
              <w:rPr>
                <w:webHidden/>
              </w:rPr>
              <w:fldChar w:fldCharType="separate"/>
            </w:r>
            <w:r w:rsidR="004B17DA">
              <w:rPr>
                <w:webHidden/>
              </w:rPr>
              <w:t>102</w:t>
            </w:r>
            <w:r>
              <w:rPr>
                <w:webHidden/>
              </w:rPr>
              <w:fldChar w:fldCharType="end"/>
            </w:r>
          </w:hyperlink>
        </w:p>
        <w:p w14:paraId="7866928F" w14:textId="5020F7CB" w:rsidR="000C74DB" w:rsidRDefault="000C74DB">
          <w:r>
            <w:rPr>
              <w:b/>
              <w:bCs/>
            </w:rPr>
            <w:fldChar w:fldCharType="end"/>
          </w:r>
        </w:p>
      </w:sdtContent>
    </w:sdt>
    <w:p w14:paraId="2A40E692" w14:textId="1685F4C9" w:rsidR="000C74DB" w:rsidRDefault="000C74DB" w:rsidP="00810BEA">
      <w:pPr>
        <w:jc w:val="both"/>
      </w:pPr>
    </w:p>
    <w:p w14:paraId="2C7DA558" w14:textId="197A93EE" w:rsidR="000C74DB" w:rsidRDefault="000C74DB" w:rsidP="000C74DB">
      <w:pPr>
        <w:pStyle w:val="TOCHeading"/>
        <w:jc w:val="left"/>
        <w:rPr>
          <w:lang w:val="es-ES"/>
        </w:rPr>
      </w:pPr>
      <w:r>
        <w:rPr>
          <w:lang w:val="es-ES"/>
        </w:rPr>
        <w:lastRenderedPageBreak/>
        <w:t>índice de tablas</w:t>
      </w:r>
    </w:p>
    <w:p w14:paraId="5B5AB1ED" w14:textId="77777777" w:rsidR="00DC4200" w:rsidRDefault="000C74DB">
      <w:pPr>
        <w:pStyle w:val="TableofFigures"/>
        <w:tabs>
          <w:tab w:val="right" w:leader="dot" w:pos="9350"/>
        </w:tabs>
        <w:rPr>
          <w:rFonts w:eastAsiaTheme="minorEastAsia" w:cstheme="minorBidi"/>
          <w:smallCaps w:val="0"/>
          <w:noProof/>
          <w:color w:val="auto"/>
          <w:szCs w:val="22"/>
          <w:lang w:val="es-ES" w:eastAsia="es-ES"/>
        </w:rPr>
      </w:pPr>
      <w:r>
        <w:rPr>
          <w:lang w:val="es-ES" w:eastAsia="ja-JP"/>
        </w:rPr>
        <w:fldChar w:fldCharType="begin"/>
      </w:r>
      <w:r>
        <w:rPr>
          <w:lang w:val="es-ES" w:eastAsia="ja-JP"/>
        </w:rPr>
        <w:instrText xml:space="preserve"> TOC \h \z \c "Tabla" </w:instrText>
      </w:r>
      <w:r>
        <w:rPr>
          <w:lang w:val="es-ES" w:eastAsia="ja-JP"/>
        </w:rPr>
        <w:fldChar w:fldCharType="separate"/>
      </w:r>
      <w:hyperlink w:anchor="_Toc374286438" w:history="1">
        <w:r w:rsidR="00DC4200" w:rsidRPr="00BE494D">
          <w:rPr>
            <w:rStyle w:val="Hyperlink"/>
            <w:noProof/>
          </w:rPr>
          <w:t>Tabla 2.1 Información básica de los frameworks actuales.</w:t>
        </w:r>
        <w:r w:rsidR="00DC4200">
          <w:rPr>
            <w:noProof/>
            <w:webHidden/>
          </w:rPr>
          <w:tab/>
        </w:r>
        <w:r w:rsidR="00DC4200">
          <w:rPr>
            <w:noProof/>
            <w:webHidden/>
          </w:rPr>
          <w:fldChar w:fldCharType="begin"/>
        </w:r>
        <w:r w:rsidR="00DC4200">
          <w:rPr>
            <w:noProof/>
            <w:webHidden/>
          </w:rPr>
          <w:instrText xml:space="preserve"> PAGEREF _Toc374286438 \h </w:instrText>
        </w:r>
        <w:r w:rsidR="00DC4200">
          <w:rPr>
            <w:noProof/>
            <w:webHidden/>
          </w:rPr>
        </w:r>
        <w:r w:rsidR="00DC4200">
          <w:rPr>
            <w:noProof/>
            <w:webHidden/>
          </w:rPr>
          <w:fldChar w:fldCharType="separate"/>
        </w:r>
        <w:r w:rsidR="004B17DA">
          <w:rPr>
            <w:noProof/>
            <w:webHidden/>
          </w:rPr>
          <w:t>28</w:t>
        </w:r>
        <w:r w:rsidR="00DC4200">
          <w:rPr>
            <w:noProof/>
            <w:webHidden/>
          </w:rPr>
          <w:fldChar w:fldCharType="end"/>
        </w:r>
      </w:hyperlink>
    </w:p>
    <w:p w14:paraId="4168ADA2" w14:textId="77777777" w:rsidR="00DC4200" w:rsidRDefault="00DC4200">
      <w:pPr>
        <w:pStyle w:val="TableofFigures"/>
        <w:tabs>
          <w:tab w:val="right" w:leader="dot" w:pos="9350"/>
        </w:tabs>
        <w:rPr>
          <w:rFonts w:eastAsiaTheme="minorEastAsia" w:cstheme="minorBidi"/>
          <w:smallCaps w:val="0"/>
          <w:noProof/>
          <w:color w:val="auto"/>
          <w:szCs w:val="22"/>
          <w:lang w:val="es-ES" w:eastAsia="es-ES"/>
        </w:rPr>
      </w:pPr>
      <w:hyperlink w:anchor="_Toc374286439" w:history="1">
        <w:r w:rsidRPr="00BE494D">
          <w:rPr>
            <w:rStyle w:val="Hyperlink"/>
            <w:noProof/>
          </w:rPr>
          <w:t>Tabla 2.3 Capacidades de migración, configuración e inclusión de nuevos servicios.</w:t>
        </w:r>
        <w:r>
          <w:rPr>
            <w:noProof/>
            <w:webHidden/>
          </w:rPr>
          <w:tab/>
        </w:r>
        <w:r>
          <w:rPr>
            <w:noProof/>
            <w:webHidden/>
          </w:rPr>
          <w:fldChar w:fldCharType="begin"/>
        </w:r>
        <w:r>
          <w:rPr>
            <w:noProof/>
            <w:webHidden/>
          </w:rPr>
          <w:instrText xml:space="preserve"> PAGEREF _Toc374286439 \h </w:instrText>
        </w:r>
        <w:r>
          <w:rPr>
            <w:noProof/>
            <w:webHidden/>
          </w:rPr>
        </w:r>
        <w:r>
          <w:rPr>
            <w:noProof/>
            <w:webHidden/>
          </w:rPr>
          <w:fldChar w:fldCharType="separate"/>
        </w:r>
        <w:r w:rsidR="004B17DA">
          <w:rPr>
            <w:noProof/>
            <w:webHidden/>
          </w:rPr>
          <w:t>30</w:t>
        </w:r>
        <w:r>
          <w:rPr>
            <w:noProof/>
            <w:webHidden/>
          </w:rPr>
          <w:fldChar w:fldCharType="end"/>
        </w:r>
      </w:hyperlink>
    </w:p>
    <w:p w14:paraId="1A285CBE" w14:textId="77777777" w:rsidR="000C74DB" w:rsidRPr="00CC6B4D" w:rsidRDefault="000C74DB" w:rsidP="00EC6620">
      <w:pPr>
        <w:rPr>
          <w:lang w:val="es-ES"/>
        </w:rPr>
      </w:pPr>
      <w:r>
        <w:rPr>
          <w:lang w:val="es-ES" w:eastAsia="ja-JP"/>
        </w:rPr>
        <w:fldChar w:fldCharType="end"/>
      </w:r>
    </w:p>
    <w:p w14:paraId="5A658E0B" w14:textId="6A11F954" w:rsidR="000C74DB" w:rsidRDefault="000C74DB" w:rsidP="000C74DB">
      <w:pPr>
        <w:pStyle w:val="TOCHeading"/>
        <w:jc w:val="left"/>
        <w:rPr>
          <w:lang w:val="es-ES"/>
        </w:rPr>
      </w:pPr>
      <w:r>
        <w:rPr>
          <w:lang w:val="es-ES"/>
        </w:rPr>
        <w:t>índice de Figuras</w:t>
      </w:r>
    </w:p>
    <w:p w14:paraId="5AEF9D35" w14:textId="77777777" w:rsidR="00DC4200" w:rsidRDefault="000C74DB">
      <w:pPr>
        <w:pStyle w:val="TableofFigures"/>
        <w:tabs>
          <w:tab w:val="right" w:leader="dot" w:pos="9350"/>
        </w:tabs>
        <w:rPr>
          <w:rFonts w:eastAsiaTheme="minorEastAsia" w:cstheme="minorBidi"/>
          <w:smallCaps w:val="0"/>
          <w:noProof/>
          <w:color w:val="auto"/>
          <w:szCs w:val="22"/>
          <w:lang w:val="es-ES" w:eastAsia="es-ES"/>
        </w:rPr>
      </w:pPr>
      <w:r>
        <w:fldChar w:fldCharType="begin"/>
      </w:r>
      <w:r>
        <w:instrText xml:space="preserve"> TOC \h \z \c "Figura" </w:instrText>
      </w:r>
      <w:r>
        <w:fldChar w:fldCharType="separate"/>
      </w:r>
      <w:hyperlink w:anchor="_Toc374286447" w:history="1">
        <w:r w:rsidR="00DC4200" w:rsidRPr="004E682B">
          <w:rPr>
            <w:rStyle w:val="Hyperlink"/>
            <w:noProof/>
          </w:rPr>
          <w:t>Figura 2.1 Vista de alto nivel de la arquitectura de CloudLoop.</w:t>
        </w:r>
        <w:r w:rsidR="00DC4200">
          <w:rPr>
            <w:noProof/>
            <w:webHidden/>
          </w:rPr>
          <w:tab/>
        </w:r>
        <w:r w:rsidR="00DC4200">
          <w:rPr>
            <w:noProof/>
            <w:webHidden/>
          </w:rPr>
          <w:fldChar w:fldCharType="begin"/>
        </w:r>
        <w:r w:rsidR="00DC4200">
          <w:rPr>
            <w:noProof/>
            <w:webHidden/>
          </w:rPr>
          <w:instrText xml:space="preserve"> PAGEREF _Toc374286447 \h </w:instrText>
        </w:r>
        <w:r w:rsidR="00DC4200">
          <w:rPr>
            <w:noProof/>
            <w:webHidden/>
          </w:rPr>
        </w:r>
        <w:r w:rsidR="00DC4200">
          <w:rPr>
            <w:noProof/>
            <w:webHidden/>
          </w:rPr>
          <w:fldChar w:fldCharType="separate"/>
        </w:r>
        <w:r w:rsidR="004B17DA">
          <w:rPr>
            <w:noProof/>
            <w:webHidden/>
          </w:rPr>
          <w:t>15</w:t>
        </w:r>
        <w:r w:rsidR="00DC4200">
          <w:rPr>
            <w:noProof/>
            <w:webHidden/>
          </w:rPr>
          <w:fldChar w:fldCharType="end"/>
        </w:r>
      </w:hyperlink>
    </w:p>
    <w:p w14:paraId="356EF1C4" w14:textId="77777777" w:rsidR="00DC4200" w:rsidRDefault="00DC4200">
      <w:pPr>
        <w:pStyle w:val="TableofFigures"/>
        <w:tabs>
          <w:tab w:val="right" w:leader="dot" w:pos="9350"/>
        </w:tabs>
        <w:rPr>
          <w:rFonts w:eastAsiaTheme="minorEastAsia" w:cstheme="minorBidi"/>
          <w:smallCaps w:val="0"/>
          <w:noProof/>
          <w:color w:val="auto"/>
          <w:szCs w:val="22"/>
          <w:lang w:val="es-ES" w:eastAsia="es-ES"/>
        </w:rPr>
      </w:pPr>
      <w:hyperlink w:anchor="_Toc374286448" w:history="1">
        <w:r w:rsidRPr="004E682B">
          <w:rPr>
            <w:rStyle w:val="Hyperlink"/>
            <w:noProof/>
          </w:rPr>
          <w:t>Figura 2.3 Vista de alto nivel de la arquitectura de DeltaCloud.</w:t>
        </w:r>
        <w:r>
          <w:rPr>
            <w:noProof/>
            <w:webHidden/>
          </w:rPr>
          <w:tab/>
        </w:r>
        <w:r>
          <w:rPr>
            <w:noProof/>
            <w:webHidden/>
          </w:rPr>
          <w:fldChar w:fldCharType="begin"/>
        </w:r>
        <w:r>
          <w:rPr>
            <w:noProof/>
            <w:webHidden/>
          </w:rPr>
          <w:instrText xml:space="preserve"> PAGEREF _Toc374286448 \h </w:instrText>
        </w:r>
        <w:r>
          <w:rPr>
            <w:noProof/>
            <w:webHidden/>
          </w:rPr>
        </w:r>
        <w:r>
          <w:rPr>
            <w:noProof/>
            <w:webHidden/>
          </w:rPr>
          <w:fldChar w:fldCharType="separate"/>
        </w:r>
        <w:r w:rsidR="004B17DA">
          <w:rPr>
            <w:noProof/>
            <w:webHidden/>
          </w:rPr>
          <w:t>19</w:t>
        </w:r>
        <w:r>
          <w:rPr>
            <w:noProof/>
            <w:webHidden/>
          </w:rPr>
          <w:fldChar w:fldCharType="end"/>
        </w:r>
      </w:hyperlink>
    </w:p>
    <w:p w14:paraId="7C3DBB2D" w14:textId="77777777" w:rsidR="00DC4200" w:rsidRDefault="00DC4200">
      <w:pPr>
        <w:pStyle w:val="TableofFigures"/>
        <w:tabs>
          <w:tab w:val="right" w:leader="dot" w:pos="9350"/>
        </w:tabs>
        <w:rPr>
          <w:rFonts w:eastAsiaTheme="minorEastAsia" w:cstheme="minorBidi"/>
          <w:smallCaps w:val="0"/>
          <w:noProof/>
          <w:color w:val="auto"/>
          <w:szCs w:val="22"/>
          <w:lang w:val="es-ES" w:eastAsia="es-ES"/>
        </w:rPr>
      </w:pPr>
      <w:hyperlink w:anchor="_Toc374286449" w:history="1">
        <w:r w:rsidRPr="004E682B">
          <w:rPr>
            <w:rStyle w:val="Hyperlink"/>
            <w:noProof/>
          </w:rPr>
          <w:t>Figura 2.5 Vista de alto nivel de la arquitectura de jClouds.</w:t>
        </w:r>
        <w:r>
          <w:rPr>
            <w:noProof/>
            <w:webHidden/>
          </w:rPr>
          <w:tab/>
        </w:r>
        <w:r>
          <w:rPr>
            <w:noProof/>
            <w:webHidden/>
          </w:rPr>
          <w:fldChar w:fldCharType="begin"/>
        </w:r>
        <w:r>
          <w:rPr>
            <w:noProof/>
            <w:webHidden/>
          </w:rPr>
          <w:instrText xml:space="preserve"> PAGEREF _Toc374286449 \h </w:instrText>
        </w:r>
        <w:r>
          <w:rPr>
            <w:noProof/>
            <w:webHidden/>
          </w:rPr>
        </w:r>
        <w:r>
          <w:rPr>
            <w:noProof/>
            <w:webHidden/>
          </w:rPr>
          <w:fldChar w:fldCharType="separate"/>
        </w:r>
        <w:r w:rsidR="004B17DA">
          <w:rPr>
            <w:noProof/>
            <w:webHidden/>
          </w:rPr>
          <w:t>23</w:t>
        </w:r>
        <w:r>
          <w:rPr>
            <w:noProof/>
            <w:webHidden/>
          </w:rPr>
          <w:fldChar w:fldCharType="end"/>
        </w:r>
      </w:hyperlink>
    </w:p>
    <w:p w14:paraId="6742986B" w14:textId="77777777" w:rsidR="00DC4200" w:rsidRDefault="00DC4200">
      <w:pPr>
        <w:pStyle w:val="TableofFigures"/>
        <w:tabs>
          <w:tab w:val="right" w:leader="dot" w:pos="9350"/>
        </w:tabs>
        <w:rPr>
          <w:rFonts w:eastAsiaTheme="minorEastAsia" w:cstheme="minorBidi"/>
          <w:smallCaps w:val="0"/>
          <w:noProof/>
          <w:color w:val="auto"/>
          <w:szCs w:val="22"/>
          <w:lang w:val="es-ES" w:eastAsia="es-ES"/>
        </w:rPr>
      </w:pPr>
      <w:hyperlink w:anchor="_Toc374286450" w:history="1">
        <w:r w:rsidRPr="004E682B">
          <w:rPr>
            <w:rStyle w:val="Hyperlink"/>
            <w:noProof/>
          </w:rPr>
          <w:t>Figura 2.7 Vista de alto nivel de la arquitectura de libcloud.</w:t>
        </w:r>
        <w:r>
          <w:rPr>
            <w:noProof/>
            <w:webHidden/>
          </w:rPr>
          <w:tab/>
        </w:r>
        <w:r>
          <w:rPr>
            <w:noProof/>
            <w:webHidden/>
          </w:rPr>
          <w:fldChar w:fldCharType="begin"/>
        </w:r>
        <w:r>
          <w:rPr>
            <w:noProof/>
            <w:webHidden/>
          </w:rPr>
          <w:instrText xml:space="preserve"> PAGEREF _Toc374286450 \h </w:instrText>
        </w:r>
        <w:r>
          <w:rPr>
            <w:noProof/>
            <w:webHidden/>
          </w:rPr>
        </w:r>
        <w:r>
          <w:rPr>
            <w:noProof/>
            <w:webHidden/>
          </w:rPr>
          <w:fldChar w:fldCharType="separate"/>
        </w:r>
        <w:r w:rsidR="004B17DA">
          <w:rPr>
            <w:noProof/>
            <w:webHidden/>
          </w:rPr>
          <w:t>26</w:t>
        </w:r>
        <w:r>
          <w:rPr>
            <w:noProof/>
            <w:webHidden/>
          </w:rPr>
          <w:fldChar w:fldCharType="end"/>
        </w:r>
      </w:hyperlink>
    </w:p>
    <w:p w14:paraId="00DE3072" w14:textId="77777777" w:rsidR="00DC4200" w:rsidRDefault="00DC4200">
      <w:pPr>
        <w:pStyle w:val="TableofFigures"/>
        <w:tabs>
          <w:tab w:val="right" w:leader="dot" w:pos="9350"/>
        </w:tabs>
        <w:rPr>
          <w:rFonts w:eastAsiaTheme="minorEastAsia" w:cstheme="minorBidi"/>
          <w:smallCaps w:val="0"/>
          <w:noProof/>
          <w:color w:val="auto"/>
          <w:szCs w:val="22"/>
          <w:lang w:val="es-ES" w:eastAsia="es-ES"/>
        </w:rPr>
      </w:pPr>
      <w:hyperlink w:anchor="_Toc374286451" w:history="1">
        <w:r w:rsidRPr="004E682B">
          <w:rPr>
            <w:rStyle w:val="Hyperlink"/>
            <w:noProof/>
          </w:rPr>
          <w:t>Figura 3.1 Vista Conceptual de Aether.</w:t>
        </w:r>
        <w:r>
          <w:rPr>
            <w:noProof/>
            <w:webHidden/>
          </w:rPr>
          <w:tab/>
        </w:r>
        <w:r>
          <w:rPr>
            <w:noProof/>
            <w:webHidden/>
          </w:rPr>
          <w:fldChar w:fldCharType="begin"/>
        </w:r>
        <w:r>
          <w:rPr>
            <w:noProof/>
            <w:webHidden/>
          </w:rPr>
          <w:instrText xml:space="preserve"> PAGEREF _Toc374286451 \h </w:instrText>
        </w:r>
        <w:r>
          <w:rPr>
            <w:noProof/>
            <w:webHidden/>
          </w:rPr>
        </w:r>
        <w:r>
          <w:rPr>
            <w:noProof/>
            <w:webHidden/>
          </w:rPr>
          <w:fldChar w:fldCharType="separate"/>
        </w:r>
        <w:r w:rsidR="004B17DA">
          <w:rPr>
            <w:noProof/>
            <w:webHidden/>
          </w:rPr>
          <w:t>33</w:t>
        </w:r>
        <w:r>
          <w:rPr>
            <w:noProof/>
            <w:webHidden/>
          </w:rPr>
          <w:fldChar w:fldCharType="end"/>
        </w:r>
      </w:hyperlink>
    </w:p>
    <w:p w14:paraId="66F52448" w14:textId="77777777" w:rsidR="00DC4200" w:rsidRDefault="00DC4200">
      <w:pPr>
        <w:pStyle w:val="TableofFigures"/>
        <w:tabs>
          <w:tab w:val="right" w:leader="dot" w:pos="9350"/>
        </w:tabs>
        <w:rPr>
          <w:rFonts w:eastAsiaTheme="minorEastAsia" w:cstheme="minorBidi"/>
          <w:smallCaps w:val="0"/>
          <w:noProof/>
          <w:color w:val="auto"/>
          <w:szCs w:val="22"/>
          <w:lang w:val="es-ES" w:eastAsia="es-ES"/>
        </w:rPr>
      </w:pPr>
      <w:hyperlink w:anchor="_Toc374286452" w:history="1">
        <w:r w:rsidRPr="004E682B">
          <w:rPr>
            <w:rStyle w:val="Hyperlink"/>
            <w:noProof/>
          </w:rPr>
          <w:t>Figura 3.2 Funcionamiento de la capa de abstracción de servicios.</w:t>
        </w:r>
        <w:r>
          <w:rPr>
            <w:noProof/>
            <w:webHidden/>
          </w:rPr>
          <w:tab/>
        </w:r>
        <w:r>
          <w:rPr>
            <w:noProof/>
            <w:webHidden/>
          </w:rPr>
          <w:fldChar w:fldCharType="begin"/>
        </w:r>
        <w:r>
          <w:rPr>
            <w:noProof/>
            <w:webHidden/>
          </w:rPr>
          <w:instrText xml:space="preserve"> PAGEREF _Toc374286452 \h </w:instrText>
        </w:r>
        <w:r>
          <w:rPr>
            <w:noProof/>
            <w:webHidden/>
          </w:rPr>
        </w:r>
        <w:r>
          <w:rPr>
            <w:noProof/>
            <w:webHidden/>
          </w:rPr>
          <w:fldChar w:fldCharType="separate"/>
        </w:r>
        <w:r w:rsidR="004B17DA">
          <w:rPr>
            <w:noProof/>
            <w:webHidden/>
          </w:rPr>
          <w:t>35</w:t>
        </w:r>
        <w:r>
          <w:rPr>
            <w:noProof/>
            <w:webHidden/>
          </w:rPr>
          <w:fldChar w:fldCharType="end"/>
        </w:r>
      </w:hyperlink>
    </w:p>
    <w:p w14:paraId="657DD810" w14:textId="77777777" w:rsidR="00DC4200" w:rsidRDefault="00DC4200">
      <w:pPr>
        <w:pStyle w:val="TableofFigures"/>
        <w:tabs>
          <w:tab w:val="right" w:leader="dot" w:pos="9350"/>
        </w:tabs>
        <w:rPr>
          <w:rFonts w:eastAsiaTheme="minorEastAsia" w:cstheme="minorBidi"/>
          <w:smallCaps w:val="0"/>
          <w:noProof/>
          <w:color w:val="auto"/>
          <w:szCs w:val="22"/>
          <w:lang w:val="es-ES" w:eastAsia="es-ES"/>
        </w:rPr>
      </w:pPr>
      <w:hyperlink w:anchor="_Toc374286453" w:history="1">
        <w:r w:rsidRPr="004E682B">
          <w:rPr>
            <w:rStyle w:val="Hyperlink"/>
            <w:noProof/>
          </w:rPr>
          <w:t>Figura 3.3 Funcionamiento de un protocolo para jClouds.</w:t>
        </w:r>
        <w:r>
          <w:rPr>
            <w:noProof/>
            <w:webHidden/>
          </w:rPr>
          <w:tab/>
        </w:r>
        <w:r>
          <w:rPr>
            <w:noProof/>
            <w:webHidden/>
          </w:rPr>
          <w:fldChar w:fldCharType="begin"/>
        </w:r>
        <w:r>
          <w:rPr>
            <w:noProof/>
            <w:webHidden/>
          </w:rPr>
          <w:instrText xml:space="preserve"> PAGEREF _Toc374286453 \h </w:instrText>
        </w:r>
        <w:r>
          <w:rPr>
            <w:noProof/>
            <w:webHidden/>
          </w:rPr>
        </w:r>
        <w:r>
          <w:rPr>
            <w:noProof/>
            <w:webHidden/>
          </w:rPr>
          <w:fldChar w:fldCharType="separate"/>
        </w:r>
        <w:r w:rsidR="004B17DA">
          <w:rPr>
            <w:noProof/>
            <w:webHidden/>
          </w:rPr>
          <w:t>37</w:t>
        </w:r>
        <w:r>
          <w:rPr>
            <w:noProof/>
            <w:webHidden/>
          </w:rPr>
          <w:fldChar w:fldCharType="end"/>
        </w:r>
      </w:hyperlink>
    </w:p>
    <w:p w14:paraId="27D6D76C" w14:textId="77777777" w:rsidR="00DC4200" w:rsidRDefault="00DC4200">
      <w:pPr>
        <w:pStyle w:val="TableofFigures"/>
        <w:tabs>
          <w:tab w:val="right" w:leader="dot" w:pos="9350"/>
        </w:tabs>
        <w:rPr>
          <w:rFonts w:eastAsiaTheme="minorEastAsia" w:cstheme="minorBidi"/>
          <w:smallCaps w:val="0"/>
          <w:noProof/>
          <w:color w:val="auto"/>
          <w:szCs w:val="22"/>
          <w:lang w:val="es-ES" w:eastAsia="es-ES"/>
        </w:rPr>
      </w:pPr>
      <w:hyperlink w:anchor="_Toc374286454" w:history="1">
        <w:r w:rsidRPr="004E682B">
          <w:rPr>
            <w:rStyle w:val="Hyperlink"/>
            <w:noProof/>
          </w:rPr>
          <w:t>Figura 4.1 Módulos de Aether y su interacción.</w:t>
        </w:r>
        <w:r>
          <w:rPr>
            <w:noProof/>
            <w:webHidden/>
          </w:rPr>
          <w:tab/>
        </w:r>
        <w:r>
          <w:rPr>
            <w:noProof/>
            <w:webHidden/>
          </w:rPr>
          <w:fldChar w:fldCharType="begin"/>
        </w:r>
        <w:r>
          <w:rPr>
            <w:noProof/>
            <w:webHidden/>
          </w:rPr>
          <w:instrText xml:space="preserve"> PAGEREF _Toc374286454 \h </w:instrText>
        </w:r>
        <w:r>
          <w:rPr>
            <w:noProof/>
            <w:webHidden/>
          </w:rPr>
        </w:r>
        <w:r>
          <w:rPr>
            <w:noProof/>
            <w:webHidden/>
          </w:rPr>
          <w:fldChar w:fldCharType="separate"/>
        </w:r>
        <w:r w:rsidR="004B17DA">
          <w:rPr>
            <w:noProof/>
            <w:webHidden/>
          </w:rPr>
          <w:t>41</w:t>
        </w:r>
        <w:r>
          <w:rPr>
            <w:noProof/>
            <w:webHidden/>
          </w:rPr>
          <w:fldChar w:fldCharType="end"/>
        </w:r>
      </w:hyperlink>
    </w:p>
    <w:p w14:paraId="78131C81" w14:textId="77777777" w:rsidR="00DC4200" w:rsidRDefault="00DC4200">
      <w:pPr>
        <w:pStyle w:val="TableofFigures"/>
        <w:tabs>
          <w:tab w:val="right" w:leader="dot" w:pos="9350"/>
        </w:tabs>
        <w:rPr>
          <w:rFonts w:eastAsiaTheme="minorEastAsia" w:cstheme="minorBidi"/>
          <w:smallCaps w:val="0"/>
          <w:noProof/>
          <w:color w:val="auto"/>
          <w:szCs w:val="22"/>
          <w:lang w:val="es-ES" w:eastAsia="es-ES"/>
        </w:rPr>
      </w:pPr>
      <w:hyperlink w:anchor="_Toc374286455" w:history="1">
        <w:r w:rsidRPr="004E682B">
          <w:rPr>
            <w:rStyle w:val="Hyperlink"/>
            <w:noProof/>
          </w:rPr>
          <w:t>Figura 4.2 Vista abstracta del Módulo de Abstracción de Servicios.</w:t>
        </w:r>
        <w:r>
          <w:rPr>
            <w:noProof/>
            <w:webHidden/>
          </w:rPr>
          <w:tab/>
        </w:r>
        <w:r>
          <w:rPr>
            <w:noProof/>
            <w:webHidden/>
          </w:rPr>
          <w:fldChar w:fldCharType="begin"/>
        </w:r>
        <w:r>
          <w:rPr>
            <w:noProof/>
            <w:webHidden/>
          </w:rPr>
          <w:instrText xml:space="preserve"> PAGEREF _Toc374286455 \h </w:instrText>
        </w:r>
        <w:r>
          <w:rPr>
            <w:noProof/>
            <w:webHidden/>
          </w:rPr>
        </w:r>
        <w:r>
          <w:rPr>
            <w:noProof/>
            <w:webHidden/>
          </w:rPr>
          <w:fldChar w:fldCharType="separate"/>
        </w:r>
        <w:r w:rsidR="004B17DA">
          <w:rPr>
            <w:noProof/>
            <w:webHidden/>
          </w:rPr>
          <w:t>42</w:t>
        </w:r>
        <w:r>
          <w:rPr>
            <w:noProof/>
            <w:webHidden/>
          </w:rPr>
          <w:fldChar w:fldCharType="end"/>
        </w:r>
      </w:hyperlink>
    </w:p>
    <w:p w14:paraId="10396BA4" w14:textId="77777777" w:rsidR="00DC4200" w:rsidRDefault="00DC4200">
      <w:pPr>
        <w:pStyle w:val="TableofFigures"/>
        <w:tabs>
          <w:tab w:val="right" w:leader="dot" w:pos="9350"/>
        </w:tabs>
        <w:rPr>
          <w:rFonts w:eastAsiaTheme="minorEastAsia" w:cstheme="minorBidi"/>
          <w:smallCaps w:val="0"/>
          <w:noProof/>
          <w:color w:val="auto"/>
          <w:szCs w:val="22"/>
          <w:lang w:val="es-ES" w:eastAsia="es-ES"/>
        </w:rPr>
      </w:pPr>
      <w:hyperlink r:id="rId9" w:anchor="_Toc374286456" w:history="1">
        <w:r w:rsidRPr="004E682B">
          <w:rPr>
            <w:rStyle w:val="Hyperlink"/>
            <w:noProof/>
          </w:rPr>
          <w:t>Figura 4.3 Estructura del archivo XML de configuración para el servicio de almacenamiento.</w:t>
        </w:r>
        <w:r>
          <w:rPr>
            <w:noProof/>
            <w:webHidden/>
          </w:rPr>
          <w:tab/>
        </w:r>
        <w:r>
          <w:rPr>
            <w:noProof/>
            <w:webHidden/>
          </w:rPr>
          <w:fldChar w:fldCharType="begin"/>
        </w:r>
        <w:r>
          <w:rPr>
            <w:noProof/>
            <w:webHidden/>
          </w:rPr>
          <w:instrText xml:space="preserve"> PAGEREF _Toc374286456 \h </w:instrText>
        </w:r>
        <w:r>
          <w:rPr>
            <w:noProof/>
            <w:webHidden/>
          </w:rPr>
        </w:r>
        <w:r>
          <w:rPr>
            <w:noProof/>
            <w:webHidden/>
          </w:rPr>
          <w:fldChar w:fldCharType="separate"/>
        </w:r>
        <w:r w:rsidR="004B17DA">
          <w:rPr>
            <w:noProof/>
            <w:webHidden/>
          </w:rPr>
          <w:t>44</w:t>
        </w:r>
        <w:r>
          <w:rPr>
            <w:noProof/>
            <w:webHidden/>
          </w:rPr>
          <w:fldChar w:fldCharType="end"/>
        </w:r>
      </w:hyperlink>
    </w:p>
    <w:p w14:paraId="05E31FEA" w14:textId="77777777" w:rsidR="00DC4200" w:rsidRDefault="00DC4200">
      <w:pPr>
        <w:pStyle w:val="TableofFigures"/>
        <w:tabs>
          <w:tab w:val="right" w:leader="dot" w:pos="9350"/>
        </w:tabs>
        <w:rPr>
          <w:rFonts w:eastAsiaTheme="minorEastAsia" w:cstheme="minorBidi"/>
          <w:smallCaps w:val="0"/>
          <w:noProof/>
          <w:color w:val="auto"/>
          <w:szCs w:val="22"/>
          <w:lang w:val="es-ES" w:eastAsia="es-ES"/>
        </w:rPr>
      </w:pPr>
      <w:hyperlink w:anchor="_Toc374286457" w:history="1">
        <w:r w:rsidRPr="004E682B">
          <w:rPr>
            <w:rStyle w:val="Hyperlink"/>
            <w:noProof/>
          </w:rPr>
          <w:t>Figura 4.4 Diagrama de clases para la abstracción de servicios.</w:t>
        </w:r>
        <w:r>
          <w:rPr>
            <w:noProof/>
            <w:webHidden/>
          </w:rPr>
          <w:tab/>
        </w:r>
        <w:r>
          <w:rPr>
            <w:noProof/>
            <w:webHidden/>
          </w:rPr>
          <w:fldChar w:fldCharType="begin"/>
        </w:r>
        <w:r>
          <w:rPr>
            <w:noProof/>
            <w:webHidden/>
          </w:rPr>
          <w:instrText xml:space="preserve"> PAGEREF _Toc374286457 \h </w:instrText>
        </w:r>
        <w:r>
          <w:rPr>
            <w:noProof/>
            <w:webHidden/>
          </w:rPr>
        </w:r>
        <w:r>
          <w:rPr>
            <w:noProof/>
            <w:webHidden/>
          </w:rPr>
          <w:fldChar w:fldCharType="separate"/>
        </w:r>
        <w:r w:rsidR="004B17DA">
          <w:rPr>
            <w:noProof/>
            <w:webHidden/>
          </w:rPr>
          <w:t>45</w:t>
        </w:r>
        <w:r>
          <w:rPr>
            <w:noProof/>
            <w:webHidden/>
          </w:rPr>
          <w:fldChar w:fldCharType="end"/>
        </w:r>
      </w:hyperlink>
    </w:p>
    <w:p w14:paraId="754C035C" w14:textId="77777777" w:rsidR="00DC4200" w:rsidRDefault="00DC4200">
      <w:pPr>
        <w:pStyle w:val="TableofFigures"/>
        <w:tabs>
          <w:tab w:val="right" w:leader="dot" w:pos="9350"/>
        </w:tabs>
        <w:rPr>
          <w:rFonts w:eastAsiaTheme="minorEastAsia" w:cstheme="minorBidi"/>
          <w:smallCaps w:val="0"/>
          <w:noProof/>
          <w:color w:val="auto"/>
          <w:szCs w:val="22"/>
          <w:lang w:val="es-ES" w:eastAsia="es-ES"/>
        </w:rPr>
      </w:pPr>
      <w:hyperlink w:anchor="_Toc374286458" w:history="1">
        <w:r w:rsidRPr="004E682B">
          <w:rPr>
            <w:rStyle w:val="Hyperlink"/>
            <w:noProof/>
          </w:rPr>
          <w:t>Figura 4.5 Especificaciones del servicio de almacenamiento.</w:t>
        </w:r>
        <w:r>
          <w:rPr>
            <w:noProof/>
            <w:webHidden/>
          </w:rPr>
          <w:tab/>
        </w:r>
        <w:r>
          <w:rPr>
            <w:noProof/>
            <w:webHidden/>
          </w:rPr>
          <w:fldChar w:fldCharType="begin"/>
        </w:r>
        <w:r>
          <w:rPr>
            <w:noProof/>
            <w:webHidden/>
          </w:rPr>
          <w:instrText xml:space="preserve"> PAGEREF _Toc374286458 \h </w:instrText>
        </w:r>
        <w:r>
          <w:rPr>
            <w:noProof/>
            <w:webHidden/>
          </w:rPr>
        </w:r>
        <w:r>
          <w:rPr>
            <w:noProof/>
            <w:webHidden/>
          </w:rPr>
          <w:fldChar w:fldCharType="separate"/>
        </w:r>
        <w:r w:rsidR="004B17DA">
          <w:rPr>
            <w:noProof/>
            <w:webHidden/>
          </w:rPr>
          <w:t>47</w:t>
        </w:r>
        <w:r>
          <w:rPr>
            <w:noProof/>
            <w:webHidden/>
          </w:rPr>
          <w:fldChar w:fldCharType="end"/>
        </w:r>
      </w:hyperlink>
    </w:p>
    <w:p w14:paraId="0029D8D6" w14:textId="77777777" w:rsidR="00DC4200" w:rsidRDefault="00DC4200">
      <w:pPr>
        <w:pStyle w:val="TableofFigures"/>
        <w:tabs>
          <w:tab w:val="right" w:leader="dot" w:pos="9350"/>
        </w:tabs>
        <w:rPr>
          <w:rFonts w:eastAsiaTheme="minorEastAsia" w:cstheme="minorBidi"/>
          <w:smallCaps w:val="0"/>
          <w:noProof/>
          <w:color w:val="auto"/>
          <w:szCs w:val="22"/>
          <w:lang w:val="es-ES" w:eastAsia="es-ES"/>
        </w:rPr>
      </w:pPr>
      <w:hyperlink w:anchor="_Toc374286459" w:history="1">
        <w:r w:rsidRPr="004E682B">
          <w:rPr>
            <w:rStyle w:val="Hyperlink"/>
            <w:noProof/>
          </w:rPr>
          <w:t>Figura 4.6 Secuencia de instanciación de un servicio.</w:t>
        </w:r>
        <w:r>
          <w:rPr>
            <w:noProof/>
            <w:webHidden/>
          </w:rPr>
          <w:tab/>
        </w:r>
        <w:r>
          <w:rPr>
            <w:noProof/>
            <w:webHidden/>
          </w:rPr>
          <w:fldChar w:fldCharType="begin"/>
        </w:r>
        <w:r>
          <w:rPr>
            <w:noProof/>
            <w:webHidden/>
          </w:rPr>
          <w:instrText xml:space="preserve"> PAGEREF _Toc374286459 \h </w:instrText>
        </w:r>
        <w:r>
          <w:rPr>
            <w:noProof/>
            <w:webHidden/>
          </w:rPr>
        </w:r>
        <w:r>
          <w:rPr>
            <w:noProof/>
            <w:webHidden/>
          </w:rPr>
          <w:fldChar w:fldCharType="separate"/>
        </w:r>
        <w:r w:rsidR="004B17DA">
          <w:rPr>
            <w:noProof/>
            <w:webHidden/>
          </w:rPr>
          <w:t>48</w:t>
        </w:r>
        <w:r>
          <w:rPr>
            <w:noProof/>
            <w:webHidden/>
          </w:rPr>
          <w:fldChar w:fldCharType="end"/>
        </w:r>
      </w:hyperlink>
    </w:p>
    <w:p w14:paraId="60703952" w14:textId="77777777" w:rsidR="00DC4200" w:rsidRDefault="00DC4200">
      <w:pPr>
        <w:pStyle w:val="TableofFigures"/>
        <w:tabs>
          <w:tab w:val="right" w:leader="dot" w:pos="9350"/>
        </w:tabs>
        <w:rPr>
          <w:rFonts w:eastAsiaTheme="minorEastAsia" w:cstheme="minorBidi"/>
          <w:smallCaps w:val="0"/>
          <w:noProof/>
          <w:color w:val="auto"/>
          <w:szCs w:val="22"/>
          <w:lang w:val="es-ES" w:eastAsia="es-ES"/>
        </w:rPr>
      </w:pPr>
      <w:hyperlink w:anchor="_Toc374286460" w:history="1">
        <w:r w:rsidRPr="004E682B">
          <w:rPr>
            <w:rStyle w:val="Hyperlink"/>
            <w:noProof/>
          </w:rPr>
          <w:t>Figura 4.7 Abstracción de adapters para frameworks de terceros.</w:t>
        </w:r>
        <w:r>
          <w:rPr>
            <w:noProof/>
            <w:webHidden/>
          </w:rPr>
          <w:tab/>
        </w:r>
        <w:r>
          <w:rPr>
            <w:noProof/>
            <w:webHidden/>
          </w:rPr>
          <w:fldChar w:fldCharType="begin"/>
        </w:r>
        <w:r>
          <w:rPr>
            <w:noProof/>
            <w:webHidden/>
          </w:rPr>
          <w:instrText xml:space="preserve"> PAGEREF _Toc374286460 \h </w:instrText>
        </w:r>
        <w:r>
          <w:rPr>
            <w:noProof/>
            <w:webHidden/>
          </w:rPr>
        </w:r>
        <w:r>
          <w:rPr>
            <w:noProof/>
            <w:webHidden/>
          </w:rPr>
          <w:fldChar w:fldCharType="separate"/>
        </w:r>
        <w:r w:rsidR="004B17DA">
          <w:rPr>
            <w:noProof/>
            <w:webHidden/>
          </w:rPr>
          <w:t>50</w:t>
        </w:r>
        <w:r>
          <w:rPr>
            <w:noProof/>
            <w:webHidden/>
          </w:rPr>
          <w:fldChar w:fldCharType="end"/>
        </w:r>
      </w:hyperlink>
    </w:p>
    <w:p w14:paraId="4C53E5BE" w14:textId="77777777" w:rsidR="00DC4200" w:rsidRDefault="00DC4200">
      <w:pPr>
        <w:pStyle w:val="TableofFigures"/>
        <w:tabs>
          <w:tab w:val="right" w:leader="dot" w:pos="9350"/>
        </w:tabs>
        <w:rPr>
          <w:rFonts w:eastAsiaTheme="minorEastAsia" w:cstheme="minorBidi"/>
          <w:smallCaps w:val="0"/>
          <w:noProof/>
          <w:color w:val="auto"/>
          <w:szCs w:val="22"/>
          <w:lang w:val="es-ES" w:eastAsia="es-ES"/>
        </w:rPr>
      </w:pPr>
      <w:hyperlink w:anchor="_Toc374286461" w:history="1">
        <w:r w:rsidRPr="004E682B">
          <w:rPr>
            <w:rStyle w:val="Hyperlink"/>
            <w:noProof/>
          </w:rPr>
          <w:t>Figura 4.8 Secuencia de inicialización de un adapter y solicitud de almacenamiento.</w:t>
        </w:r>
        <w:r>
          <w:rPr>
            <w:noProof/>
            <w:webHidden/>
          </w:rPr>
          <w:tab/>
        </w:r>
        <w:r>
          <w:rPr>
            <w:noProof/>
            <w:webHidden/>
          </w:rPr>
          <w:fldChar w:fldCharType="begin"/>
        </w:r>
        <w:r>
          <w:rPr>
            <w:noProof/>
            <w:webHidden/>
          </w:rPr>
          <w:instrText xml:space="preserve"> PAGEREF _Toc374286461 \h </w:instrText>
        </w:r>
        <w:r>
          <w:rPr>
            <w:noProof/>
            <w:webHidden/>
          </w:rPr>
        </w:r>
        <w:r>
          <w:rPr>
            <w:noProof/>
            <w:webHidden/>
          </w:rPr>
          <w:fldChar w:fldCharType="separate"/>
        </w:r>
        <w:r w:rsidR="004B17DA">
          <w:rPr>
            <w:noProof/>
            <w:webHidden/>
          </w:rPr>
          <w:t>51</w:t>
        </w:r>
        <w:r>
          <w:rPr>
            <w:noProof/>
            <w:webHidden/>
          </w:rPr>
          <w:fldChar w:fldCharType="end"/>
        </w:r>
      </w:hyperlink>
    </w:p>
    <w:p w14:paraId="49A181EA" w14:textId="77777777" w:rsidR="00DC4200" w:rsidRDefault="00DC4200">
      <w:pPr>
        <w:pStyle w:val="TableofFigures"/>
        <w:tabs>
          <w:tab w:val="right" w:leader="dot" w:pos="9350"/>
        </w:tabs>
        <w:rPr>
          <w:rFonts w:eastAsiaTheme="minorEastAsia" w:cstheme="minorBidi"/>
          <w:smallCaps w:val="0"/>
          <w:noProof/>
          <w:color w:val="auto"/>
          <w:szCs w:val="22"/>
          <w:lang w:val="es-ES" w:eastAsia="es-ES"/>
        </w:rPr>
      </w:pPr>
      <w:hyperlink w:anchor="_Toc374286462" w:history="1">
        <w:r w:rsidRPr="004E682B">
          <w:rPr>
            <w:rStyle w:val="Hyperlink"/>
            <w:noProof/>
          </w:rPr>
          <w:t>Figura 4.9 Diagrama de clases de Aether-loader.</w:t>
        </w:r>
        <w:r>
          <w:rPr>
            <w:noProof/>
            <w:webHidden/>
          </w:rPr>
          <w:tab/>
        </w:r>
        <w:r>
          <w:rPr>
            <w:noProof/>
            <w:webHidden/>
          </w:rPr>
          <w:fldChar w:fldCharType="begin"/>
        </w:r>
        <w:r>
          <w:rPr>
            <w:noProof/>
            <w:webHidden/>
          </w:rPr>
          <w:instrText xml:space="preserve"> PAGEREF _Toc374286462 \h </w:instrText>
        </w:r>
        <w:r>
          <w:rPr>
            <w:noProof/>
            <w:webHidden/>
          </w:rPr>
        </w:r>
        <w:r>
          <w:rPr>
            <w:noProof/>
            <w:webHidden/>
          </w:rPr>
          <w:fldChar w:fldCharType="separate"/>
        </w:r>
        <w:r w:rsidR="004B17DA">
          <w:rPr>
            <w:noProof/>
            <w:webHidden/>
          </w:rPr>
          <w:t>53</w:t>
        </w:r>
        <w:r>
          <w:rPr>
            <w:noProof/>
            <w:webHidden/>
          </w:rPr>
          <w:fldChar w:fldCharType="end"/>
        </w:r>
      </w:hyperlink>
    </w:p>
    <w:p w14:paraId="5401CA52" w14:textId="77777777" w:rsidR="00DC4200" w:rsidRDefault="00DC4200">
      <w:pPr>
        <w:pStyle w:val="TableofFigures"/>
        <w:tabs>
          <w:tab w:val="right" w:leader="dot" w:pos="9350"/>
        </w:tabs>
        <w:rPr>
          <w:rFonts w:eastAsiaTheme="minorEastAsia" w:cstheme="minorBidi"/>
          <w:smallCaps w:val="0"/>
          <w:noProof/>
          <w:color w:val="auto"/>
          <w:szCs w:val="22"/>
          <w:lang w:val="es-ES" w:eastAsia="es-ES"/>
        </w:rPr>
      </w:pPr>
      <w:hyperlink r:id="rId10" w:anchor="_Toc374286463" w:history="1">
        <w:r w:rsidRPr="004E682B">
          <w:rPr>
            <w:rStyle w:val="Hyperlink"/>
            <w:noProof/>
          </w:rPr>
          <w:t>Figura 4.10 Estructura del archivo XML de configuración de un adapter.</w:t>
        </w:r>
        <w:r>
          <w:rPr>
            <w:noProof/>
            <w:webHidden/>
          </w:rPr>
          <w:tab/>
        </w:r>
        <w:r>
          <w:rPr>
            <w:noProof/>
            <w:webHidden/>
          </w:rPr>
          <w:fldChar w:fldCharType="begin"/>
        </w:r>
        <w:r>
          <w:rPr>
            <w:noProof/>
            <w:webHidden/>
          </w:rPr>
          <w:instrText xml:space="preserve"> PAGEREF _Toc374286463 \h </w:instrText>
        </w:r>
        <w:r>
          <w:rPr>
            <w:noProof/>
            <w:webHidden/>
          </w:rPr>
        </w:r>
        <w:r>
          <w:rPr>
            <w:noProof/>
            <w:webHidden/>
          </w:rPr>
          <w:fldChar w:fldCharType="separate"/>
        </w:r>
        <w:r w:rsidR="004B17DA">
          <w:rPr>
            <w:noProof/>
            <w:webHidden/>
          </w:rPr>
          <w:t>54</w:t>
        </w:r>
        <w:r>
          <w:rPr>
            <w:noProof/>
            <w:webHidden/>
          </w:rPr>
          <w:fldChar w:fldCharType="end"/>
        </w:r>
      </w:hyperlink>
    </w:p>
    <w:p w14:paraId="63BB7D3C" w14:textId="77777777" w:rsidR="00DC4200" w:rsidRDefault="00DC4200">
      <w:pPr>
        <w:pStyle w:val="TableofFigures"/>
        <w:tabs>
          <w:tab w:val="right" w:leader="dot" w:pos="9350"/>
        </w:tabs>
        <w:rPr>
          <w:rFonts w:eastAsiaTheme="minorEastAsia" w:cstheme="minorBidi"/>
          <w:smallCaps w:val="0"/>
          <w:noProof/>
          <w:color w:val="auto"/>
          <w:szCs w:val="22"/>
          <w:lang w:val="es-ES" w:eastAsia="es-ES"/>
        </w:rPr>
      </w:pPr>
      <w:hyperlink w:anchor="_Toc374286464" w:history="1">
        <w:r w:rsidRPr="004E682B">
          <w:rPr>
            <w:rStyle w:val="Hyperlink"/>
            <w:noProof/>
          </w:rPr>
          <w:t>Figura 5.1 Diagrama abstracto del funcionamiento de neoeedit.</w:t>
        </w:r>
        <w:r>
          <w:rPr>
            <w:noProof/>
            <w:webHidden/>
          </w:rPr>
          <w:tab/>
        </w:r>
        <w:r>
          <w:rPr>
            <w:noProof/>
            <w:webHidden/>
          </w:rPr>
          <w:fldChar w:fldCharType="begin"/>
        </w:r>
        <w:r>
          <w:rPr>
            <w:noProof/>
            <w:webHidden/>
          </w:rPr>
          <w:instrText xml:space="preserve"> PAGEREF _Toc374286464 \h </w:instrText>
        </w:r>
        <w:r>
          <w:rPr>
            <w:noProof/>
            <w:webHidden/>
          </w:rPr>
        </w:r>
        <w:r>
          <w:rPr>
            <w:noProof/>
            <w:webHidden/>
          </w:rPr>
          <w:fldChar w:fldCharType="separate"/>
        </w:r>
        <w:r w:rsidR="004B17DA">
          <w:rPr>
            <w:noProof/>
            <w:webHidden/>
          </w:rPr>
          <w:t>64</w:t>
        </w:r>
        <w:r>
          <w:rPr>
            <w:noProof/>
            <w:webHidden/>
          </w:rPr>
          <w:fldChar w:fldCharType="end"/>
        </w:r>
      </w:hyperlink>
    </w:p>
    <w:p w14:paraId="2AC051A5" w14:textId="77777777" w:rsidR="00DC4200" w:rsidRDefault="00DC4200">
      <w:pPr>
        <w:pStyle w:val="TableofFigures"/>
        <w:tabs>
          <w:tab w:val="right" w:leader="dot" w:pos="9350"/>
        </w:tabs>
        <w:rPr>
          <w:rFonts w:eastAsiaTheme="minorEastAsia" w:cstheme="minorBidi"/>
          <w:smallCaps w:val="0"/>
          <w:noProof/>
          <w:color w:val="auto"/>
          <w:szCs w:val="22"/>
          <w:lang w:val="es-ES" w:eastAsia="es-ES"/>
        </w:rPr>
      </w:pPr>
      <w:hyperlink w:anchor="_Toc374286465" w:history="1">
        <w:r w:rsidRPr="004E682B">
          <w:rPr>
            <w:rStyle w:val="Hyperlink"/>
            <w:noProof/>
          </w:rPr>
          <w:t>Figura 5.2 Líneas de código y configuración adicionales de cada implementación.</w:t>
        </w:r>
        <w:r>
          <w:rPr>
            <w:noProof/>
            <w:webHidden/>
          </w:rPr>
          <w:tab/>
        </w:r>
        <w:r>
          <w:rPr>
            <w:noProof/>
            <w:webHidden/>
          </w:rPr>
          <w:fldChar w:fldCharType="begin"/>
        </w:r>
        <w:r>
          <w:rPr>
            <w:noProof/>
            <w:webHidden/>
          </w:rPr>
          <w:instrText xml:space="preserve"> PAGEREF _Toc374286465 \h </w:instrText>
        </w:r>
        <w:r>
          <w:rPr>
            <w:noProof/>
            <w:webHidden/>
          </w:rPr>
        </w:r>
        <w:r>
          <w:rPr>
            <w:noProof/>
            <w:webHidden/>
          </w:rPr>
          <w:fldChar w:fldCharType="separate"/>
        </w:r>
        <w:r w:rsidR="004B17DA">
          <w:rPr>
            <w:noProof/>
            <w:webHidden/>
          </w:rPr>
          <w:t>65</w:t>
        </w:r>
        <w:r>
          <w:rPr>
            <w:noProof/>
            <w:webHidden/>
          </w:rPr>
          <w:fldChar w:fldCharType="end"/>
        </w:r>
      </w:hyperlink>
    </w:p>
    <w:p w14:paraId="2F090188" w14:textId="77777777" w:rsidR="00DC4200" w:rsidRDefault="00DC4200">
      <w:pPr>
        <w:pStyle w:val="TableofFigures"/>
        <w:tabs>
          <w:tab w:val="right" w:leader="dot" w:pos="9350"/>
        </w:tabs>
        <w:rPr>
          <w:rFonts w:eastAsiaTheme="minorEastAsia" w:cstheme="minorBidi"/>
          <w:smallCaps w:val="0"/>
          <w:noProof/>
          <w:color w:val="auto"/>
          <w:szCs w:val="22"/>
          <w:lang w:val="es-ES" w:eastAsia="es-ES"/>
        </w:rPr>
      </w:pPr>
      <w:hyperlink w:anchor="_Toc374286466" w:history="1">
        <w:r w:rsidRPr="004E682B">
          <w:rPr>
            <w:rStyle w:val="Hyperlink"/>
            <w:noProof/>
          </w:rPr>
          <w:t>Figura 5.3 Líneas de código consultado para realizar cada implementación.</w:t>
        </w:r>
        <w:r>
          <w:rPr>
            <w:noProof/>
            <w:webHidden/>
          </w:rPr>
          <w:tab/>
        </w:r>
        <w:r>
          <w:rPr>
            <w:noProof/>
            <w:webHidden/>
          </w:rPr>
          <w:fldChar w:fldCharType="begin"/>
        </w:r>
        <w:r>
          <w:rPr>
            <w:noProof/>
            <w:webHidden/>
          </w:rPr>
          <w:instrText xml:space="preserve"> PAGEREF _Toc374286466 \h </w:instrText>
        </w:r>
        <w:r>
          <w:rPr>
            <w:noProof/>
            <w:webHidden/>
          </w:rPr>
        </w:r>
        <w:r>
          <w:rPr>
            <w:noProof/>
            <w:webHidden/>
          </w:rPr>
          <w:fldChar w:fldCharType="separate"/>
        </w:r>
        <w:r w:rsidR="004B17DA">
          <w:rPr>
            <w:noProof/>
            <w:webHidden/>
          </w:rPr>
          <w:t>66</w:t>
        </w:r>
        <w:r>
          <w:rPr>
            <w:noProof/>
            <w:webHidden/>
          </w:rPr>
          <w:fldChar w:fldCharType="end"/>
        </w:r>
      </w:hyperlink>
    </w:p>
    <w:p w14:paraId="078C890A" w14:textId="77777777" w:rsidR="00DC4200" w:rsidRDefault="00DC4200">
      <w:pPr>
        <w:pStyle w:val="TableofFigures"/>
        <w:tabs>
          <w:tab w:val="right" w:leader="dot" w:pos="9350"/>
        </w:tabs>
        <w:rPr>
          <w:rFonts w:eastAsiaTheme="minorEastAsia" w:cstheme="minorBidi"/>
          <w:smallCaps w:val="0"/>
          <w:noProof/>
          <w:color w:val="auto"/>
          <w:szCs w:val="22"/>
          <w:lang w:val="es-ES" w:eastAsia="es-ES"/>
        </w:rPr>
      </w:pPr>
      <w:hyperlink w:anchor="_Toc374286467" w:history="1">
        <w:r w:rsidRPr="004E682B">
          <w:rPr>
            <w:rStyle w:val="Hyperlink"/>
            <w:noProof/>
          </w:rPr>
          <w:t>Figura 5.4 Consumo de memoria en tiempo de ejecución para cada framework.</w:t>
        </w:r>
        <w:r>
          <w:rPr>
            <w:noProof/>
            <w:webHidden/>
          </w:rPr>
          <w:tab/>
        </w:r>
        <w:r>
          <w:rPr>
            <w:noProof/>
            <w:webHidden/>
          </w:rPr>
          <w:fldChar w:fldCharType="begin"/>
        </w:r>
        <w:r>
          <w:rPr>
            <w:noProof/>
            <w:webHidden/>
          </w:rPr>
          <w:instrText xml:space="preserve"> PAGEREF _Toc374286467 \h </w:instrText>
        </w:r>
        <w:r>
          <w:rPr>
            <w:noProof/>
            <w:webHidden/>
          </w:rPr>
        </w:r>
        <w:r>
          <w:rPr>
            <w:noProof/>
            <w:webHidden/>
          </w:rPr>
          <w:fldChar w:fldCharType="separate"/>
        </w:r>
        <w:r w:rsidR="004B17DA">
          <w:rPr>
            <w:noProof/>
            <w:webHidden/>
          </w:rPr>
          <w:t>67</w:t>
        </w:r>
        <w:r>
          <w:rPr>
            <w:noProof/>
            <w:webHidden/>
          </w:rPr>
          <w:fldChar w:fldCharType="end"/>
        </w:r>
      </w:hyperlink>
    </w:p>
    <w:p w14:paraId="3571F4D0" w14:textId="77777777" w:rsidR="00DC4200" w:rsidRDefault="00DC4200">
      <w:pPr>
        <w:pStyle w:val="TableofFigures"/>
        <w:tabs>
          <w:tab w:val="right" w:leader="dot" w:pos="9350"/>
        </w:tabs>
        <w:rPr>
          <w:rFonts w:eastAsiaTheme="minorEastAsia" w:cstheme="minorBidi"/>
          <w:smallCaps w:val="0"/>
          <w:noProof/>
          <w:color w:val="auto"/>
          <w:szCs w:val="22"/>
          <w:lang w:val="es-ES" w:eastAsia="es-ES"/>
        </w:rPr>
      </w:pPr>
      <w:hyperlink w:anchor="_Toc374286468" w:history="1">
        <w:r w:rsidRPr="004E682B">
          <w:rPr>
            <w:rStyle w:val="Hyperlink"/>
            <w:noProof/>
          </w:rPr>
          <w:t>Figura 5.5 Consumo de CPU en tiempo de ejecución para cada framework.</w:t>
        </w:r>
        <w:r>
          <w:rPr>
            <w:noProof/>
            <w:webHidden/>
          </w:rPr>
          <w:tab/>
        </w:r>
        <w:r>
          <w:rPr>
            <w:noProof/>
            <w:webHidden/>
          </w:rPr>
          <w:fldChar w:fldCharType="begin"/>
        </w:r>
        <w:r>
          <w:rPr>
            <w:noProof/>
            <w:webHidden/>
          </w:rPr>
          <w:instrText xml:space="preserve"> PAGEREF _Toc374286468 \h </w:instrText>
        </w:r>
        <w:r>
          <w:rPr>
            <w:noProof/>
            <w:webHidden/>
          </w:rPr>
        </w:r>
        <w:r>
          <w:rPr>
            <w:noProof/>
            <w:webHidden/>
          </w:rPr>
          <w:fldChar w:fldCharType="separate"/>
        </w:r>
        <w:r w:rsidR="004B17DA">
          <w:rPr>
            <w:noProof/>
            <w:webHidden/>
          </w:rPr>
          <w:t>67</w:t>
        </w:r>
        <w:r>
          <w:rPr>
            <w:noProof/>
            <w:webHidden/>
          </w:rPr>
          <w:fldChar w:fldCharType="end"/>
        </w:r>
      </w:hyperlink>
    </w:p>
    <w:p w14:paraId="6FC9A188" w14:textId="77777777" w:rsidR="00DC4200" w:rsidRDefault="00DC4200">
      <w:pPr>
        <w:pStyle w:val="TableofFigures"/>
        <w:tabs>
          <w:tab w:val="right" w:leader="dot" w:pos="9350"/>
        </w:tabs>
        <w:rPr>
          <w:rFonts w:eastAsiaTheme="minorEastAsia" w:cstheme="minorBidi"/>
          <w:smallCaps w:val="0"/>
          <w:noProof/>
          <w:color w:val="auto"/>
          <w:szCs w:val="22"/>
          <w:lang w:val="es-ES" w:eastAsia="es-ES"/>
        </w:rPr>
      </w:pPr>
      <w:hyperlink w:anchor="_Toc374286469" w:history="1">
        <w:r w:rsidRPr="004E682B">
          <w:rPr>
            <w:rStyle w:val="Hyperlink"/>
            <w:noProof/>
          </w:rPr>
          <w:t>Figura 5.6 Líneas de código y configuración adicionales para migraciones entre protocolos.</w:t>
        </w:r>
        <w:r>
          <w:rPr>
            <w:noProof/>
            <w:webHidden/>
          </w:rPr>
          <w:tab/>
        </w:r>
        <w:r>
          <w:rPr>
            <w:noProof/>
            <w:webHidden/>
          </w:rPr>
          <w:fldChar w:fldCharType="begin"/>
        </w:r>
        <w:r>
          <w:rPr>
            <w:noProof/>
            <w:webHidden/>
          </w:rPr>
          <w:instrText xml:space="preserve"> PAGEREF _Toc374286469 \h </w:instrText>
        </w:r>
        <w:r>
          <w:rPr>
            <w:noProof/>
            <w:webHidden/>
          </w:rPr>
        </w:r>
        <w:r>
          <w:rPr>
            <w:noProof/>
            <w:webHidden/>
          </w:rPr>
          <w:fldChar w:fldCharType="separate"/>
        </w:r>
        <w:r w:rsidR="004B17DA">
          <w:rPr>
            <w:noProof/>
            <w:webHidden/>
          </w:rPr>
          <w:t>68</w:t>
        </w:r>
        <w:r>
          <w:rPr>
            <w:noProof/>
            <w:webHidden/>
          </w:rPr>
          <w:fldChar w:fldCharType="end"/>
        </w:r>
      </w:hyperlink>
    </w:p>
    <w:p w14:paraId="2546D3AC" w14:textId="77777777" w:rsidR="00DC4200" w:rsidRDefault="00DC4200">
      <w:pPr>
        <w:pStyle w:val="TableofFigures"/>
        <w:tabs>
          <w:tab w:val="right" w:leader="dot" w:pos="9350"/>
        </w:tabs>
        <w:rPr>
          <w:rFonts w:eastAsiaTheme="minorEastAsia" w:cstheme="minorBidi"/>
          <w:smallCaps w:val="0"/>
          <w:noProof/>
          <w:color w:val="auto"/>
          <w:szCs w:val="22"/>
          <w:lang w:val="es-ES" w:eastAsia="es-ES"/>
        </w:rPr>
      </w:pPr>
      <w:hyperlink w:anchor="_Toc374286470" w:history="1">
        <w:r w:rsidRPr="004E682B">
          <w:rPr>
            <w:rStyle w:val="Hyperlink"/>
            <w:noProof/>
          </w:rPr>
          <w:t>Figura 5.7 Líneas de código adicionales para migraciones entre frameworks.</w:t>
        </w:r>
        <w:r>
          <w:rPr>
            <w:noProof/>
            <w:webHidden/>
          </w:rPr>
          <w:tab/>
        </w:r>
        <w:r>
          <w:rPr>
            <w:noProof/>
            <w:webHidden/>
          </w:rPr>
          <w:fldChar w:fldCharType="begin"/>
        </w:r>
        <w:r>
          <w:rPr>
            <w:noProof/>
            <w:webHidden/>
          </w:rPr>
          <w:instrText xml:space="preserve"> PAGEREF _Toc374286470 \h </w:instrText>
        </w:r>
        <w:r>
          <w:rPr>
            <w:noProof/>
            <w:webHidden/>
          </w:rPr>
        </w:r>
        <w:r>
          <w:rPr>
            <w:noProof/>
            <w:webHidden/>
          </w:rPr>
          <w:fldChar w:fldCharType="separate"/>
        </w:r>
        <w:r w:rsidR="004B17DA">
          <w:rPr>
            <w:noProof/>
            <w:webHidden/>
          </w:rPr>
          <w:t>70</w:t>
        </w:r>
        <w:r>
          <w:rPr>
            <w:noProof/>
            <w:webHidden/>
          </w:rPr>
          <w:fldChar w:fldCharType="end"/>
        </w:r>
      </w:hyperlink>
    </w:p>
    <w:p w14:paraId="29332B4D" w14:textId="77777777" w:rsidR="00DC4200" w:rsidRDefault="00DC4200">
      <w:pPr>
        <w:pStyle w:val="TableofFigures"/>
        <w:tabs>
          <w:tab w:val="right" w:leader="dot" w:pos="9350"/>
        </w:tabs>
        <w:rPr>
          <w:rFonts w:eastAsiaTheme="minorEastAsia" w:cstheme="minorBidi"/>
          <w:smallCaps w:val="0"/>
          <w:noProof/>
          <w:color w:val="auto"/>
          <w:szCs w:val="22"/>
          <w:lang w:val="es-ES" w:eastAsia="es-ES"/>
        </w:rPr>
      </w:pPr>
      <w:hyperlink w:anchor="_Toc374286471" w:history="1">
        <w:r w:rsidRPr="004E682B">
          <w:rPr>
            <w:rStyle w:val="Hyperlink"/>
            <w:noProof/>
          </w:rPr>
          <w:t>Figura 5.8 Líneas de configuración adicionales para migraciones entre frameworks.</w:t>
        </w:r>
        <w:r>
          <w:rPr>
            <w:noProof/>
            <w:webHidden/>
          </w:rPr>
          <w:tab/>
        </w:r>
        <w:r>
          <w:rPr>
            <w:noProof/>
            <w:webHidden/>
          </w:rPr>
          <w:fldChar w:fldCharType="begin"/>
        </w:r>
        <w:r>
          <w:rPr>
            <w:noProof/>
            <w:webHidden/>
          </w:rPr>
          <w:instrText xml:space="preserve"> PAGEREF _Toc374286471 \h </w:instrText>
        </w:r>
        <w:r>
          <w:rPr>
            <w:noProof/>
            <w:webHidden/>
          </w:rPr>
        </w:r>
        <w:r>
          <w:rPr>
            <w:noProof/>
            <w:webHidden/>
          </w:rPr>
          <w:fldChar w:fldCharType="separate"/>
        </w:r>
        <w:r w:rsidR="004B17DA">
          <w:rPr>
            <w:noProof/>
            <w:webHidden/>
          </w:rPr>
          <w:t>71</w:t>
        </w:r>
        <w:r>
          <w:rPr>
            <w:noProof/>
            <w:webHidden/>
          </w:rPr>
          <w:fldChar w:fldCharType="end"/>
        </w:r>
      </w:hyperlink>
    </w:p>
    <w:p w14:paraId="2B10FD32" w14:textId="77777777" w:rsidR="00DC4200" w:rsidRDefault="00DC4200">
      <w:pPr>
        <w:pStyle w:val="TableofFigures"/>
        <w:tabs>
          <w:tab w:val="right" w:leader="dot" w:pos="9350"/>
        </w:tabs>
        <w:rPr>
          <w:rFonts w:eastAsiaTheme="minorEastAsia" w:cstheme="minorBidi"/>
          <w:smallCaps w:val="0"/>
          <w:noProof/>
          <w:color w:val="auto"/>
          <w:szCs w:val="22"/>
          <w:lang w:val="es-ES" w:eastAsia="es-ES"/>
        </w:rPr>
      </w:pPr>
      <w:hyperlink w:anchor="_Toc374286472" w:history="1">
        <w:r w:rsidRPr="004E682B">
          <w:rPr>
            <w:rStyle w:val="Hyperlink"/>
            <w:noProof/>
          </w:rPr>
          <w:t>Figura 5.9 Líneas de código consultado para migraciones entre frameworks.</w:t>
        </w:r>
        <w:r>
          <w:rPr>
            <w:noProof/>
            <w:webHidden/>
          </w:rPr>
          <w:tab/>
        </w:r>
        <w:r>
          <w:rPr>
            <w:noProof/>
            <w:webHidden/>
          </w:rPr>
          <w:fldChar w:fldCharType="begin"/>
        </w:r>
        <w:r>
          <w:rPr>
            <w:noProof/>
            <w:webHidden/>
          </w:rPr>
          <w:instrText xml:space="preserve"> PAGEREF _Toc374286472 \h </w:instrText>
        </w:r>
        <w:r>
          <w:rPr>
            <w:noProof/>
            <w:webHidden/>
          </w:rPr>
        </w:r>
        <w:r>
          <w:rPr>
            <w:noProof/>
            <w:webHidden/>
          </w:rPr>
          <w:fldChar w:fldCharType="separate"/>
        </w:r>
        <w:r w:rsidR="004B17DA">
          <w:rPr>
            <w:noProof/>
            <w:webHidden/>
          </w:rPr>
          <w:t>72</w:t>
        </w:r>
        <w:r>
          <w:rPr>
            <w:noProof/>
            <w:webHidden/>
          </w:rPr>
          <w:fldChar w:fldCharType="end"/>
        </w:r>
      </w:hyperlink>
    </w:p>
    <w:p w14:paraId="45CE20EF" w14:textId="77777777" w:rsidR="00DC4200" w:rsidRDefault="00DC4200">
      <w:pPr>
        <w:pStyle w:val="TableofFigures"/>
        <w:tabs>
          <w:tab w:val="right" w:leader="dot" w:pos="9350"/>
        </w:tabs>
        <w:rPr>
          <w:rFonts w:eastAsiaTheme="minorEastAsia" w:cstheme="minorBidi"/>
          <w:smallCaps w:val="0"/>
          <w:noProof/>
          <w:color w:val="auto"/>
          <w:szCs w:val="22"/>
          <w:lang w:val="es-ES" w:eastAsia="es-ES"/>
        </w:rPr>
      </w:pPr>
      <w:hyperlink w:anchor="_Toc374286473" w:history="1">
        <w:r w:rsidRPr="004E682B">
          <w:rPr>
            <w:rStyle w:val="Hyperlink"/>
            <w:noProof/>
          </w:rPr>
          <w:t>Figura 5.10 Consumo de memoria en tiempo de ejecución para migraciones a Aether.</w:t>
        </w:r>
        <w:r>
          <w:rPr>
            <w:noProof/>
            <w:webHidden/>
          </w:rPr>
          <w:tab/>
        </w:r>
        <w:r>
          <w:rPr>
            <w:noProof/>
            <w:webHidden/>
          </w:rPr>
          <w:fldChar w:fldCharType="begin"/>
        </w:r>
        <w:r>
          <w:rPr>
            <w:noProof/>
            <w:webHidden/>
          </w:rPr>
          <w:instrText xml:space="preserve"> PAGEREF _Toc374286473 \h </w:instrText>
        </w:r>
        <w:r>
          <w:rPr>
            <w:noProof/>
            <w:webHidden/>
          </w:rPr>
        </w:r>
        <w:r>
          <w:rPr>
            <w:noProof/>
            <w:webHidden/>
          </w:rPr>
          <w:fldChar w:fldCharType="separate"/>
        </w:r>
        <w:r w:rsidR="004B17DA">
          <w:rPr>
            <w:noProof/>
            <w:webHidden/>
          </w:rPr>
          <w:t>72</w:t>
        </w:r>
        <w:r>
          <w:rPr>
            <w:noProof/>
            <w:webHidden/>
          </w:rPr>
          <w:fldChar w:fldCharType="end"/>
        </w:r>
      </w:hyperlink>
    </w:p>
    <w:p w14:paraId="0FD24C64" w14:textId="77777777" w:rsidR="00DC4200" w:rsidRDefault="00DC4200">
      <w:pPr>
        <w:pStyle w:val="TableofFigures"/>
        <w:tabs>
          <w:tab w:val="right" w:leader="dot" w:pos="9350"/>
        </w:tabs>
        <w:rPr>
          <w:rFonts w:eastAsiaTheme="minorEastAsia" w:cstheme="minorBidi"/>
          <w:smallCaps w:val="0"/>
          <w:noProof/>
          <w:color w:val="auto"/>
          <w:szCs w:val="22"/>
          <w:lang w:val="es-ES" w:eastAsia="es-ES"/>
        </w:rPr>
      </w:pPr>
      <w:hyperlink w:anchor="_Toc374286474" w:history="1">
        <w:r w:rsidRPr="004E682B">
          <w:rPr>
            <w:rStyle w:val="Hyperlink"/>
            <w:noProof/>
          </w:rPr>
          <w:t>Figura 5.11 Consumo de CPU en tiempo de ejecución para migraciones a Aether.</w:t>
        </w:r>
        <w:r>
          <w:rPr>
            <w:noProof/>
            <w:webHidden/>
          </w:rPr>
          <w:tab/>
        </w:r>
        <w:r>
          <w:rPr>
            <w:noProof/>
            <w:webHidden/>
          </w:rPr>
          <w:fldChar w:fldCharType="begin"/>
        </w:r>
        <w:r>
          <w:rPr>
            <w:noProof/>
            <w:webHidden/>
          </w:rPr>
          <w:instrText xml:space="preserve"> PAGEREF _Toc374286474 \h </w:instrText>
        </w:r>
        <w:r>
          <w:rPr>
            <w:noProof/>
            <w:webHidden/>
          </w:rPr>
        </w:r>
        <w:r>
          <w:rPr>
            <w:noProof/>
            <w:webHidden/>
          </w:rPr>
          <w:fldChar w:fldCharType="separate"/>
        </w:r>
        <w:r w:rsidR="004B17DA">
          <w:rPr>
            <w:noProof/>
            <w:webHidden/>
          </w:rPr>
          <w:t>73</w:t>
        </w:r>
        <w:r>
          <w:rPr>
            <w:noProof/>
            <w:webHidden/>
          </w:rPr>
          <w:fldChar w:fldCharType="end"/>
        </w:r>
      </w:hyperlink>
    </w:p>
    <w:p w14:paraId="11C94A75" w14:textId="77777777" w:rsidR="00DC4200" w:rsidRDefault="00DC4200">
      <w:pPr>
        <w:pStyle w:val="TableofFigures"/>
        <w:tabs>
          <w:tab w:val="right" w:leader="dot" w:pos="9350"/>
        </w:tabs>
        <w:rPr>
          <w:rFonts w:eastAsiaTheme="minorEastAsia" w:cstheme="minorBidi"/>
          <w:smallCaps w:val="0"/>
          <w:noProof/>
          <w:color w:val="auto"/>
          <w:szCs w:val="22"/>
          <w:lang w:val="es-ES" w:eastAsia="es-ES"/>
        </w:rPr>
      </w:pPr>
      <w:hyperlink w:anchor="_Toc374286475" w:history="1">
        <w:r w:rsidRPr="004E682B">
          <w:rPr>
            <w:rStyle w:val="Hyperlink"/>
            <w:noProof/>
          </w:rPr>
          <w:t>Figura 5.12 Diagrama abstracto del funcionamiento de JFileSync.</w:t>
        </w:r>
        <w:r>
          <w:rPr>
            <w:noProof/>
            <w:webHidden/>
          </w:rPr>
          <w:tab/>
        </w:r>
        <w:r>
          <w:rPr>
            <w:noProof/>
            <w:webHidden/>
          </w:rPr>
          <w:fldChar w:fldCharType="begin"/>
        </w:r>
        <w:r>
          <w:rPr>
            <w:noProof/>
            <w:webHidden/>
          </w:rPr>
          <w:instrText xml:space="preserve"> PAGEREF _Toc374286475 \h </w:instrText>
        </w:r>
        <w:r>
          <w:rPr>
            <w:noProof/>
            <w:webHidden/>
          </w:rPr>
        </w:r>
        <w:r>
          <w:rPr>
            <w:noProof/>
            <w:webHidden/>
          </w:rPr>
          <w:fldChar w:fldCharType="separate"/>
        </w:r>
        <w:r w:rsidR="004B17DA">
          <w:rPr>
            <w:noProof/>
            <w:webHidden/>
          </w:rPr>
          <w:t>74</w:t>
        </w:r>
        <w:r>
          <w:rPr>
            <w:noProof/>
            <w:webHidden/>
          </w:rPr>
          <w:fldChar w:fldCharType="end"/>
        </w:r>
      </w:hyperlink>
    </w:p>
    <w:p w14:paraId="723A31D5" w14:textId="77777777" w:rsidR="00DC4200" w:rsidRDefault="00DC4200">
      <w:pPr>
        <w:pStyle w:val="TableofFigures"/>
        <w:tabs>
          <w:tab w:val="right" w:leader="dot" w:pos="9350"/>
        </w:tabs>
        <w:rPr>
          <w:rFonts w:eastAsiaTheme="minorEastAsia" w:cstheme="minorBidi"/>
          <w:smallCaps w:val="0"/>
          <w:noProof/>
          <w:color w:val="auto"/>
          <w:szCs w:val="22"/>
          <w:lang w:val="es-ES" w:eastAsia="es-ES"/>
        </w:rPr>
      </w:pPr>
      <w:hyperlink w:anchor="_Toc374286476" w:history="1">
        <w:r w:rsidRPr="004E682B">
          <w:rPr>
            <w:rStyle w:val="Hyperlink"/>
            <w:noProof/>
          </w:rPr>
          <w:t>Figura 5.13 Líneas de código y configuración adicionales de cada implementación.</w:t>
        </w:r>
        <w:r>
          <w:rPr>
            <w:noProof/>
            <w:webHidden/>
          </w:rPr>
          <w:tab/>
        </w:r>
        <w:r>
          <w:rPr>
            <w:noProof/>
            <w:webHidden/>
          </w:rPr>
          <w:fldChar w:fldCharType="begin"/>
        </w:r>
        <w:r>
          <w:rPr>
            <w:noProof/>
            <w:webHidden/>
          </w:rPr>
          <w:instrText xml:space="preserve"> PAGEREF _Toc374286476 \h </w:instrText>
        </w:r>
        <w:r>
          <w:rPr>
            <w:noProof/>
            <w:webHidden/>
          </w:rPr>
        </w:r>
        <w:r>
          <w:rPr>
            <w:noProof/>
            <w:webHidden/>
          </w:rPr>
          <w:fldChar w:fldCharType="separate"/>
        </w:r>
        <w:r w:rsidR="004B17DA">
          <w:rPr>
            <w:noProof/>
            <w:webHidden/>
          </w:rPr>
          <w:t>75</w:t>
        </w:r>
        <w:r>
          <w:rPr>
            <w:noProof/>
            <w:webHidden/>
          </w:rPr>
          <w:fldChar w:fldCharType="end"/>
        </w:r>
      </w:hyperlink>
    </w:p>
    <w:p w14:paraId="3D96B596" w14:textId="77777777" w:rsidR="00DC4200" w:rsidRDefault="00DC4200">
      <w:pPr>
        <w:pStyle w:val="TableofFigures"/>
        <w:tabs>
          <w:tab w:val="right" w:leader="dot" w:pos="9350"/>
        </w:tabs>
        <w:rPr>
          <w:rFonts w:eastAsiaTheme="minorEastAsia" w:cstheme="minorBidi"/>
          <w:smallCaps w:val="0"/>
          <w:noProof/>
          <w:color w:val="auto"/>
          <w:szCs w:val="22"/>
          <w:lang w:val="es-ES" w:eastAsia="es-ES"/>
        </w:rPr>
      </w:pPr>
      <w:hyperlink w:anchor="_Toc374286477" w:history="1">
        <w:r w:rsidRPr="004E682B">
          <w:rPr>
            <w:rStyle w:val="Hyperlink"/>
            <w:noProof/>
          </w:rPr>
          <w:t>Figura 5.14 Líneas de código consultado para realizar cada implementación.</w:t>
        </w:r>
        <w:r>
          <w:rPr>
            <w:noProof/>
            <w:webHidden/>
          </w:rPr>
          <w:tab/>
        </w:r>
        <w:r>
          <w:rPr>
            <w:noProof/>
            <w:webHidden/>
          </w:rPr>
          <w:fldChar w:fldCharType="begin"/>
        </w:r>
        <w:r>
          <w:rPr>
            <w:noProof/>
            <w:webHidden/>
          </w:rPr>
          <w:instrText xml:space="preserve"> PAGEREF _Toc374286477 \h </w:instrText>
        </w:r>
        <w:r>
          <w:rPr>
            <w:noProof/>
            <w:webHidden/>
          </w:rPr>
        </w:r>
        <w:r>
          <w:rPr>
            <w:noProof/>
            <w:webHidden/>
          </w:rPr>
          <w:fldChar w:fldCharType="separate"/>
        </w:r>
        <w:r w:rsidR="004B17DA">
          <w:rPr>
            <w:noProof/>
            <w:webHidden/>
          </w:rPr>
          <w:t>76</w:t>
        </w:r>
        <w:r>
          <w:rPr>
            <w:noProof/>
            <w:webHidden/>
          </w:rPr>
          <w:fldChar w:fldCharType="end"/>
        </w:r>
      </w:hyperlink>
    </w:p>
    <w:p w14:paraId="59C1030C" w14:textId="77777777" w:rsidR="00DC4200" w:rsidRDefault="00DC4200">
      <w:pPr>
        <w:pStyle w:val="TableofFigures"/>
        <w:tabs>
          <w:tab w:val="right" w:leader="dot" w:pos="9350"/>
        </w:tabs>
        <w:rPr>
          <w:rFonts w:eastAsiaTheme="minorEastAsia" w:cstheme="minorBidi"/>
          <w:smallCaps w:val="0"/>
          <w:noProof/>
          <w:color w:val="auto"/>
          <w:szCs w:val="22"/>
          <w:lang w:val="es-ES" w:eastAsia="es-ES"/>
        </w:rPr>
      </w:pPr>
      <w:hyperlink w:anchor="_Toc374286478" w:history="1">
        <w:r w:rsidRPr="004E682B">
          <w:rPr>
            <w:rStyle w:val="Hyperlink"/>
            <w:noProof/>
          </w:rPr>
          <w:t>Figura 5.15 Consumo de memoria en tiempo de ejecución para cada framework.</w:t>
        </w:r>
        <w:r>
          <w:rPr>
            <w:noProof/>
            <w:webHidden/>
          </w:rPr>
          <w:tab/>
        </w:r>
        <w:r>
          <w:rPr>
            <w:noProof/>
            <w:webHidden/>
          </w:rPr>
          <w:fldChar w:fldCharType="begin"/>
        </w:r>
        <w:r>
          <w:rPr>
            <w:noProof/>
            <w:webHidden/>
          </w:rPr>
          <w:instrText xml:space="preserve"> PAGEREF _Toc374286478 \h </w:instrText>
        </w:r>
        <w:r>
          <w:rPr>
            <w:noProof/>
            <w:webHidden/>
          </w:rPr>
        </w:r>
        <w:r>
          <w:rPr>
            <w:noProof/>
            <w:webHidden/>
          </w:rPr>
          <w:fldChar w:fldCharType="separate"/>
        </w:r>
        <w:r w:rsidR="004B17DA">
          <w:rPr>
            <w:noProof/>
            <w:webHidden/>
          </w:rPr>
          <w:t>77</w:t>
        </w:r>
        <w:r>
          <w:rPr>
            <w:noProof/>
            <w:webHidden/>
          </w:rPr>
          <w:fldChar w:fldCharType="end"/>
        </w:r>
      </w:hyperlink>
    </w:p>
    <w:p w14:paraId="5C9ECF1B" w14:textId="77777777" w:rsidR="00DC4200" w:rsidRDefault="00DC4200">
      <w:pPr>
        <w:pStyle w:val="TableofFigures"/>
        <w:tabs>
          <w:tab w:val="right" w:leader="dot" w:pos="9350"/>
        </w:tabs>
        <w:rPr>
          <w:rFonts w:eastAsiaTheme="minorEastAsia" w:cstheme="minorBidi"/>
          <w:smallCaps w:val="0"/>
          <w:noProof/>
          <w:color w:val="auto"/>
          <w:szCs w:val="22"/>
          <w:lang w:val="es-ES" w:eastAsia="es-ES"/>
        </w:rPr>
      </w:pPr>
      <w:hyperlink w:anchor="_Toc374286479" w:history="1">
        <w:r w:rsidRPr="004E682B">
          <w:rPr>
            <w:rStyle w:val="Hyperlink"/>
            <w:noProof/>
          </w:rPr>
          <w:t>Figura 5.16 Consumo de CPU en tiempo de ejecución para cada framework.</w:t>
        </w:r>
        <w:r>
          <w:rPr>
            <w:noProof/>
            <w:webHidden/>
          </w:rPr>
          <w:tab/>
        </w:r>
        <w:r>
          <w:rPr>
            <w:noProof/>
            <w:webHidden/>
          </w:rPr>
          <w:fldChar w:fldCharType="begin"/>
        </w:r>
        <w:r>
          <w:rPr>
            <w:noProof/>
            <w:webHidden/>
          </w:rPr>
          <w:instrText xml:space="preserve"> PAGEREF _Toc374286479 \h </w:instrText>
        </w:r>
        <w:r>
          <w:rPr>
            <w:noProof/>
            <w:webHidden/>
          </w:rPr>
        </w:r>
        <w:r>
          <w:rPr>
            <w:noProof/>
            <w:webHidden/>
          </w:rPr>
          <w:fldChar w:fldCharType="separate"/>
        </w:r>
        <w:r w:rsidR="004B17DA">
          <w:rPr>
            <w:noProof/>
            <w:webHidden/>
          </w:rPr>
          <w:t>77</w:t>
        </w:r>
        <w:r>
          <w:rPr>
            <w:noProof/>
            <w:webHidden/>
          </w:rPr>
          <w:fldChar w:fldCharType="end"/>
        </w:r>
      </w:hyperlink>
    </w:p>
    <w:p w14:paraId="537C204A" w14:textId="77777777" w:rsidR="00DC4200" w:rsidRDefault="00DC4200">
      <w:pPr>
        <w:pStyle w:val="TableofFigures"/>
        <w:tabs>
          <w:tab w:val="right" w:leader="dot" w:pos="9350"/>
        </w:tabs>
        <w:rPr>
          <w:rFonts w:eastAsiaTheme="minorEastAsia" w:cstheme="minorBidi"/>
          <w:smallCaps w:val="0"/>
          <w:noProof/>
          <w:color w:val="auto"/>
          <w:szCs w:val="22"/>
          <w:lang w:val="es-ES" w:eastAsia="es-ES"/>
        </w:rPr>
      </w:pPr>
      <w:hyperlink w:anchor="_Toc374286480" w:history="1">
        <w:r w:rsidRPr="004E682B">
          <w:rPr>
            <w:rStyle w:val="Hyperlink"/>
            <w:noProof/>
          </w:rPr>
          <w:t>Figura 5.17 Líneas de código y configuración adicionales para migraciones entre protocolos.</w:t>
        </w:r>
        <w:r>
          <w:rPr>
            <w:noProof/>
            <w:webHidden/>
          </w:rPr>
          <w:tab/>
        </w:r>
        <w:r>
          <w:rPr>
            <w:noProof/>
            <w:webHidden/>
          </w:rPr>
          <w:fldChar w:fldCharType="begin"/>
        </w:r>
        <w:r>
          <w:rPr>
            <w:noProof/>
            <w:webHidden/>
          </w:rPr>
          <w:instrText xml:space="preserve"> PAGEREF _Toc374286480 \h </w:instrText>
        </w:r>
        <w:r>
          <w:rPr>
            <w:noProof/>
            <w:webHidden/>
          </w:rPr>
        </w:r>
        <w:r>
          <w:rPr>
            <w:noProof/>
            <w:webHidden/>
          </w:rPr>
          <w:fldChar w:fldCharType="separate"/>
        </w:r>
        <w:r w:rsidR="004B17DA">
          <w:rPr>
            <w:noProof/>
            <w:webHidden/>
          </w:rPr>
          <w:t>78</w:t>
        </w:r>
        <w:r>
          <w:rPr>
            <w:noProof/>
            <w:webHidden/>
          </w:rPr>
          <w:fldChar w:fldCharType="end"/>
        </w:r>
      </w:hyperlink>
    </w:p>
    <w:p w14:paraId="5BEF9CC9" w14:textId="77777777" w:rsidR="00DC4200" w:rsidRDefault="00DC4200">
      <w:pPr>
        <w:pStyle w:val="TableofFigures"/>
        <w:tabs>
          <w:tab w:val="right" w:leader="dot" w:pos="9350"/>
        </w:tabs>
        <w:rPr>
          <w:rFonts w:eastAsiaTheme="minorEastAsia" w:cstheme="minorBidi"/>
          <w:smallCaps w:val="0"/>
          <w:noProof/>
          <w:color w:val="auto"/>
          <w:szCs w:val="22"/>
          <w:lang w:val="es-ES" w:eastAsia="es-ES"/>
        </w:rPr>
      </w:pPr>
      <w:hyperlink w:anchor="_Toc374286481" w:history="1">
        <w:r w:rsidRPr="004E682B">
          <w:rPr>
            <w:rStyle w:val="Hyperlink"/>
            <w:noProof/>
          </w:rPr>
          <w:t>Figura 5.18 Líneas de código adicionales para migraciones entre frameworks.</w:t>
        </w:r>
        <w:r>
          <w:rPr>
            <w:noProof/>
            <w:webHidden/>
          </w:rPr>
          <w:tab/>
        </w:r>
        <w:r>
          <w:rPr>
            <w:noProof/>
            <w:webHidden/>
          </w:rPr>
          <w:fldChar w:fldCharType="begin"/>
        </w:r>
        <w:r>
          <w:rPr>
            <w:noProof/>
            <w:webHidden/>
          </w:rPr>
          <w:instrText xml:space="preserve"> PAGEREF _Toc374286481 \h </w:instrText>
        </w:r>
        <w:r>
          <w:rPr>
            <w:noProof/>
            <w:webHidden/>
          </w:rPr>
        </w:r>
        <w:r>
          <w:rPr>
            <w:noProof/>
            <w:webHidden/>
          </w:rPr>
          <w:fldChar w:fldCharType="separate"/>
        </w:r>
        <w:r w:rsidR="004B17DA">
          <w:rPr>
            <w:noProof/>
            <w:webHidden/>
          </w:rPr>
          <w:t>79</w:t>
        </w:r>
        <w:r>
          <w:rPr>
            <w:noProof/>
            <w:webHidden/>
          </w:rPr>
          <w:fldChar w:fldCharType="end"/>
        </w:r>
      </w:hyperlink>
    </w:p>
    <w:p w14:paraId="125EA60F" w14:textId="77777777" w:rsidR="00DC4200" w:rsidRDefault="00DC4200">
      <w:pPr>
        <w:pStyle w:val="TableofFigures"/>
        <w:tabs>
          <w:tab w:val="right" w:leader="dot" w:pos="9350"/>
        </w:tabs>
        <w:rPr>
          <w:rFonts w:eastAsiaTheme="minorEastAsia" w:cstheme="minorBidi"/>
          <w:smallCaps w:val="0"/>
          <w:noProof/>
          <w:color w:val="auto"/>
          <w:szCs w:val="22"/>
          <w:lang w:val="es-ES" w:eastAsia="es-ES"/>
        </w:rPr>
      </w:pPr>
      <w:hyperlink w:anchor="_Toc374286482" w:history="1">
        <w:r w:rsidRPr="004E682B">
          <w:rPr>
            <w:rStyle w:val="Hyperlink"/>
            <w:noProof/>
          </w:rPr>
          <w:t>Figura 5.19 Líneas de configuración adicionales para migraciones entre frameworks.</w:t>
        </w:r>
        <w:r>
          <w:rPr>
            <w:noProof/>
            <w:webHidden/>
          </w:rPr>
          <w:tab/>
        </w:r>
        <w:r>
          <w:rPr>
            <w:noProof/>
            <w:webHidden/>
          </w:rPr>
          <w:fldChar w:fldCharType="begin"/>
        </w:r>
        <w:r>
          <w:rPr>
            <w:noProof/>
            <w:webHidden/>
          </w:rPr>
          <w:instrText xml:space="preserve"> PAGEREF _Toc374286482 \h </w:instrText>
        </w:r>
        <w:r>
          <w:rPr>
            <w:noProof/>
            <w:webHidden/>
          </w:rPr>
        </w:r>
        <w:r>
          <w:rPr>
            <w:noProof/>
            <w:webHidden/>
          </w:rPr>
          <w:fldChar w:fldCharType="separate"/>
        </w:r>
        <w:r w:rsidR="004B17DA">
          <w:rPr>
            <w:noProof/>
            <w:webHidden/>
          </w:rPr>
          <w:t>80</w:t>
        </w:r>
        <w:r>
          <w:rPr>
            <w:noProof/>
            <w:webHidden/>
          </w:rPr>
          <w:fldChar w:fldCharType="end"/>
        </w:r>
      </w:hyperlink>
    </w:p>
    <w:p w14:paraId="54155B86" w14:textId="77777777" w:rsidR="00DC4200" w:rsidRDefault="00DC4200">
      <w:pPr>
        <w:pStyle w:val="TableofFigures"/>
        <w:tabs>
          <w:tab w:val="right" w:leader="dot" w:pos="9350"/>
        </w:tabs>
        <w:rPr>
          <w:rFonts w:eastAsiaTheme="minorEastAsia" w:cstheme="minorBidi"/>
          <w:smallCaps w:val="0"/>
          <w:noProof/>
          <w:color w:val="auto"/>
          <w:szCs w:val="22"/>
          <w:lang w:val="es-ES" w:eastAsia="es-ES"/>
        </w:rPr>
      </w:pPr>
      <w:hyperlink w:anchor="_Toc374286483" w:history="1">
        <w:r w:rsidRPr="004E682B">
          <w:rPr>
            <w:rStyle w:val="Hyperlink"/>
            <w:noProof/>
          </w:rPr>
          <w:t>Figura 5.20 Líneas de código consultado para migraciones entre frameworks.</w:t>
        </w:r>
        <w:r>
          <w:rPr>
            <w:noProof/>
            <w:webHidden/>
          </w:rPr>
          <w:tab/>
        </w:r>
        <w:r>
          <w:rPr>
            <w:noProof/>
            <w:webHidden/>
          </w:rPr>
          <w:fldChar w:fldCharType="begin"/>
        </w:r>
        <w:r>
          <w:rPr>
            <w:noProof/>
            <w:webHidden/>
          </w:rPr>
          <w:instrText xml:space="preserve"> PAGEREF _Toc374286483 \h </w:instrText>
        </w:r>
        <w:r>
          <w:rPr>
            <w:noProof/>
            <w:webHidden/>
          </w:rPr>
        </w:r>
        <w:r>
          <w:rPr>
            <w:noProof/>
            <w:webHidden/>
          </w:rPr>
          <w:fldChar w:fldCharType="separate"/>
        </w:r>
        <w:r w:rsidR="004B17DA">
          <w:rPr>
            <w:noProof/>
            <w:webHidden/>
          </w:rPr>
          <w:t>81</w:t>
        </w:r>
        <w:r>
          <w:rPr>
            <w:noProof/>
            <w:webHidden/>
          </w:rPr>
          <w:fldChar w:fldCharType="end"/>
        </w:r>
      </w:hyperlink>
    </w:p>
    <w:p w14:paraId="526507DC" w14:textId="77777777" w:rsidR="00DC4200" w:rsidRDefault="00DC4200">
      <w:pPr>
        <w:pStyle w:val="TableofFigures"/>
        <w:tabs>
          <w:tab w:val="right" w:leader="dot" w:pos="9350"/>
        </w:tabs>
        <w:rPr>
          <w:rFonts w:eastAsiaTheme="minorEastAsia" w:cstheme="minorBidi"/>
          <w:smallCaps w:val="0"/>
          <w:noProof/>
          <w:color w:val="auto"/>
          <w:szCs w:val="22"/>
          <w:lang w:val="es-ES" w:eastAsia="es-ES"/>
        </w:rPr>
      </w:pPr>
      <w:hyperlink w:anchor="_Toc374286484" w:history="1">
        <w:r w:rsidRPr="004E682B">
          <w:rPr>
            <w:rStyle w:val="Hyperlink"/>
            <w:noProof/>
          </w:rPr>
          <w:t>Figura 5.21 Consumo de memoria en tiempo de ejecución para migraciones a Aether.</w:t>
        </w:r>
        <w:r>
          <w:rPr>
            <w:noProof/>
            <w:webHidden/>
          </w:rPr>
          <w:tab/>
        </w:r>
        <w:r>
          <w:rPr>
            <w:noProof/>
            <w:webHidden/>
          </w:rPr>
          <w:fldChar w:fldCharType="begin"/>
        </w:r>
        <w:r>
          <w:rPr>
            <w:noProof/>
            <w:webHidden/>
          </w:rPr>
          <w:instrText xml:space="preserve"> PAGEREF _Toc374286484 \h </w:instrText>
        </w:r>
        <w:r>
          <w:rPr>
            <w:noProof/>
            <w:webHidden/>
          </w:rPr>
        </w:r>
        <w:r>
          <w:rPr>
            <w:noProof/>
            <w:webHidden/>
          </w:rPr>
          <w:fldChar w:fldCharType="separate"/>
        </w:r>
        <w:r w:rsidR="004B17DA">
          <w:rPr>
            <w:noProof/>
            <w:webHidden/>
          </w:rPr>
          <w:t>81</w:t>
        </w:r>
        <w:r>
          <w:rPr>
            <w:noProof/>
            <w:webHidden/>
          </w:rPr>
          <w:fldChar w:fldCharType="end"/>
        </w:r>
      </w:hyperlink>
    </w:p>
    <w:p w14:paraId="08EB5725" w14:textId="77777777" w:rsidR="00DC4200" w:rsidRDefault="00DC4200">
      <w:pPr>
        <w:pStyle w:val="TableofFigures"/>
        <w:tabs>
          <w:tab w:val="right" w:leader="dot" w:pos="9350"/>
        </w:tabs>
        <w:rPr>
          <w:rFonts w:eastAsiaTheme="minorEastAsia" w:cstheme="minorBidi"/>
          <w:smallCaps w:val="0"/>
          <w:noProof/>
          <w:color w:val="auto"/>
          <w:szCs w:val="22"/>
          <w:lang w:val="es-ES" w:eastAsia="es-ES"/>
        </w:rPr>
      </w:pPr>
      <w:hyperlink w:anchor="_Toc374286485" w:history="1">
        <w:r w:rsidRPr="004E682B">
          <w:rPr>
            <w:rStyle w:val="Hyperlink"/>
            <w:noProof/>
          </w:rPr>
          <w:t>Figura 5.22 Consumo de CPU en tiempo de ejecución para migraciones a Aether.</w:t>
        </w:r>
        <w:r>
          <w:rPr>
            <w:noProof/>
            <w:webHidden/>
          </w:rPr>
          <w:tab/>
        </w:r>
        <w:r>
          <w:rPr>
            <w:noProof/>
            <w:webHidden/>
          </w:rPr>
          <w:fldChar w:fldCharType="begin"/>
        </w:r>
        <w:r>
          <w:rPr>
            <w:noProof/>
            <w:webHidden/>
          </w:rPr>
          <w:instrText xml:space="preserve"> PAGEREF _Toc374286485 \h </w:instrText>
        </w:r>
        <w:r>
          <w:rPr>
            <w:noProof/>
            <w:webHidden/>
          </w:rPr>
        </w:r>
        <w:r>
          <w:rPr>
            <w:noProof/>
            <w:webHidden/>
          </w:rPr>
          <w:fldChar w:fldCharType="separate"/>
        </w:r>
        <w:r w:rsidR="004B17DA">
          <w:rPr>
            <w:noProof/>
            <w:webHidden/>
          </w:rPr>
          <w:t>82</w:t>
        </w:r>
        <w:r>
          <w:rPr>
            <w:noProof/>
            <w:webHidden/>
          </w:rPr>
          <w:fldChar w:fldCharType="end"/>
        </w:r>
      </w:hyperlink>
    </w:p>
    <w:p w14:paraId="477AE036" w14:textId="77777777" w:rsidR="00DC4200" w:rsidRDefault="00DC4200">
      <w:pPr>
        <w:pStyle w:val="TableofFigures"/>
        <w:tabs>
          <w:tab w:val="right" w:leader="dot" w:pos="9350"/>
        </w:tabs>
        <w:rPr>
          <w:rFonts w:eastAsiaTheme="minorEastAsia" w:cstheme="minorBidi"/>
          <w:smallCaps w:val="0"/>
          <w:noProof/>
          <w:color w:val="auto"/>
          <w:szCs w:val="22"/>
          <w:lang w:val="es-ES" w:eastAsia="es-ES"/>
        </w:rPr>
      </w:pPr>
      <w:hyperlink w:anchor="_Toc374286486" w:history="1">
        <w:r w:rsidRPr="004E682B">
          <w:rPr>
            <w:rStyle w:val="Hyperlink"/>
            <w:noProof/>
          </w:rPr>
          <w:t>Figura 5.23 Diagrama abstracto del funcionamiento de MuCommander.</w:t>
        </w:r>
        <w:r>
          <w:rPr>
            <w:noProof/>
            <w:webHidden/>
          </w:rPr>
          <w:tab/>
        </w:r>
        <w:r>
          <w:rPr>
            <w:noProof/>
            <w:webHidden/>
          </w:rPr>
          <w:fldChar w:fldCharType="begin"/>
        </w:r>
        <w:r>
          <w:rPr>
            <w:noProof/>
            <w:webHidden/>
          </w:rPr>
          <w:instrText xml:space="preserve"> PAGEREF _Toc374286486 \h </w:instrText>
        </w:r>
        <w:r>
          <w:rPr>
            <w:noProof/>
            <w:webHidden/>
          </w:rPr>
        </w:r>
        <w:r>
          <w:rPr>
            <w:noProof/>
            <w:webHidden/>
          </w:rPr>
          <w:fldChar w:fldCharType="separate"/>
        </w:r>
        <w:r w:rsidR="004B17DA">
          <w:rPr>
            <w:noProof/>
            <w:webHidden/>
          </w:rPr>
          <w:t>83</w:t>
        </w:r>
        <w:r>
          <w:rPr>
            <w:noProof/>
            <w:webHidden/>
          </w:rPr>
          <w:fldChar w:fldCharType="end"/>
        </w:r>
      </w:hyperlink>
    </w:p>
    <w:p w14:paraId="4FF8532E" w14:textId="77777777" w:rsidR="00DC4200" w:rsidRDefault="00DC4200">
      <w:pPr>
        <w:pStyle w:val="TableofFigures"/>
        <w:tabs>
          <w:tab w:val="right" w:leader="dot" w:pos="9350"/>
        </w:tabs>
        <w:rPr>
          <w:rFonts w:eastAsiaTheme="minorEastAsia" w:cstheme="minorBidi"/>
          <w:smallCaps w:val="0"/>
          <w:noProof/>
          <w:color w:val="auto"/>
          <w:szCs w:val="22"/>
          <w:lang w:val="es-ES" w:eastAsia="es-ES"/>
        </w:rPr>
      </w:pPr>
      <w:hyperlink w:anchor="_Toc374286487" w:history="1">
        <w:r w:rsidRPr="004E682B">
          <w:rPr>
            <w:rStyle w:val="Hyperlink"/>
            <w:noProof/>
          </w:rPr>
          <w:t>Figura 5.24 Líneas de código y configuración adicionales de cada implementación.</w:t>
        </w:r>
        <w:r>
          <w:rPr>
            <w:noProof/>
            <w:webHidden/>
          </w:rPr>
          <w:tab/>
        </w:r>
        <w:r>
          <w:rPr>
            <w:noProof/>
            <w:webHidden/>
          </w:rPr>
          <w:fldChar w:fldCharType="begin"/>
        </w:r>
        <w:r>
          <w:rPr>
            <w:noProof/>
            <w:webHidden/>
          </w:rPr>
          <w:instrText xml:space="preserve"> PAGEREF _Toc374286487 \h </w:instrText>
        </w:r>
        <w:r>
          <w:rPr>
            <w:noProof/>
            <w:webHidden/>
          </w:rPr>
        </w:r>
        <w:r>
          <w:rPr>
            <w:noProof/>
            <w:webHidden/>
          </w:rPr>
          <w:fldChar w:fldCharType="separate"/>
        </w:r>
        <w:r w:rsidR="004B17DA">
          <w:rPr>
            <w:noProof/>
            <w:webHidden/>
          </w:rPr>
          <w:t>84</w:t>
        </w:r>
        <w:r>
          <w:rPr>
            <w:noProof/>
            <w:webHidden/>
          </w:rPr>
          <w:fldChar w:fldCharType="end"/>
        </w:r>
      </w:hyperlink>
    </w:p>
    <w:p w14:paraId="049BE435" w14:textId="77777777" w:rsidR="00DC4200" w:rsidRDefault="00DC4200">
      <w:pPr>
        <w:pStyle w:val="TableofFigures"/>
        <w:tabs>
          <w:tab w:val="right" w:leader="dot" w:pos="9350"/>
        </w:tabs>
        <w:rPr>
          <w:rFonts w:eastAsiaTheme="minorEastAsia" w:cstheme="minorBidi"/>
          <w:smallCaps w:val="0"/>
          <w:noProof/>
          <w:color w:val="auto"/>
          <w:szCs w:val="22"/>
          <w:lang w:val="es-ES" w:eastAsia="es-ES"/>
        </w:rPr>
      </w:pPr>
      <w:hyperlink w:anchor="_Toc374286488" w:history="1">
        <w:r w:rsidRPr="004E682B">
          <w:rPr>
            <w:rStyle w:val="Hyperlink"/>
            <w:noProof/>
          </w:rPr>
          <w:t>Figura 5.25 Líneas de código consultado para realizar cada implementación.</w:t>
        </w:r>
        <w:r>
          <w:rPr>
            <w:noProof/>
            <w:webHidden/>
          </w:rPr>
          <w:tab/>
        </w:r>
        <w:r>
          <w:rPr>
            <w:noProof/>
            <w:webHidden/>
          </w:rPr>
          <w:fldChar w:fldCharType="begin"/>
        </w:r>
        <w:r>
          <w:rPr>
            <w:noProof/>
            <w:webHidden/>
          </w:rPr>
          <w:instrText xml:space="preserve"> PAGEREF _Toc374286488 \h </w:instrText>
        </w:r>
        <w:r>
          <w:rPr>
            <w:noProof/>
            <w:webHidden/>
          </w:rPr>
        </w:r>
        <w:r>
          <w:rPr>
            <w:noProof/>
            <w:webHidden/>
          </w:rPr>
          <w:fldChar w:fldCharType="separate"/>
        </w:r>
        <w:r w:rsidR="004B17DA">
          <w:rPr>
            <w:noProof/>
            <w:webHidden/>
          </w:rPr>
          <w:t>85</w:t>
        </w:r>
        <w:r>
          <w:rPr>
            <w:noProof/>
            <w:webHidden/>
          </w:rPr>
          <w:fldChar w:fldCharType="end"/>
        </w:r>
      </w:hyperlink>
    </w:p>
    <w:p w14:paraId="6B8E6638" w14:textId="77777777" w:rsidR="00DC4200" w:rsidRDefault="00DC4200">
      <w:pPr>
        <w:pStyle w:val="TableofFigures"/>
        <w:tabs>
          <w:tab w:val="right" w:leader="dot" w:pos="9350"/>
        </w:tabs>
        <w:rPr>
          <w:rFonts w:eastAsiaTheme="minorEastAsia" w:cstheme="minorBidi"/>
          <w:smallCaps w:val="0"/>
          <w:noProof/>
          <w:color w:val="auto"/>
          <w:szCs w:val="22"/>
          <w:lang w:val="es-ES" w:eastAsia="es-ES"/>
        </w:rPr>
      </w:pPr>
      <w:hyperlink w:anchor="_Toc374286489" w:history="1">
        <w:r w:rsidRPr="004E682B">
          <w:rPr>
            <w:rStyle w:val="Hyperlink"/>
            <w:noProof/>
          </w:rPr>
          <w:t>Figura 5.26 Consumo de memoria en tiempo de ejecución para cada framework.</w:t>
        </w:r>
        <w:r>
          <w:rPr>
            <w:noProof/>
            <w:webHidden/>
          </w:rPr>
          <w:tab/>
        </w:r>
        <w:r>
          <w:rPr>
            <w:noProof/>
            <w:webHidden/>
          </w:rPr>
          <w:fldChar w:fldCharType="begin"/>
        </w:r>
        <w:r>
          <w:rPr>
            <w:noProof/>
            <w:webHidden/>
          </w:rPr>
          <w:instrText xml:space="preserve"> PAGEREF _Toc374286489 \h </w:instrText>
        </w:r>
        <w:r>
          <w:rPr>
            <w:noProof/>
            <w:webHidden/>
          </w:rPr>
        </w:r>
        <w:r>
          <w:rPr>
            <w:noProof/>
            <w:webHidden/>
          </w:rPr>
          <w:fldChar w:fldCharType="separate"/>
        </w:r>
        <w:r w:rsidR="004B17DA">
          <w:rPr>
            <w:noProof/>
            <w:webHidden/>
          </w:rPr>
          <w:t>86</w:t>
        </w:r>
        <w:r>
          <w:rPr>
            <w:noProof/>
            <w:webHidden/>
          </w:rPr>
          <w:fldChar w:fldCharType="end"/>
        </w:r>
      </w:hyperlink>
    </w:p>
    <w:p w14:paraId="50F46F8C" w14:textId="77777777" w:rsidR="00DC4200" w:rsidRDefault="00DC4200">
      <w:pPr>
        <w:pStyle w:val="TableofFigures"/>
        <w:tabs>
          <w:tab w:val="right" w:leader="dot" w:pos="9350"/>
        </w:tabs>
        <w:rPr>
          <w:rFonts w:eastAsiaTheme="minorEastAsia" w:cstheme="minorBidi"/>
          <w:smallCaps w:val="0"/>
          <w:noProof/>
          <w:color w:val="auto"/>
          <w:szCs w:val="22"/>
          <w:lang w:val="es-ES" w:eastAsia="es-ES"/>
        </w:rPr>
      </w:pPr>
      <w:hyperlink w:anchor="_Toc374286490" w:history="1">
        <w:r w:rsidRPr="004E682B">
          <w:rPr>
            <w:rStyle w:val="Hyperlink"/>
            <w:noProof/>
          </w:rPr>
          <w:t>Figura 5.27 Consumo de CPU en tiempo de ejecución para cada framework.</w:t>
        </w:r>
        <w:r>
          <w:rPr>
            <w:noProof/>
            <w:webHidden/>
          </w:rPr>
          <w:tab/>
        </w:r>
        <w:r>
          <w:rPr>
            <w:noProof/>
            <w:webHidden/>
          </w:rPr>
          <w:fldChar w:fldCharType="begin"/>
        </w:r>
        <w:r>
          <w:rPr>
            <w:noProof/>
            <w:webHidden/>
          </w:rPr>
          <w:instrText xml:space="preserve"> PAGEREF _Toc374286490 \h </w:instrText>
        </w:r>
        <w:r>
          <w:rPr>
            <w:noProof/>
            <w:webHidden/>
          </w:rPr>
        </w:r>
        <w:r>
          <w:rPr>
            <w:noProof/>
            <w:webHidden/>
          </w:rPr>
          <w:fldChar w:fldCharType="separate"/>
        </w:r>
        <w:r w:rsidR="004B17DA">
          <w:rPr>
            <w:noProof/>
            <w:webHidden/>
          </w:rPr>
          <w:t>86</w:t>
        </w:r>
        <w:r>
          <w:rPr>
            <w:noProof/>
            <w:webHidden/>
          </w:rPr>
          <w:fldChar w:fldCharType="end"/>
        </w:r>
      </w:hyperlink>
    </w:p>
    <w:p w14:paraId="4C683BC7" w14:textId="77777777" w:rsidR="00DC4200" w:rsidRDefault="00DC4200">
      <w:pPr>
        <w:pStyle w:val="TableofFigures"/>
        <w:tabs>
          <w:tab w:val="right" w:leader="dot" w:pos="9350"/>
        </w:tabs>
        <w:rPr>
          <w:rFonts w:eastAsiaTheme="minorEastAsia" w:cstheme="minorBidi"/>
          <w:smallCaps w:val="0"/>
          <w:noProof/>
          <w:color w:val="auto"/>
          <w:szCs w:val="22"/>
          <w:lang w:val="es-ES" w:eastAsia="es-ES"/>
        </w:rPr>
      </w:pPr>
      <w:hyperlink w:anchor="_Toc374286491" w:history="1">
        <w:r w:rsidRPr="004E682B">
          <w:rPr>
            <w:rStyle w:val="Hyperlink"/>
            <w:noProof/>
          </w:rPr>
          <w:t>Figura 5.28 Líneas de código y configuración adicionales para migraciones entre protocolos.</w:t>
        </w:r>
        <w:r>
          <w:rPr>
            <w:noProof/>
            <w:webHidden/>
          </w:rPr>
          <w:tab/>
        </w:r>
        <w:r>
          <w:rPr>
            <w:noProof/>
            <w:webHidden/>
          </w:rPr>
          <w:fldChar w:fldCharType="begin"/>
        </w:r>
        <w:r>
          <w:rPr>
            <w:noProof/>
            <w:webHidden/>
          </w:rPr>
          <w:instrText xml:space="preserve"> PAGEREF _Toc374286491 \h </w:instrText>
        </w:r>
        <w:r>
          <w:rPr>
            <w:noProof/>
            <w:webHidden/>
          </w:rPr>
        </w:r>
        <w:r>
          <w:rPr>
            <w:noProof/>
            <w:webHidden/>
          </w:rPr>
          <w:fldChar w:fldCharType="separate"/>
        </w:r>
        <w:r w:rsidR="004B17DA">
          <w:rPr>
            <w:noProof/>
            <w:webHidden/>
          </w:rPr>
          <w:t>87</w:t>
        </w:r>
        <w:r>
          <w:rPr>
            <w:noProof/>
            <w:webHidden/>
          </w:rPr>
          <w:fldChar w:fldCharType="end"/>
        </w:r>
      </w:hyperlink>
    </w:p>
    <w:p w14:paraId="55CA2D0A" w14:textId="77777777" w:rsidR="00DC4200" w:rsidRDefault="00DC4200">
      <w:pPr>
        <w:pStyle w:val="TableofFigures"/>
        <w:tabs>
          <w:tab w:val="right" w:leader="dot" w:pos="9350"/>
        </w:tabs>
        <w:rPr>
          <w:rFonts w:eastAsiaTheme="minorEastAsia" w:cstheme="minorBidi"/>
          <w:smallCaps w:val="0"/>
          <w:noProof/>
          <w:color w:val="auto"/>
          <w:szCs w:val="22"/>
          <w:lang w:val="es-ES" w:eastAsia="es-ES"/>
        </w:rPr>
      </w:pPr>
      <w:hyperlink w:anchor="_Toc374286492" w:history="1">
        <w:r w:rsidRPr="004E682B">
          <w:rPr>
            <w:rStyle w:val="Hyperlink"/>
            <w:noProof/>
          </w:rPr>
          <w:t>Figura 5.29 Líneas de código adicionales para migraciones entre frameworks.</w:t>
        </w:r>
        <w:r>
          <w:rPr>
            <w:noProof/>
            <w:webHidden/>
          </w:rPr>
          <w:tab/>
        </w:r>
        <w:r>
          <w:rPr>
            <w:noProof/>
            <w:webHidden/>
          </w:rPr>
          <w:fldChar w:fldCharType="begin"/>
        </w:r>
        <w:r>
          <w:rPr>
            <w:noProof/>
            <w:webHidden/>
          </w:rPr>
          <w:instrText xml:space="preserve"> PAGEREF _Toc374286492 \h </w:instrText>
        </w:r>
        <w:r>
          <w:rPr>
            <w:noProof/>
            <w:webHidden/>
          </w:rPr>
        </w:r>
        <w:r>
          <w:rPr>
            <w:noProof/>
            <w:webHidden/>
          </w:rPr>
          <w:fldChar w:fldCharType="separate"/>
        </w:r>
        <w:r w:rsidR="004B17DA">
          <w:rPr>
            <w:noProof/>
            <w:webHidden/>
          </w:rPr>
          <w:t>88</w:t>
        </w:r>
        <w:r>
          <w:rPr>
            <w:noProof/>
            <w:webHidden/>
          </w:rPr>
          <w:fldChar w:fldCharType="end"/>
        </w:r>
      </w:hyperlink>
    </w:p>
    <w:p w14:paraId="482EBA1D" w14:textId="77777777" w:rsidR="00DC4200" w:rsidRDefault="00DC4200">
      <w:pPr>
        <w:pStyle w:val="TableofFigures"/>
        <w:tabs>
          <w:tab w:val="right" w:leader="dot" w:pos="9350"/>
        </w:tabs>
        <w:rPr>
          <w:rFonts w:eastAsiaTheme="minorEastAsia" w:cstheme="minorBidi"/>
          <w:smallCaps w:val="0"/>
          <w:noProof/>
          <w:color w:val="auto"/>
          <w:szCs w:val="22"/>
          <w:lang w:val="es-ES" w:eastAsia="es-ES"/>
        </w:rPr>
      </w:pPr>
      <w:hyperlink w:anchor="_Toc374286493" w:history="1">
        <w:r w:rsidRPr="004E682B">
          <w:rPr>
            <w:rStyle w:val="Hyperlink"/>
            <w:noProof/>
          </w:rPr>
          <w:t>Figura 5.30 Líneas de configuración adicionales para migraciones entre frameworks.</w:t>
        </w:r>
        <w:r>
          <w:rPr>
            <w:noProof/>
            <w:webHidden/>
          </w:rPr>
          <w:tab/>
        </w:r>
        <w:r>
          <w:rPr>
            <w:noProof/>
            <w:webHidden/>
          </w:rPr>
          <w:fldChar w:fldCharType="begin"/>
        </w:r>
        <w:r>
          <w:rPr>
            <w:noProof/>
            <w:webHidden/>
          </w:rPr>
          <w:instrText xml:space="preserve"> PAGEREF _Toc374286493 \h </w:instrText>
        </w:r>
        <w:r>
          <w:rPr>
            <w:noProof/>
            <w:webHidden/>
          </w:rPr>
        </w:r>
        <w:r>
          <w:rPr>
            <w:noProof/>
            <w:webHidden/>
          </w:rPr>
          <w:fldChar w:fldCharType="separate"/>
        </w:r>
        <w:r w:rsidR="004B17DA">
          <w:rPr>
            <w:noProof/>
            <w:webHidden/>
          </w:rPr>
          <w:t>89</w:t>
        </w:r>
        <w:r>
          <w:rPr>
            <w:noProof/>
            <w:webHidden/>
          </w:rPr>
          <w:fldChar w:fldCharType="end"/>
        </w:r>
      </w:hyperlink>
    </w:p>
    <w:p w14:paraId="43A6D070" w14:textId="77777777" w:rsidR="00DC4200" w:rsidRDefault="00DC4200">
      <w:pPr>
        <w:pStyle w:val="TableofFigures"/>
        <w:tabs>
          <w:tab w:val="right" w:leader="dot" w:pos="9350"/>
        </w:tabs>
        <w:rPr>
          <w:rFonts w:eastAsiaTheme="minorEastAsia" w:cstheme="minorBidi"/>
          <w:smallCaps w:val="0"/>
          <w:noProof/>
          <w:color w:val="auto"/>
          <w:szCs w:val="22"/>
          <w:lang w:val="es-ES" w:eastAsia="es-ES"/>
        </w:rPr>
      </w:pPr>
      <w:hyperlink w:anchor="_Toc374286494" w:history="1">
        <w:r w:rsidRPr="004E682B">
          <w:rPr>
            <w:rStyle w:val="Hyperlink"/>
            <w:noProof/>
          </w:rPr>
          <w:t>Figura 5.31 Líneas de código consultado para migraciones entre frameworks.</w:t>
        </w:r>
        <w:r>
          <w:rPr>
            <w:noProof/>
            <w:webHidden/>
          </w:rPr>
          <w:tab/>
        </w:r>
        <w:r>
          <w:rPr>
            <w:noProof/>
            <w:webHidden/>
          </w:rPr>
          <w:fldChar w:fldCharType="begin"/>
        </w:r>
        <w:r>
          <w:rPr>
            <w:noProof/>
            <w:webHidden/>
          </w:rPr>
          <w:instrText xml:space="preserve"> PAGEREF _Toc374286494 \h </w:instrText>
        </w:r>
        <w:r>
          <w:rPr>
            <w:noProof/>
            <w:webHidden/>
          </w:rPr>
        </w:r>
        <w:r>
          <w:rPr>
            <w:noProof/>
            <w:webHidden/>
          </w:rPr>
          <w:fldChar w:fldCharType="separate"/>
        </w:r>
        <w:r w:rsidR="004B17DA">
          <w:rPr>
            <w:noProof/>
            <w:webHidden/>
          </w:rPr>
          <w:t>89</w:t>
        </w:r>
        <w:r>
          <w:rPr>
            <w:noProof/>
            <w:webHidden/>
          </w:rPr>
          <w:fldChar w:fldCharType="end"/>
        </w:r>
      </w:hyperlink>
    </w:p>
    <w:p w14:paraId="719733B9" w14:textId="77777777" w:rsidR="00DC4200" w:rsidRDefault="00DC4200">
      <w:pPr>
        <w:pStyle w:val="TableofFigures"/>
        <w:tabs>
          <w:tab w:val="right" w:leader="dot" w:pos="9350"/>
        </w:tabs>
        <w:rPr>
          <w:rFonts w:eastAsiaTheme="minorEastAsia" w:cstheme="minorBidi"/>
          <w:smallCaps w:val="0"/>
          <w:noProof/>
          <w:color w:val="auto"/>
          <w:szCs w:val="22"/>
          <w:lang w:val="es-ES" w:eastAsia="es-ES"/>
        </w:rPr>
      </w:pPr>
      <w:hyperlink w:anchor="_Toc374286495" w:history="1">
        <w:r w:rsidRPr="004E682B">
          <w:rPr>
            <w:rStyle w:val="Hyperlink"/>
            <w:noProof/>
          </w:rPr>
          <w:t>Figura 5.32 Consumo de memoria en tiempo de ejecución para migraciones a Aether.</w:t>
        </w:r>
        <w:r>
          <w:rPr>
            <w:noProof/>
            <w:webHidden/>
          </w:rPr>
          <w:tab/>
        </w:r>
        <w:r>
          <w:rPr>
            <w:noProof/>
            <w:webHidden/>
          </w:rPr>
          <w:fldChar w:fldCharType="begin"/>
        </w:r>
        <w:r>
          <w:rPr>
            <w:noProof/>
            <w:webHidden/>
          </w:rPr>
          <w:instrText xml:space="preserve"> PAGEREF _Toc374286495 \h </w:instrText>
        </w:r>
        <w:r>
          <w:rPr>
            <w:noProof/>
            <w:webHidden/>
          </w:rPr>
        </w:r>
        <w:r>
          <w:rPr>
            <w:noProof/>
            <w:webHidden/>
          </w:rPr>
          <w:fldChar w:fldCharType="separate"/>
        </w:r>
        <w:r w:rsidR="004B17DA">
          <w:rPr>
            <w:noProof/>
            <w:webHidden/>
          </w:rPr>
          <w:t>90</w:t>
        </w:r>
        <w:r>
          <w:rPr>
            <w:noProof/>
            <w:webHidden/>
          </w:rPr>
          <w:fldChar w:fldCharType="end"/>
        </w:r>
      </w:hyperlink>
    </w:p>
    <w:p w14:paraId="50A834A5" w14:textId="77777777" w:rsidR="00DC4200" w:rsidRDefault="00DC4200">
      <w:pPr>
        <w:pStyle w:val="TableofFigures"/>
        <w:tabs>
          <w:tab w:val="right" w:leader="dot" w:pos="9350"/>
        </w:tabs>
        <w:rPr>
          <w:rFonts w:eastAsiaTheme="minorEastAsia" w:cstheme="minorBidi"/>
          <w:smallCaps w:val="0"/>
          <w:noProof/>
          <w:color w:val="auto"/>
          <w:szCs w:val="22"/>
          <w:lang w:val="es-ES" w:eastAsia="es-ES"/>
        </w:rPr>
      </w:pPr>
      <w:hyperlink w:anchor="_Toc374286496" w:history="1">
        <w:r w:rsidRPr="004E682B">
          <w:rPr>
            <w:rStyle w:val="Hyperlink"/>
            <w:noProof/>
          </w:rPr>
          <w:t>Figura 5.33 Consumo de CPU en tiempo de ejecución para migraciones a Aether.</w:t>
        </w:r>
        <w:r>
          <w:rPr>
            <w:noProof/>
            <w:webHidden/>
          </w:rPr>
          <w:tab/>
        </w:r>
        <w:r>
          <w:rPr>
            <w:noProof/>
            <w:webHidden/>
          </w:rPr>
          <w:fldChar w:fldCharType="begin"/>
        </w:r>
        <w:r>
          <w:rPr>
            <w:noProof/>
            <w:webHidden/>
          </w:rPr>
          <w:instrText xml:space="preserve"> PAGEREF _Toc374286496 \h </w:instrText>
        </w:r>
        <w:r>
          <w:rPr>
            <w:noProof/>
            <w:webHidden/>
          </w:rPr>
        </w:r>
        <w:r>
          <w:rPr>
            <w:noProof/>
            <w:webHidden/>
          </w:rPr>
          <w:fldChar w:fldCharType="separate"/>
        </w:r>
        <w:r w:rsidR="004B17DA">
          <w:rPr>
            <w:noProof/>
            <w:webHidden/>
          </w:rPr>
          <w:t>91</w:t>
        </w:r>
        <w:r>
          <w:rPr>
            <w:noProof/>
            <w:webHidden/>
          </w:rPr>
          <w:fldChar w:fldCharType="end"/>
        </w:r>
      </w:hyperlink>
    </w:p>
    <w:p w14:paraId="5FF88245" w14:textId="77777777" w:rsidR="00DC4200" w:rsidRDefault="00DC4200">
      <w:pPr>
        <w:pStyle w:val="TableofFigures"/>
        <w:tabs>
          <w:tab w:val="right" w:leader="dot" w:pos="9350"/>
        </w:tabs>
        <w:rPr>
          <w:rFonts w:eastAsiaTheme="minorEastAsia" w:cstheme="minorBidi"/>
          <w:smallCaps w:val="0"/>
          <w:noProof/>
          <w:color w:val="auto"/>
          <w:szCs w:val="22"/>
          <w:lang w:val="es-ES" w:eastAsia="es-ES"/>
        </w:rPr>
      </w:pPr>
      <w:hyperlink w:anchor="_Toc374286497" w:history="1">
        <w:r w:rsidRPr="004E682B">
          <w:rPr>
            <w:rStyle w:val="Hyperlink"/>
            <w:noProof/>
          </w:rPr>
          <w:t>Figura 5.34 Líneas de código promedio adicionales para cada implementación.</w:t>
        </w:r>
        <w:r>
          <w:rPr>
            <w:noProof/>
            <w:webHidden/>
          </w:rPr>
          <w:tab/>
        </w:r>
        <w:r>
          <w:rPr>
            <w:noProof/>
            <w:webHidden/>
          </w:rPr>
          <w:fldChar w:fldCharType="begin"/>
        </w:r>
        <w:r>
          <w:rPr>
            <w:noProof/>
            <w:webHidden/>
          </w:rPr>
          <w:instrText xml:space="preserve"> PAGEREF _Toc374286497 \h </w:instrText>
        </w:r>
        <w:r>
          <w:rPr>
            <w:noProof/>
            <w:webHidden/>
          </w:rPr>
        </w:r>
        <w:r>
          <w:rPr>
            <w:noProof/>
            <w:webHidden/>
          </w:rPr>
          <w:fldChar w:fldCharType="separate"/>
        </w:r>
        <w:r w:rsidR="004B17DA">
          <w:rPr>
            <w:noProof/>
            <w:webHidden/>
          </w:rPr>
          <w:t>92</w:t>
        </w:r>
        <w:r>
          <w:rPr>
            <w:noProof/>
            <w:webHidden/>
          </w:rPr>
          <w:fldChar w:fldCharType="end"/>
        </w:r>
      </w:hyperlink>
    </w:p>
    <w:p w14:paraId="5BAA7339" w14:textId="77777777" w:rsidR="00DC4200" w:rsidRDefault="00DC4200">
      <w:pPr>
        <w:pStyle w:val="TableofFigures"/>
        <w:tabs>
          <w:tab w:val="right" w:leader="dot" w:pos="9350"/>
        </w:tabs>
        <w:rPr>
          <w:rFonts w:eastAsiaTheme="minorEastAsia" w:cstheme="minorBidi"/>
          <w:smallCaps w:val="0"/>
          <w:noProof/>
          <w:color w:val="auto"/>
          <w:szCs w:val="22"/>
          <w:lang w:val="es-ES" w:eastAsia="es-ES"/>
        </w:rPr>
      </w:pPr>
      <w:hyperlink w:anchor="_Toc374286498" w:history="1">
        <w:r w:rsidRPr="004E682B">
          <w:rPr>
            <w:rStyle w:val="Hyperlink"/>
            <w:noProof/>
          </w:rPr>
          <w:t>Figura 5.35 Promedio de código consultado para el desarrollo.</w:t>
        </w:r>
        <w:r>
          <w:rPr>
            <w:noProof/>
            <w:webHidden/>
          </w:rPr>
          <w:tab/>
        </w:r>
        <w:r>
          <w:rPr>
            <w:noProof/>
            <w:webHidden/>
          </w:rPr>
          <w:fldChar w:fldCharType="begin"/>
        </w:r>
        <w:r>
          <w:rPr>
            <w:noProof/>
            <w:webHidden/>
          </w:rPr>
          <w:instrText xml:space="preserve"> PAGEREF _Toc374286498 \h </w:instrText>
        </w:r>
        <w:r>
          <w:rPr>
            <w:noProof/>
            <w:webHidden/>
          </w:rPr>
        </w:r>
        <w:r>
          <w:rPr>
            <w:noProof/>
            <w:webHidden/>
          </w:rPr>
          <w:fldChar w:fldCharType="separate"/>
        </w:r>
        <w:r w:rsidR="004B17DA">
          <w:rPr>
            <w:noProof/>
            <w:webHidden/>
          </w:rPr>
          <w:t>92</w:t>
        </w:r>
        <w:r>
          <w:rPr>
            <w:noProof/>
            <w:webHidden/>
          </w:rPr>
          <w:fldChar w:fldCharType="end"/>
        </w:r>
      </w:hyperlink>
    </w:p>
    <w:p w14:paraId="35132999" w14:textId="77777777" w:rsidR="00DC4200" w:rsidRDefault="00DC4200">
      <w:pPr>
        <w:pStyle w:val="TableofFigures"/>
        <w:tabs>
          <w:tab w:val="right" w:leader="dot" w:pos="9350"/>
        </w:tabs>
        <w:rPr>
          <w:rFonts w:eastAsiaTheme="minorEastAsia" w:cstheme="minorBidi"/>
          <w:smallCaps w:val="0"/>
          <w:noProof/>
          <w:color w:val="auto"/>
          <w:szCs w:val="22"/>
          <w:lang w:val="es-ES" w:eastAsia="es-ES"/>
        </w:rPr>
      </w:pPr>
      <w:hyperlink w:anchor="_Toc374286499" w:history="1">
        <w:r w:rsidRPr="004E682B">
          <w:rPr>
            <w:rStyle w:val="Hyperlink"/>
            <w:noProof/>
          </w:rPr>
          <w:t>Figura 5.36 Consumo de memoria para cada implementación.</w:t>
        </w:r>
        <w:r>
          <w:rPr>
            <w:noProof/>
            <w:webHidden/>
          </w:rPr>
          <w:tab/>
        </w:r>
        <w:r>
          <w:rPr>
            <w:noProof/>
            <w:webHidden/>
          </w:rPr>
          <w:fldChar w:fldCharType="begin"/>
        </w:r>
        <w:r>
          <w:rPr>
            <w:noProof/>
            <w:webHidden/>
          </w:rPr>
          <w:instrText xml:space="preserve"> PAGEREF _Toc374286499 \h </w:instrText>
        </w:r>
        <w:r>
          <w:rPr>
            <w:noProof/>
            <w:webHidden/>
          </w:rPr>
        </w:r>
        <w:r>
          <w:rPr>
            <w:noProof/>
            <w:webHidden/>
          </w:rPr>
          <w:fldChar w:fldCharType="separate"/>
        </w:r>
        <w:r w:rsidR="004B17DA">
          <w:rPr>
            <w:noProof/>
            <w:webHidden/>
          </w:rPr>
          <w:t>93</w:t>
        </w:r>
        <w:r>
          <w:rPr>
            <w:noProof/>
            <w:webHidden/>
          </w:rPr>
          <w:fldChar w:fldCharType="end"/>
        </w:r>
      </w:hyperlink>
    </w:p>
    <w:p w14:paraId="3B2FAEE5" w14:textId="77777777" w:rsidR="00DC4200" w:rsidRDefault="00DC4200">
      <w:pPr>
        <w:pStyle w:val="TableofFigures"/>
        <w:tabs>
          <w:tab w:val="right" w:leader="dot" w:pos="9350"/>
        </w:tabs>
        <w:rPr>
          <w:rFonts w:eastAsiaTheme="minorEastAsia" w:cstheme="minorBidi"/>
          <w:smallCaps w:val="0"/>
          <w:noProof/>
          <w:color w:val="auto"/>
          <w:szCs w:val="22"/>
          <w:lang w:val="es-ES" w:eastAsia="es-ES"/>
        </w:rPr>
      </w:pPr>
      <w:hyperlink w:anchor="_Toc374286500" w:history="1">
        <w:r w:rsidRPr="004E682B">
          <w:rPr>
            <w:rStyle w:val="Hyperlink"/>
            <w:noProof/>
          </w:rPr>
          <w:t>Figura 5.37 Uso de CPU para cada implementación.</w:t>
        </w:r>
        <w:r>
          <w:rPr>
            <w:noProof/>
            <w:webHidden/>
          </w:rPr>
          <w:tab/>
        </w:r>
        <w:r>
          <w:rPr>
            <w:noProof/>
            <w:webHidden/>
          </w:rPr>
          <w:fldChar w:fldCharType="begin"/>
        </w:r>
        <w:r>
          <w:rPr>
            <w:noProof/>
            <w:webHidden/>
          </w:rPr>
          <w:instrText xml:space="preserve"> PAGEREF _Toc374286500 \h </w:instrText>
        </w:r>
        <w:r>
          <w:rPr>
            <w:noProof/>
            <w:webHidden/>
          </w:rPr>
        </w:r>
        <w:r>
          <w:rPr>
            <w:noProof/>
            <w:webHidden/>
          </w:rPr>
          <w:fldChar w:fldCharType="separate"/>
        </w:r>
        <w:r w:rsidR="004B17DA">
          <w:rPr>
            <w:noProof/>
            <w:webHidden/>
          </w:rPr>
          <w:t>94</w:t>
        </w:r>
        <w:r>
          <w:rPr>
            <w:noProof/>
            <w:webHidden/>
          </w:rPr>
          <w:fldChar w:fldCharType="end"/>
        </w:r>
      </w:hyperlink>
    </w:p>
    <w:p w14:paraId="2F5558A4" w14:textId="77777777" w:rsidR="00DC4200" w:rsidRDefault="00DC4200">
      <w:pPr>
        <w:pStyle w:val="TableofFigures"/>
        <w:tabs>
          <w:tab w:val="right" w:leader="dot" w:pos="9350"/>
        </w:tabs>
        <w:rPr>
          <w:rFonts w:eastAsiaTheme="minorEastAsia" w:cstheme="minorBidi"/>
          <w:smallCaps w:val="0"/>
          <w:noProof/>
          <w:color w:val="auto"/>
          <w:szCs w:val="22"/>
          <w:lang w:val="es-ES" w:eastAsia="es-ES"/>
        </w:rPr>
      </w:pPr>
      <w:hyperlink w:anchor="_Toc374286501" w:history="1">
        <w:r w:rsidRPr="004E682B">
          <w:rPr>
            <w:rStyle w:val="Hyperlink"/>
            <w:noProof/>
          </w:rPr>
          <w:t>Figura 5.38 Promedio de líneas modificadas para migración entre protocolos.</w:t>
        </w:r>
        <w:r>
          <w:rPr>
            <w:noProof/>
            <w:webHidden/>
          </w:rPr>
          <w:tab/>
        </w:r>
        <w:r>
          <w:rPr>
            <w:noProof/>
            <w:webHidden/>
          </w:rPr>
          <w:fldChar w:fldCharType="begin"/>
        </w:r>
        <w:r>
          <w:rPr>
            <w:noProof/>
            <w:webHidden/>
          </w:rPr>
          <w:instrText xml:space="preserve"> PAGEREF _Toc374286501 \h </w:instrText>
        </w:r>
        <w:r>
          <w:rPr>
            <w:noProof/>
            <w:webHidden/>
          </w:rPr>
        </w:r>
        <w:r>
          <w:rPr>
            <w:noProof/>
            <w:webHidden/>
          </w:rPr>
          <w:fldChar w:fldCharType="separate"/>
        </w:r>
        <w:r w:rsidR="004B17DA">
          <w:rPr>
            <w:noProof/>
            <w:webHidden/>
          </w:rPr>
          <w:t>95</w:t>
        </w:r>
        <w:r>
          <w:rPr>
            <w:noProof/>
            <w:webHidden/>
          </w:rPr>
          <w:fldChar w:fldCharType="end"/>
        </w:r>
      </w:hyperlink>
    </w:p>
    <w:p w14:paraId="7836500F" w14:textId="77777777" w:rsidR="00DC4200" w:rsidRDefault="00DC4200">
      <w:pPr>
        <w:pStyle w:val="TableofFigures"/>
        <w:tabs>
          <w:tab w:val="right" w:leader="dot" w:pos="9350"/>
        </w:tabs>
        <w:rPr>
          <w:rFonts w:eastAsiaTheme="minorEastAsia" w:cstheme="minorBidi"/>
          <w:smallCaps w:val="0"/>
          <w:noProof/>
          <w:color w:val="auto"/>
          <w:szCs w:val="22"/>
          <w:lang w:val="es-ES" w:eastAsia="es-ES"/>
        </w:rPr>
      </w:pPr>
      <w:hyperlink w:anchor="_Toc374286502" w:history="1">
        <w:r w:rsidRPr="004E682B">
          <w:rPr>
            <w:rStyle w:val="Hyperlink"/>
            <w:noProof/>
          </w:rPr>
          <w:t>Figura 5.39 Líneas promedio para migraciones entre frameworks.</w:t>
        </w:r>
        <w:r>
          <w:rPr>
            <w:noProof/>
            <w:webHidden/>
          </w:rPr>
          <w:tab/>
        </w:r>
        <w:r>
          <w:rPr>
            <w:noProof/>
            <w:webHidden/>
          </w:rPr>
          <w:fldChar w:fldCharType="begin"/>
        </w:r>
        <w:r>
          <w:rPr>
            <w:noProof/>
            <w:webHidden/>
          </w:rPr>
          <w:instrText xml:space="preserve"> PAGEREF _Toc374286502 \h </w:instrText>
        </w:r>
        <w:r>
          <w:rPr>
            <w:noProof/>
            <w:webHidden/>
          </w:rPr>
        </w:r>
        <w:r>
          <w:rPr>
            <w:noProof/>
            <w:webHidden/>
          </w:rPr>
          <w:fldChar w:fldCharType="separate"/>
        </w:r>
        <w:r w:rsidR="004B17DA">
          <w:rPr>
            <w:noProof/>
            <w:webHidden/>
          </w:rPr>
          <w:t>95</w:t>
        </w:r>
        <w:r>
          <w:rPr>
            <w:noProof/>
            <w:webHidden/>
          </w:rPr>
          <w:fldChar w:fldCharType="end"/>
        </w:r>
      </w:hyperlink>
    </w:p>
    <w:p w14:paraId="56AA5066" w14:textId="77777777" w:rsidR="00DC4200" w:rsidRDefault="00DC4200">
      <w:pPr>
        <w:pStyle w:val="TableofFigures"/>
        <w:tabs>
          <w:tab w:val="right" w:leader="dot" w:pos="9350"/>
        </w:tabs>
        <w:rPr>
          <w:rFonts w:eastAsiaTheme="minorEastAsia" w:cstheme="minorBidi"/>
          <w:smallCaps w:val="0"/>
          <w:noProof/>
          <w:color w:val="auto"/>
          <w:szCs w:val="22"/>
          <w:lang w:val="es-ES" w:eastAsia="es-ES"/>
        </w:rPr>
      </w:pPr>
      <w:hyperlink w:anchor="_Toc374286503" w:history="1">
        <w:r w:rsidRPr="004E682B">
          <w:rPr>
            <w:rStyle w:val="Hyperlink"/>
            <w:noProof/>
          </w:rPr>
          <w:t>Figura 5.40 Consumo de memoria promedio para cada migración a Aether en contraste con el promedio para cada framework.</w:t>
        </w:r>
        <w:r>
          <w:rPr>
            <w:noProof/>
            <w:webHidden/>
          </w:rPr>
          <w:tab/>
        </w:r>
        <w:r>
          <w:rPr>
            <w:noProof/>
            <w:webHidden/>
          </w:rPr>
          <w:fldChar w:fldCharType="begin"/>
        </w:r>
        <w:r>
          <w:rPr>
            <w:noProof/>
            <w:webHidden/>
          </w:rPr>
          <w:instrText xml:space="preserve"> PAGEREF _Toc374286503 \h </w:instrText>
        </w:r>
        <w:r>
          <w:rPr>
            <w:noProof/>
            <w:webHidden/>
          </w:rPr>
        </w:r>
        <w:r>
          <w:rPr>
            <w:noProof/>
            <w:webHidden/>
          </w:rPr>
          <w:fldChar w:fldCharType="separate"/>
        </w:r>
        <w:r w:rsidR="004B17DA">
          <w:rPr>
            <w:noProof/>
            <w:webHidden/>
          </w:rPr>
          <w:t>96</w:t>
        </w:r>
        <w:r>
          <w:rPr>
            <w:noProof/>
            <w:webHidden/>
          </w:rPr>
          <w:fldChar w:fldCharType="end"/>
        </w:r>
      </w:hyperlink>
    </w:p>
    <w:p w14:paraId="5EDB4A1F" w14:textId="77777777" w:rsidR="00DC4200" w:rsidRDefault="00DC4200">
      <w:pPr>
        <w:pStyle w:val="TableofFigures"/>
        <w:tabs>
          <w:tab w:val="right" w:leader="dot" w:pos="9350"/>
        </w:tabs>
        <w:rPr>
          <w:rFonts w:eastAsiaTheme="minorEastAsia" w:cstheme="minorBidi"/>
          <w:smallCaps w:val="0"/>
          <w:noProof/>
          <w:color w:val="auto"/>
          <w:szCs w:val="22"/>
          <w:lang w:val="es-ES" w:eastAsia="es-ES"/>
        </w:rPr>
      </w:pPr>
      <w:hyperlink w:anchor="_Toc374286504" w:history="1">
        <w:r w:rsidRPr="004E682B">
          <w:rPr>
            <w:rStyle w:val="Hyperlink"/>
            <w:noProof/>
          </w:rPr>
          <w:t>Figura 5.41 Uso de CPU promedio para cada migración a Aether en contraste con el promedio para cada framework.</w:t>
        </w:r>
        <w:r>
          <w:rPr>
            <w:noProof/>
            <w:webHidden/>
          </w:rPr>
          <w:tab/>
        </w:r>
        <w:r>
          <w:rPr>
            <w:noProof/>
            <w:webHidden/>
          </w:rPr>
          <w:fldChar w:fldCharType="begin"/>
        </w:r>
        <w:r>
          <w:rPr>
            <w:noProof/>
            <w:webHidden/>
          </w:rPr>
          <w:instrText xml:space="preserve"> PAGEREF _Toc374286504 \h </w:instrText>
        </w:r>
        <w:r>
          <w:rPr>
            <w:noProof/>
            <w:webHidden/>
          </w:rPr>
        </w:r>
        <w:r>
          <w:rPr>
            <w:noProof/>
            <w:webHidden/>
          </w:rPr>
          <w:fldChar w:fldCharType="separate"/>
        </w:r>
        <w:r w:rsidR="004B17DA">
          <w:rPr>
            <w:noProof/>
            <w:webHidden/>
          </w:rPr>
          <w:t>97</w:t>
        </w:r>
        <w:r>
          <w:rPr>
            <w:noProof/>
            <w:webHidden/>
          </w:rPr>
          <w:fldChar w:fldCharType="end"/>
        </w:r>
      </w:hyperlink>
    </w:p>
    <w:p w14:paraId="16DA4429" w14:textId="78B2B4AC" w:rsidR="000C74DB" w:rsidRDefault="000C74DB" w:rsidP="00810BEA">
      <w:pPr>
        <w:jc w:val="both"/>
      </w:pPr>
      <w:r>
        <w:fldChar w:fldCharType="end"/>
      </w:r>
    </w:p>
    <w:p w14:paraId="00478766" w14:textId="5DDC5EED" w:rsidR="008655CA" w:rsidRPr="00EC6620" w:rsidRDefault="008655CA">
      <w:pPr>
        <w:spacing w:line="240" w:lineRule="auto"/>
      </w:pPr>
      <w:r>
        <w:br w:type="page"/>
      </w:r>
    </w:p>
    <w:p w14:paraId="313EF0BF" w14:textId="77777777" w:rsidR="00290E85" w:rsidRDefault="00290E85" w:rsidP="00290E85">
      <w:pPr>
        <w:pStyle w:val="Heading1"/>
        <w:sectPr w:rsidR="00290E85" w:rsidSect="00BB1E8A">
          <w:pgSz w:w="12240" w:h="15840"/>
          <w:pgMar w:top="1440" w:right="1440" w:bottom="1440" w:left="1440" w:header="720" w:footer="720" w:gutter="0"/>
          <w:cols w:space="720"/>
          <w:docGrid w:linePitch="360"/>
        </w:sectPr>
      </w:pPr>
    </w:p>
    <w:p w14:paraId="59056113" w14:textId="6CCA7664" w:rsidR="008655CA" w:rsidRPr="00F91E36" w:rsidRDefault="008655CA" w:rsidP="00EC6620">
      <w:pPr>
        <w:pStyle w:val="Heading1"/>
        <w:numPr>
          <w:ilvl w:val="0"/>
          <w:numId w:val="22"/>
        </w:numPr>
        <w:rPr>
          <w:color w:val="220000"/>
          <w:sz w:val="32"/>
          <w:szCs w:val="36"/>
          <w:lang w:eastAsia="es-AR"/>
        </w:rPr>
      </w:pPr>
      <w:bookmarkStart w:id="4" w:name="_Toc372994982"/>
      <w:bookmarkStart w:id="5" w:name="_Toc374286505"/>
      <w:bookmarkEnd w:id="4"/>
      <w:bookmarkEnd w:id="5"/>
    </w:p>
    <w:p w14:paraId="4F195162" w14:textId="77777777" w:rsidR="00290E85" w:rsidRDefault="00290E85" w:rsidP="00810BEA">
      <w:pPr>
        <w:pStyle w:val="Heading2"/>
        <w:sectPr w:rsidR="00290E85" w:rsidSect="00EC6620">
          <w:pgSz w:w="12240" w:h="15840"/>
          <w:pgMar w:top="1440" w:right="1440" w:bottom="1440" w:left="1440" w:header="720" w:footer="720" w:gutter="0"/>
          <w:cols w:space="720"/>
          <w:vAlign w:val="center"/>
          <w:docGrid w:linePitch="360"/>
        </w:sectPr>
      </w:pPr>
    </w:p>
    <w:p w14:paraId="42B79E2F" w14:textId="56A69119" w:rsidR="00810BEA" w:rsidRDefault="00810BEA" w:rsidP="00810BEA">
      <w:pPr>
        <w:pStyle w:val="Heading2"/>
      </w:pPr>
      <w:bookmarkStart w:id="6" w:name="_Toc372994983"/>
      <w:bookmarkStart w:id="7" w:name="_Toc374286506"/>
      <w:r w:rsidRPr="00AE7B9E">
        <w:lastRenderedPageBreak/>
        <w:t>1. Introducción</w:t>
      </w:r>
      <w:bookmarkEnd w:id="6"/>
      <w:bookmarkEnd w:id="7"/>
    </w:p>
    <w:p w14:paraId="11F48C5B" w14:textId="77777777" w:rsidR="0089778E" w:rsidRPr="00CC6B4D" w:rsidRDefault="0089778E" w:rsidP="00EC6620"/>
    <w:p w14:paraId="193C52DC" w14:textId="77777777" w:rsidR="00810BEA" w:rsidRPr="008E5D07" w:rsidRDefault="00810BEA" w:rsidP="00810BEA">
      <w:pPr>
        <w:jc w:val="both"/>
      </w:pPr>
      <w:r w:rsidRPr="008E5D07">
        <w:t>El mercado IT</w:t>
      </w:r>
      <w:sdt>
        <w:sdtPr>
          <w:id w:val="-55939027"/>
          <w:citation/>
        </w:sdtPr>
        <w:sdtEndPr/>
        <w:sdtContent>
          <w:r>
            <w:fldChar w:fldCharType="begin"/>
          </w:r>
          <w:r>
            <w:rPr>
              <w:vertAlign w:val="superscript"/>
              <w:lang w:val="es-ES"/>
            </w:rPr>
            <w:instrText xml:space="preserve">CITATION Ale13 \l 1033 </w:instrText>
          </w:r>
          <w:r>
            <w:fldChar w:fldCharType="separate"/>
          </w:r>
          <w:r w:rsidR="00DC4200">
            <w:rPr>
              <w:noProof/>
              <w:vertAlign w:val="superscript"/>
              <w:lang w:val="es-ES"/>
            </w:rPr>
            <w:t xml:space="preserve"> </w:t>
          </w:r>
          <w:r w:rsidR="00DC4200" w:rsidRPr="00DC4200">
            <w:rPr>
              <w:noProof/>
              <w:lang w:val="es-ES"/>
            </w:rPr>
            <w:t>(Alegsa, 2013)</w:t>
          </w:r>
          <w:r>
            <w:fldChar w:fldCharType="end"/>
          </w:r>
        </w:sdtContent>
      </w:sdt>
      <w:r w:rsidRPr="008E5D07">
        <w:t xml:space="preserve"> está siendo tra</w:t>
      </w:r>
      <w:r w:rsidRPr="00036F39">
        <w:t>nsforma</w:t>
      </w:r>
      <w:r w:rsidRPr="008E5D07">
        <w:t xml:space="preserve">do por el modelo de </w:t>
      </w:r>
      <w:r w:rsidRPr="00136A0F">
        <w:rPr>
          <w:i/>
        </w:rPr>
        <w:t>Cloud Computing</w:t>
      </w:r>
      <w:r w:rsidRPr="008E5D07">
        <w:t xml:space="preserve"> y la tecnología como servicio. Los expertos creen que en pocos años la gran mayoría de las empresas estarán utilizando la </w:t>
      </w:r>
      <w:r w:rsidRPr="00136A0F">
        <w:rPr>
          <w:i/>
        </w:rPr>
        <w:t>Cloud</w:t>
      </w:r>
      <w:r w:rsidRPr="008E5D07">
        <w:t xml:space="preserve">, de igual modo que adoptaron el correo electrónico o la PC en su momento. Las principales ventajas de </w:t>
      </w:r>
      <w:r w:rsidRPr="00136A0F">
        <w:rPr>
          <w:i/>
        </w:rPr>
        <w:t>Cloud Computing</w:t>
      </w:r>
      <w:r w:rsidRPr="008E5D07">
        <w:t xml:space="preserve"> radican en la rapidez y facilidad de implantación y gestión, la flexibilidad, el ahorro de costes, prestaciones técnicas, capacidad de escalabilidad, de forma que estas puedan adaptarse instantáneamente a las necesidades específicas que una compañía pueda tener en un momento determinado, ante un pico de trabajo, sin depender de adquisiciones de servidores o de licencias de software. Esto genera una mayor agilidad en la toma de decisiones empresariales y, consecuentemente, una mayor competitividad de las empresas</w:t>
      </w:r>
      <w:r>
        <w:rPr>
          <w:vertAlign w:val="superscript"/>
        </w:rPr>
        <w:t xml:space="preserve"> </w:t>
      </w:r>
      <w:sdt>
        <w:sdtPr>
          <w:rPr>
            <w:vertAlign w:val="superscript"/>
          </w:rPr>
          <w:id w:val="306064274"/>
          <w:citation/>
        </w:sdtPr>
        <w:sdtEndPr/>
        <w:sdtContent>
          <w:r>
            <w:rPr>
              <w:vertAlign w:val="superscript"/>
            </w:rPr>
            <w:fldChar w:fldCharType="begin"/>
          </w:r>
          <w:r>
            <w:rPr>
              <w:lang w:val="es-ES"/>
            </w:rPr>
            <w:instrText xml:space="preserve">CITATION Elc13 \l 1033 </w:instrText>
          </w:r>
          <w:r>
            <w:rPr>
              <w:vertAlign w:val="superscript"/>
            </w:rPr>
            <w:fldChar w:fldCharType="separate"/>
          </w:r>
          <w:r w:rsidR="00DC4200" w:rsidRPr="00DC4200">
            <w:rPr>
              <w:noProof/>
              <w:lang w:val="es-ES"/>
            </w:rPr>
            <w:t>(Franco, 2013)</w:t>
          </w:r>
          <w:r>
            <w:rPr>
              <w:vertAlign w:val="superscript"/>
            </w:rPr>
            <w:fldChar w:fldCharType="end"/>
          </w:r>
        </w:sdtContent>
      </w:sdt>
      <w:r w:rsidRPr="008E5D07">
        <w:t>.</w:t>
      </w:r>
    </w:p>
    <w:p w14:paraId="3A4376F9" w14:textId="77777777" w:rsidR="00810BEA" w:rsidRPr="008E5D07" w:rsidRDefault="00810BEA" w:rsidP="00810BEA">
      <w:pPr>
        <w:jc w:val="both"/>
      </w:pPr>
      <w:r w:rsidRPr="00136A0F">
        <w:rPr>
          <w:i/>
        </w:rPr>
        <w:t>Cloud Computing</w:t>
      </w:r>
      <w:r w:rsidRPr="008E5D07">
        <w:t xml:space="preserve"> es un modelo de acceso bajo demanda a recursos computacionales compartidos (servidores, almacenamiento, servicios, etc.)</w:t>
      </w:r>
      <w:sdt>
        <w:sdtPr>
          <w:id w:val="1673373386"/>
          <w:citation/>
        </w:sdtPr>
        <w:sdtEndPr/>
        <w:sdtContent>
          <w:r>
            <w:fldChar w:fldCharType="begin"/>
          </w:r>
          <w:r>
            <w:rPr>
              <w:vertAlign w:val="superscript"/>
              <w:lang w:val="es-ES"/>
            </w:rPr>
            <w:instrText xml:space="preserve">CITATION Mel11 \l 1033 </w:instrText>
          </w:r>
          <w:r>
            <w:fldChar w:fldCharType="separate"/>
          </w:r>
          <w:r w:rsidR="00DC4200">
            <w:rPr>
              <w:noProof/>
              <w:vertAlign w:val="superscript"/>
              <w:lang w:val="es-ES"/>
            </w:rPr>
            <w:t xml:space="preserve"> </w:t>
          </w:r>
          <w:r w:rsidR="00DC4200" w:rsidRPr="00DC4200">
            <w:rPr>
              <w:noProof/>
              <w:lang w:val="es-ES"/>
            </w:rPr>
            <w:t>(Mell &amp; Grance, 2011)</w:t>
          </w:r>
          <w:r>
            <w:fldChar w:fldCharType="end"/>
          </w:r>
        </w:sdtContent>
      </w:sdt>
      <w:r w:rsidRPr="008E5D07">
        <w:t xml:space="preserve">. Estos recursos pueden ser tomados y liberados rápidamente con un mínimo esfuerzo de configuración e interacción con el proveedor. Este modelo presenta algunas características principales como son </w:t>
      </w:r>
      <w:r w:rsidRPr="00626AE1">
        <w:t>por ejemplo: proveer self-service de recursos bajo demanda con lo cual el cliente puede obtener y dejar recursos de manera unilateral sin intervención del proveedor, proveer un pool de recursos para poder distribuir los mismos entre múltiples clientes de manera dinámica bajo la demanda de cada uno, permitir un crecimiento/decrecimiento rápido ya que el cliente puede obtener y dejar recursos rápidamente acorde a su demanda y proveer además un servicio medido</w:t>
      </w:r>
      <w:r w:rsidRPr="008E5D07">
        <w:t xml:space="preserve"> lo cual permite a los sistemas en </w:t>
      </w:r>
      <w:r w:rsidRPr="00136A0F">
        <w:rPr>
          <w:i/>
        </w:rPr>
        <w:t>Cloud</w:t>
      </w:r>
      <w:r w:rsidRPr="008E5D07">
        <w:t xml:space="preserve"> controlar el uso de los recursos de manera transparente al cliente y facturarle en base a esto (por ejemplo, para máquinas virtuales el uso suele medirse en horas mientras que en almacenamiento se mide en </w:t>
      </w:r>
      <w:proofErr w:type="spellStart"/>
      <w:r w:rsidRPr="008E5D07">
        <w:t>GBs</w:t>
      </w:r>
      <w:proofErr w:type="spellEnd"/>
      <w:r w:rsidRPr="008E5D07">
        <w:t>. Todos los proveedores manejan variaciones de este mismo esquema).</w:t>
      </w:r>
    </w:p>
    <w:p w14:paraId="4937F903" w14:textId="77777777" w:rsidR="00810BEA" w:rsidRPr="008E5D07" w:rsidRDefault="00810BEA" w:rsidP="00810BEA">
      <w:pPr>
        <w:jc w:val="both"/>
      </w:pPr>
    </w:p>
    <w:p w14:paraId="0358B7AB" w14:textId="77777777" w:rsidR="00810BEA" w:rsidRPr="008E5D07" w:rsidRDefault="00810BEA" w:rsidP="00810BEA">
      <w:pPr>
        <w:jc w:val="both"/>
      </w:pPr>
      <w:r w:rsidRPr="008E5D07">
        <w:t xml:space="preserve">Los servicios de </w:t>
      </w:r>
      <w:r w:rsidRPr="00136A0F">
        <w:rPr>
          <w:i/>
        </w:rPr>
        <w:t>Cloud Computing</w:t>
      </w:r>
      <w:r w:rsidRPr="008E5D07">
        <w:t xml:space="preserve"> se agrupan en tres tipos básicos:</w:t>
      </w:r>
    </w:p>
    <w:p w14:paraId="7D8ACAD9" w14:textId="77777777" w:rsidR="00810BEA" w:rsidRPr="008E5D07" w:rsidRDefault="00810BEA" w:rsidP="00810BEA">
      <w:pPr>
        <w:pStyle w:val="ListParagraph"/>
        <w:numPr>
          <w:ilvl w:val="0"/>
          <w:numId w:val="17"/>
        </w:numPr>
        <w:contextualSpacing/>
        <w:jc w:val="both"/>
      </w:pPr>
      <w:proofErr w:type="spellStart"/>
      <w:r w:rsidRPr="00036F39">
        <w:rPr>
          <w:lang w:val="en-US"/>
        </w:rPr>
        <w:t>SaaS</w:t>
      </w:r>
      <w:proofErr w:type="spellEnd"/>
      <w:r w:rsidRPr="00036F39">
        <w:rPr>
          <w:lang w:val="en-US"/>
        </w:rPr>
        <w:t xml:space="preserve"> (Software as a Service). </w:t>
      </w:r>
      <w:r w:rsidRPr="008E5D07">
        <w:t xml:space="preserve">Se le provee al cliente la posibilidad de utilizar una aplicación del proveedor que corre en una infraestructura de tipo </w:t>
      </w:r>
      <w:r w:rsidRPr="00136A0F">
        <w:rPr>
          <w:i/>
        </w:rPr>
        <w:t>Cloud</w:t>
      </w:r>
      <w:r w:rsidRPr="008E5D07">
        <w:t xml:space="preserve">. Ejemplos de esto son los servicios de </w:t>
      </w:r>
      <w:proofErr w:type="spellStart"/>
      <w:r w:rsidRPr="008E5D07">
        <w:t>webmail</w:t>
      </w:r>
      <w:proofErr w:type="spellEnd"/>
      <w:r w:rsidRPr="008E5D07">
        <w:t>.</w:t>
      </w:r>
    </w:p>
    <w:p w14:paraId="5094DBB8" w14:textId="77777777" w:rsidR="00810BEA" w:rsidRPr="008E5D07" w:rsidRDefault="00810BEA" w:rsidP="00810BEA">
      <w:pPr>
        <w:pStyle w:val="ListParagraph"/>
        <w:numPr>
          <w:ilvl w:val="0"/>
          <w:numId w:val="17"/>
        </w:numPr>
        <w:contextualSpacing/>
        <w:jc w:val="both"/>
      </w:pPr>
      <w:proofErr w:type="spellStart"/>
      <w:r w:rsidRPr="00036F39">
        <w:rPr>
          <w:lang w:val="en-US"/>
        </w:rPr>
        <w:t>PaaS</w:t>
      </w:r>
      <w:proofErr w:type="spellEnd"/>
      <w:r w:rsidRPr="00036F39">
        <w:rPr>
          <w:lang w:val="en-US"/>
        </w:rPr>
        <w:t xml:space="preserve"> (Platform as a Service). </w:t>
      </w:r>
      <w:r w:rsidRPr="008E5D07">
        <w:t xml:space="preserve">Se le provee al cliente la habilidad de desplegar una aplicación propia creada con el lenguaje, bibliotecas y herramientas soportadas por el proveedor. El cliente debe adaptarse al ambiente de ejecución provisto. Ejemplos de este tipo se servicio son Google App </w:t>
      </w:r>
      <w:proofErr w:type="spellStart"/>
      <w:r w:rsidRPr="008E5D07">
        <w:t>Engine</w:t>
      </w:r>
      <w:proofErr w:type="spellEnd"/>
      <w:sdt>
        <w:sdtPr>
          <w:id w:val="165208742"/>
          <w:citation/>
        </w:sdtPr>
        <w:sdtEndPr/>
        <w:sdtContent>
          <w:r>
            <w:fldChar w:fldCharType="begin"/>
          </w:r>
          <w:r w:rsidRPr="00036F39">
            <w:rPr>
              <w:vertAlign w:val="superscript"/>
              <w:lang w:val="es-ES"/>
            </w:rPr>
            <w:instrText xml:space="preserve"> CITATION Goo13 \l 1033 </w:instrText>
          </w:r>
          <w:r>
            <w:fldChar w:fldCharType="separate"/>
          </w:r>
          <w:r w:rsidR="00DC4200">
            <w:rPr>
              <w:noProof/>
              <w:vertAlign w:val="superscript"/>
              <w:lang w:val="es-ES"/>
            </w:rPr>
            <w:t xml:space="preserve"> </w:t>
          </w:r>
          <w:r w:rsidR="00DC4200" w:rsidRPr="00DC4200">
            <w:rPr>
              <w:noProof/>
              <w:lang w:val="es-ES"/>
            </w:rPr>
            <w:t>(Google, 2013)</w:t>
          </w:r>
          <w:r>
            <w:fldChar w:fldCharType="end"/>
          </w:r>
        </w:sdtContent>
      </w:sdt>
      <w:r w:rsidRPr="008E5D07">
        <w:t xml:space="preserve"> o </w:t>
      </w:r>
      <w:proofErr w:type="spellStart"/>
      <w:r w:rsidRPr="008E5D07">
        <w:t>Heroku</w:t>
      </w:r>
      <w:proofErr w:type="spellEnd"/>
      <w:sdt>
        <w:sdtPr>
          <w:id w:val="-244344473"/>
          <w:citation/>
        </w:sdtPr>
        <w:sdtEndPr/>
        <w:sdtContent>
          <w:r>
            <w:fldChar w:fldCharType="begin"/>
          </w:r>
          <w:r w:rsidRPr="00036F39">
            <w:rPr>
              <w:vertAlign w:val="superscript"/>
              <w:lang w:val="es-ES"/>
            </w:rPr>
            <w:instrText xml:space="preserve"> CITATION Her13 \l 1033 </w:instrText>
          </w:r>
          <w:r>
            <w:fldChar w:fldCharType="separate"/>
          </w:r>
          <w:r w:rsidR="00DC4200">
            <w:rPr>
              <w:noProof/>
              <w:vertAlign w:val="superscript"/>
              <w:lang w:val="es-ES"/>
            </w:rPr>
            <w:t xml:space="preserve"> </w:t>
          </w:r>
          <w:r w:rsidR="00DC4200" w:rsidRPr="00DC4200">
            <w:rPr>
              <w:noProof/>
              <w:lang w:val="es-ES"/>
            </w:rPr>
            <w:t>(Heroku, 2013)</w:t>
          </w:r>
          <w:r>
            <w:fldChar w:fldCharType="end"/>
          </w:r>
        </w:sdtContent>
      </w:sdt>
      <w:r w:rsidRPr="008E5D07">
        <w:t>.</w:t>
      </w:r>
    </w:p>
    <w:p w14:paraId="79BE0977" w14:textId="77777777" w:rsidR="00810BEA" w:rsidRPr="008E5D07" w:rsidRDefault="00810BEA" w:rsidP="00810BEA">
      <w:pPr>
        <w:pStyle w:val="ListParagraph"/>
        <w:numPr>
          <w:ilvl w:val="0"/>
          <w:numId w:val="17"/>
        </w:numPr>
        <w:contextualSpacing/>
        <w:jc w:val="both"/>
      </w:pPr>
      <w:proofErr w:type="spellStart"/>
      <w:r w:rsidRPr="00036F39">
        <w:rPr>
          <w:lang w:val="en-US"/>
        </w:rPr>
        <w:lastRenderedPageBreak/>
        <w:t>IaaS</w:t>
      </w:r>
      <w:proofErr w:type="spellEnd"/>
      <w:r w:rsidRPr="00036F39">
        <w:rPr>
          <w:lang w:val="en-US"/>
        </w:rPr>
        <w:t xml:space="preserve"> (Infrastructure as a Service). </w:t>
      </w:r>
      <w:r w:rsidRPr="008E5D07">
        <w:t xml:space="preserve">Se le provee al cliente la habilidad de obtener recursos computacionales en los cuales puede desplegar sus aplicaciones arbitrariamente. En este tipo de servicios el cliente no maneja la infraestructura subyacente pero tiene control sobre sistemas operativos, sistemas de archivos, máquinas virtuales y las aplicaciones que despliega. A diferencia de lo que sucede en </w:t>
      </w:r>
      <w:proofErr w:type="spellStart"/>
      <w:r w:rsidRPr="008E5D07">
        <w:t>PaaS</w:t>
      </w:r>
      <w:proofErr w:type="spellEnd"/>
      <w:r w:rsidRPr="008E5D07">
        <w:t>, no se le obliga al cliente a trabajar con un ambiente de ejecución impuesto por el proveedor. Ejemplos de este tipo de servicio son Amazon EC2</w:t>
      </w:r>
      <w:sdt>
        <w:sdtPr>
          <w:id w:val="1708444639"/>
          <w:citation/>
        </w:sdtPr>
        <w:sdtEndPr/>
        <w:sdtContent>
          <w:r>
            <w:fldChar w:fldCharType="begin"/>
          </w:r>
          <w:r w:rsidRPr="00036F39">
            <w:rPr>
              <w:vertAlign w:val="superscript"/>
              <w:lang w:val="es-ES"/>
            </w:rPr>
            <w:instrText xml:space="preserve"> CITATION Ama13 \l 1033 </w:instrText>
          </w:r>
          <w:r>
            <w:fldChar w:fldCharType="separate"/>
          </w:r>
          <w:r w:rsidR="00DC4200">
            <w:rPr>
              <w:noProof/>
              <w:vertAlign w:val="superscript"/>
              <w:lang w:val="es-ES"/>
            </w:rPr>
            <w:t xml:space="preserve"> </w:t>
          </w:r>
          <w:r w:rsidR="00DC4200" w:rsidRPr="00DC4200">
            <w:rPr>
              <w:noProof/>
              <w:lang w:val="es-ES"/>
            </w:rPr>
            <w:t>(Amazon, 2013)</w:t>
          </w:r>
          <w:r>
            <w:fldChar w:fldCharType="end"/>
          </w:r>
        </w:sdtContent>
      </w:sdt>
      <w:r w:rsidRPr="008E5D07">
        <w:t>, Google Storage</w:t>
      </w:r>
      <w:sdt>
        <w:sdtPr>
          <w:id w:val="1334174993"/>
          <w:citation/>
        </w:sdtPr>
        <w:sdtEndPr/>
        <w:sdtContent>
          <w:r>
            <w:fldChar w:fldCharType="begin"/>
          </w:r>
          <w:r w:rsidRPr="00036F39">
            <w:rPr>
              <w:vertAlign w:val="superscript"/>
              <w:lang w:val="es-ES"/>
            </w:rPr>
            <w:instrText xml:space="preserve"> CITATION Goo131 \l 1033 </w:instrText>
          </w:r>
          <w:r>
            <w:fldChar w:fldCharType="separate"/>
          </w:r>
          <w:r w:rsidR="00DC4200">
            <w:rPr>
              <w:noProof/>
              <w:vertAlign w:val="superscript"/>
              <w:lang w:val="es-ES"/>
            </w:rPr>
            <w:t xml:space="preserve"> </w:t>
          </w:r>
          <w:r w:rsidR="00DC4200" w:rsidRPr="00DC4200">
            <w:rPr>
              <w:noProof/>
              <w:lang w:val="es-ES"/>
            </w:rPr>
            <w:t>(Google, 2013)</w:t>
          </w:r>
          <w:r>
            <w:fldChar w:fldCharType="end"/>
          </w:r>
        </w:sdtContent>
      </w:sdt>
      <w:r w:rsidRPr="008E5D07">
        <w:t xml:space="preserve"> o Windows </w:t>
      </w:r>
      <w:proofErr w:type="spellStart"/>
      <w:r w:rsidRPr="008E5D07">
        <w:t>Azure</w:t>
      </w:r>
      <w:proofErr w:type="spellEnd"/>
      <w:sdt>
        <w:sdtPr>
          <w:id w:val="893775663"/>
          <w:citation/>
        </w:sdtPr>
        <w:sdtEndPr/>
        <w:sdtContent>
          <w:r>
            <w:fldChar w:fldCharType="begin"/>
          </w:r>
          <w:r w:rsidRPr="00036F39">
            <w:rPr>
              <w:vertAlign w:val="superscript"/>
              <w:lang w:val="es-ES"/>
            </w:rPr>
            <w:instrText xml:space="preserve"> CITATION Mic13 \l 1033 </w:instrText>
          </w:r>
          <w:r>
            <w:fldChar w:fldCharType="separate"/>
          </w:r>
          <w:r w:rsidR="00DC4200">
            <w:rPr>
              <w:noProof/>
              <w:vertAlign w:val="superscript"/>
              <w:lang w:val="es-ES"/>
            </w:rPr>
            <w:t xml:space="preserve"> </w:t>
          </w:r>
          <w:r w:rsidR="00DC4200" w:rsidRPr="00DC4200">
            <w:rPr>
              <w:noProof/>
              <w:lang w:val="es-ES"/>
            </w:rPr>
            <w:t>(Microsoft, 2013)</w:t>
          </w:r>
          <w:r>
            <w:fldChar w:fldCharType="end"/>
          </w:r>
        </w:sdtContent>
      </w:sdt>
      <w:r w:rsidRPr="008E5D07">
        <w:t>.</w:t>
      </w:r>
    </w:p>
    <w:p w14:paraId="0A7E2274" w14:textId="77777777" w:rsidR="00810BEA" w:rsidRPr="008E5D07" w:rsidRDefault="00810BEA" w:rsidP="00810BEA">
      <w:pPr>
        <w:jc w:val="both"/>
      </w:pPr>
    </w:p>
    <w:p w14:paraId="23FC784F" w14:textId="77777777" w:rsidR="00810BEA" w:rsidRPr="008E5D07" w:rsidRDefault="00810BEA" w:rsidP="00810BEA">
      <w:pPr>
        <w:jc w:val="both"/>
      </w:pPr>
      <w:r w:rsidRPr="008E5D07">
        <w:t xml:space="preserve">Existe en la actualidad una variada oferta de proveedores para todo tipo de servicios siendo los más importantes Amazon, Microsoft, </w:t>
      </w:r>
      <w:proofErr w:type="spellStart"/>
      <w:r w:rsidRPr="008E5D07">
        <w:t>Rackspace</w:t>
      </w:r>
      <w:proofErr w:type="spellEnd"/>
      <w:sdt>
        <w:sdtPr>
          <w:id w:val="1460375019"/>
          <w:citation/>
        </w:sdtPr>
        <w:sdtEndPr/>
        <w:sdtContent>
          <w:r>
            <w:fldChar w:fldCharType="begin"/>
          </w:r>
          <w:r w:rsidRPr="00BB406F">
            <w:rPr>
              <w:vertAlign w:val="superscript"/>
              <w:lang w:val="es-ES"/>
            </w:rPr>
            <w:instrText xml:space="preserve"> CITATION Rac13 \l 1033 </w:instrText>
          </w:r>
          <w:r>
            <w:fldChar w:fldCharType="separate"/>
          </w:r>
          <w:r w:rsidR="00DC4200">
            <w:rPr>
              <w:noProof/>
              <w:vertAlign w:val="superscript"/>
              <w:lang w:val="es-ES"/>
            </w:rPr>
            <w:t xml:space="preserve"> </w:t>
          </w:r>
          <w:r w:rsidR="00DC4200" w:rsidRPr="00DC4200">
            <w:rPr>
              <w:noProof/>
              <w:lang w:val="es-ES"/>
            </w:rPr>
            <w:t>(Rackspace, 2013)</w:t>
          </w:r>
          <w:r>
            <w:fldChar w:fldCharType="end"/>
          </w:r>
        </w:sdtContent>
      </w:sdt>
      <w:r w:rsidRPr="008E5D07">
        <w:t>, Google, IBM</w:t>
      </w:r>
      <w:sdt>
        <w:sdtPr>
          <w:id w:val="-1381707006"/>
          <w:citation/>
        </w:sdtPr>
        <w:sdtEndPr/>
        <w:sdtContent>
          <w:r>
            <w:fldChar w:fldCharType="begin"/>
          </w:r>
          <w:r w:rsidRPr="00BB406F">
            <w:rPr>
              <w:vertAlign w:val="superscript"/>
              <w:lang w:val="es-ES"/>
            </w:rPr>
            <w:instrText xml:space="preserve"> CITATION IBM13 \l 1033 </w:instrText>
          </w:r>
          <w:r>
            <w:fldChar w:fldCharType="separate"/>
          </w:r>
          <w:r w:rsidR="00DC4200">
            <w:rPr>
              <w:noProof/>
              <w:vertAlign w:val="superscript"/>
              <w:lang w:val="es-ES"/>
            </w:rPr>
            <w:t xml:space="preserve"> </w:t>
          </w:r>
          <w:r w:rsidR="00DC4200" w:rsidRPr="00DC4200">
            <w:rPr>
              <w:noProof/>
              <w:lang w:val="es-ES"/>
            </w:rPr>
            <w:t>(IBM, 2013)</w:t>
          </w:r>
          <w:r>
            <w:fldChar w:fldCharType="end"/>
          </w:r>
        </w:sdtContent>
      </w:sdt>
      <w:r w:rsidRPr="008E5D07">
        <w:t>, Hewlett-Packard</w:t>
      </w:r>
      <w:sdt>
        <w:sdtPr>
          <w:id w:val="817924471"/>
          <w:citation/>
        </w:sdtPr>
        <w:sdtEndPr/>
        <w:sdtContent>
          <w:r>
            <w:fldChar w:fldCharType="begin"/>
          </w:r>
          <w:r w:rsidRPr="00BB406F">
            <w:rPr>
              <w:vertAlign w:val="superscript"/>
              <w:lang w:val="es-ES"/>
            </w:rPr>
            <w:instrText xml:space="preserve"> CITATION Hew13 \l 1033 </w:instrText>
          </w:r>
          <w:r>
            <w:fldChar w:fldCharType="separate"/>
          </w:r>
          <w:r w:rsidR="00DC4200">
            <w:rPr>
              <w:noProof/>
              <w:vertAlign w:val="superscript"/>
              <w:lang w:val="es-ES"/>
            </w:rPr>
            <w:t xml:space="preserve"> </w:t>
          </w:r>
          <w:r w:rsidR="00DC4200" w:rsidRPr="00DC4200">
            <w:rPr>
              <w:noProof/>
              <w:lang w:val="es-ES"/>
            </w:rPr>
            <w:t>(Hewlett-Packard, 2013)</w:t>
          </w:r>
          <w:r>
            <w:fldChar w:fldCharType="end"/>
          </w:r>
        </w:sdtContent>
      </w:sdt>
      <w:r w:rsidRPr="008E5D07">
        <w:t xml:space="preserve"> y </w:t>
      </w:r>
      <w:proofErr w:type="spellStart"/>
      <w:r w:rsidRPr="008E5D07">
        <w:t>VMWare</w:t>
      </w:r>
      <w:proofErr w:type="spellEnd"/>
      <w:sdt>
        <w:sdtPr>
          <w:id w:val="1143549215"/>
          <w:citation/>
        </w:sdtPr>
        <w:sdtEndPr/>
        <w:sdtContent>
          <w:r>
            <w:fldChar w:fldCharType="begin"/>
          </w:r>
          <w:r w:rsidRPr="00BB406F">
            <w:rPr>
              <w:vertAlign w:val="superscript"/>
              <w:lang w:val="es-ES"/>
            </w:rPr>
            <w:instrText xml:space="preserve"> CITATION VMW13 \l 1033 </w:instrText>
          </w:r>
          <w:r>
            <w:fldChar w:fldCharType="separate"/>
          </w:r>
          <w:r w:rsidR="00DC4200">
            <w:rPr>
              <w:noProof/>
              <w:vertAlign w:val="superscript"/>
              <w:lang w:val="es-ES"/>
            </w:rPr>
            <w:t xml:space="preserve"> </w:t>
          </w:r>
          <w:r w:rsidR="00DC4200" w:rsidRPr="00DC4200">
            <w:rPr>
              <w:noProof/>
              <w:lang w:val="es-ES"/>
            </w:rPr>
            <w:t>(VMWare, 2013)</w:t>
          </w:r>
          <w:r>
            <w:fldChar w:fldCharType="end"/>
          </w:r>
        </w:sdtContent>
      </w:sdt>
      <w:r>
        <w:t xml:space="preserve"> </w:t>
      </w:r>
      <w:r w:rsidRPr="008E5D07">
        <w:t>entre otros. Cabe destacar que pese a la diversidad de los servicios ofrecidos, en casi todos los casos el modelo de cobro es por el uso real de los recursos. Existen algunas variaciones a este modelo como por ejemplo la reserva de instancias por año (similar a un servidor usual), paquetes de almacenamiento fijo o descuentos por grandes cantidades de recursos utilizados</w:t>
      </w:r>
      <w:sdt>
        <w:sdtPr>
          <w:id w:val="956678187"/>
          <w:citation/>
        </w:sdtPr>
        <w:sdtEndPr/>
        <w:sdtContent>
          <w:r>
            <w:fldChar w:fldCharType="begin"/>
          </w:r>
          <w:r w:rsidRPr="00BB406F">
            <w:rPr>
              <w:vertAlign w:val="superscript"/>
              <w:lang w:val="es-ES"/>
            </w:rPr>
            <w:instrText xml:space="preserve"> CITATION Ama131 \l 1033 </w:instrText>
          </w:r>
          <w:r>
            <w:fldChar w:fldCharType="separate"/>
          </w:r>
          <w:r w:rsidR="00DC4200">
            <w:rPr>
              <w:noProof/>
              <w:vertAlign w:val="superscript"/>
              <w:lang w:val="es-ES"/>
            </w:rPr>
            <w:t xml:space="preserve"> </w:t>
          </w:r>
          <w:r w:rsidR="00DC4200" w:rsidRPr="00DC4200">
            <w:rPr>
              <w:noProof/>
              <w:lang w:val="es-ES"/>
            </w:rPr>
            <w:t>(Amazon, 2013)</w:t>
          </w:r>
          <w:r>
            <w:fldChar w:fldCharType="end"/>
          </w:r>
        </w:sdtContent>
      </w:sdt>
      <w:r w:rsidRPr="008E5D07">
        <w:t>.</w:t>
      </w:r>
    </w:p>
    <w:p w14:paraId="27A04312" w14:textId="77777777" w:rsidR="00810BEA" w:rsidRPr="008E5D07" w:rsidRDefault="00810BEA" w:rsidP="00810BEA">
      <w:pPr>
        <w:jc w:val="both"/>
      </w:pPr>
    </w:p>
    <w:p w14:paraId="4A39D13F" w14:textId="77777777" w:rsidR="00810BEA" w:rsidRDefault="00810BEA" w:rsidP="00810BEA">
      <w:pPr>
        <w:pStyle w:val="Heading3"/>
        <w:jc w:val="both"/>
      </w:pPr>
      <w:bookmarkStart w:id="8" w:name="_Toc372994984"/>
      <w:bookmarkStart w:id="9" w:name="_Toc374286507"/>
      <w:r>
        <w:t>1.1 Motivaciones y objetivos de la tesis</w:t>
      </w:r>
      <w:bookmarkEnd w:id="8"/>
      <w:bookmarkEnd w:id="9"/>
    </w:p>
    <w:p w14:paraId="6DB94BDC" w14:textId="77777777" w:rsidR="0089778E" w:rsidRPr="00CC6B4D" w:rsidRDefault="0089778E" w:rsidP="00EC6620"/>
    <w:p w14:paraId="271D3135" w14:textId="488CEC4C" w:rsidR="00810BEA" w:rsidRDefault="00810BEA" w:rsidP="00810BEA">
      <w:pPr>
        <w:jc w:val="both"/>
      </w:pPr>
      <w:r>
        <w:t xml:space="preserve">El continuo crecimiento de la oferta de proveedores de servicios de </w:t>
      </w:r>
      <w:r>
        <w:rPr>
          <w:i/>
        </w:rPr>
        <w:t xml:space="preserve">Cloud </w:t>
      </w:r>
      <w:r w:rsidRPr="00A63632">
        <w:rPr>
          <w:i/>
        </w:rPr>
        <w:t>Computing</w:t>
      </w:r>
      <w:r>
        <w:rPr>
          <w:i/>
        </w:rPr>
        <w:t xml:space="preserve"> </w:t>
      </w:r>
      <w:r>
        <w:t xml:space="preserve">ha llevado a que los desarrolladores deban diseñar sus aplicaciones pensando en una potencial migración </w:t>
      </w:r>
      <w:r w:rsidRPr="008E5D07">
        <w:t xml:space="preserve">para aprovechar las ventajas competitivas de otras plataformas </w:t>
      </w:r>
      <w:sdt>
        <w:sdtPr>
          <w:id w:val="494080476"/>
          <w:citation/>
        </w:sdtPr>
        <w:sdtEndPr/>
        <w:sdtContent>
          <w:r>
            <w:fldChar w:fldCharType="begin"/>
          </w:r>
          <w:r>
            <w:rPr>
              <w:lang w:val="es-ES"/>
            </w:rPr>
            <w:instrText xml:space="preserve">CITATION Lea09 \l 1033 </w:instrText>
          </w:r>
          <w:r>
            <w:fldChar w:fldCharType="separate"/>
          </w:r>
          <w:r w:rsidR="00DC4200" w:rsidRPr="00DC4200">
            <w:rPr>
              <w:noProof/>
              <w:lang w:val="es-ES"/>
            </w:rPr>
            <w:t>(Leavitt, 2009)</w:t>
          </w:r>
          <w:r>
            <w:fldChar w:fldCharType="end"/>
          </w:r>
        </w:sdtContent>
      </w:sdt>
      <w:sdt>
        <w:sdtPr>
          <w:id w:val="1996767649"/>
          <w:citation/>
        </w:sdtPr>
        <w:sdtEndPr/>
        <w:sdtContent>
          <w:r>
            <w:fldChar w:fldCharType="begin"/>
          </w:r>
          <w:r w:rsidRPr="000029BA">
            <w:rPr>
              <w:lang w:val="es-ES"/>
            </w:rPr>
            <w:instrText xml:space="preserve"> CITATION Arm10 \l 1033 </w:instrText>
          </w:r>
          <w:r>
            <w:fldChar w:fldCharType="separate"/>
          </w:r>
          <w:r w:rsidR="00DC4200">
            <w:rPr>
              <w:noProof/>
              <w:lang w:val="es-ES"/>
            </w:rPr>
            <w:t xml:space="preserve"> </w:t>
          </w:r>
          <w:r w:rsidR="00DC4200" w:rsidRPr="00DC4200">
            <w:rPr>
              <w:noProof/>
              <w:lang w:val="es-ES"/>
            </w:rPr>
            <w:t>(Armbrust, et al., 2010)</w:t>
          </w:r>
          <w:r>
            <w:fldChar w:fldCharType="end"/>
          </w:r>
        </w:sdtContent>
      </w:sdt>
      <w:sdt>
        <w:sdtPr>
          <w:id w:val="445280193"/>
          <w:citation/>
        </w:sdtPr>
        <w:sdtEndPr/>
        <w:sdtContent>
          <w:r>
            <w:fldChar w:fldCharType="begin"/>
          </w:r>
          <w:r w:rsidRPr="000029BA">
            <w:rPr>
              <w:lang w:val="es-ES"/>
            </w:rPr>
            <w:instrText xml:space="preserve"> CITATION Hof10 \l 1033 </w:instrText>
          </w:r>
          <w:r>
            <w:fldChar w:fldCharType="separate"/>
          </w:r>
          <w:r w:rsidR="00DC4200">
            <w:rPr>
              <w:noProof/>
              <w:lang w:val="es-ES"/>
            </w:rPr>
            <w:t xml:space="preserve"> </w:t>
          </w:r>
          <w:r w:rsidR="00DC4200" w:rsidRPr="00DC4200">
            <w:rPr>
              <w:noProof/>
              <w:lang w:val="es-ES"/>
            </w:rPr>
            <w:t>(Hofmann &amp; Woods, 2010)</w:t>
          </w:r>
          <w:r>
            <w:fldChar w:fldCharType="end"/>
          </w:r>
        </w:sdtContent>
      </w:sdt>
      <w:r>
        <w:t xml:space="preserve"> </w:t>
      </w:r>
      <w:sdt>
        <w:sdtPr>
          <w:id w:val="-1409302812"/>
          <w:citation/>
        </w:sdtPr>
        <w:sdtEndPr/>
        <w:sdtContent>
          <w:r>
            <w:fldChar w:fldCharType="begin"/>
          </w:r>
          <w:r w:rsidRPr="000029BA">
            <w:rPr>
              <w:lang w:val="es-ES"/>
            </w:rPr>
            <w:instrText xml:space="preserve"> CITATION Bri09 \l 1033 </w:instrText>
          </w:r>
          <w:r>
            <w:fldChar w:fldCharType="separate"/>
          </w:r>
          <w:r w:rsidR="00DC4200" w:rsidRPr="00DC4200">
            <w:rPr>
              <w:noProof/>
              <w:lang w:val="es-ES"/>
            </w:rPr>
            <w:t>(Briscoe &amp; Marinos, 2009)</w:t>
          </w:r>
          <w:r>
            <w:fldChar w:fldCharType="end"/>
          </w:r>
        </w:sdtContent>
      </w:sdt>
      <w:r w:rsidRPr="008E5D07">
        <w:t xml:space="preserve">. Esto es útil ya que múltiples razones pueden llevar a que un usuario desee cambiar de proveedor, incluso teniendo su aplicación en producción. Por ejemplo, los costos de un proveedor pueden bajar y convertirlo en una alternativa interesante. Otro caso podría ser la velocidad de red que posea determinado proveedor para una ubicación geográfica específica. Incluso se podrían usar varios servicios en simultáneo para generar redundancia. </w:t>
      </w:r>
    </w:p>
    <w:p w14:paraId="25F5977F" w14:textId="77777777" w:rsidR="00810BEA" w:rsidRDefault="00810BEA" w:rsidP="00810BEA">
      <w:pPr>
        <w:jc w:val="both"/>
      </w:pPr>
      <w:r w:rsidRPr="008E5D07">
        <w:t xml:space="preserve">Debido a esto surgen herramientas que tratan de darle solución a este problema siguiendo el enfoque de intentar homogeneizar interfaces. Estas herramientas abstraen una interfaz común que luego adaptan a las interfaces de los proveedores que soportan. Sin embargo, trasladan el problema a la herramienta, dejando dependiente a la aplicación de la herramienta y de los proveedores que esta soporta. </w:t>
      </w:r>
      <w:proofErr w:type="gramStart"/>
      <w:r w:rsidRPr="008E5D07">
        <w:t>jClouds</w:t>
      </w:r>
      <w:proofErr w:type="gramEnd"/>
      <w:sdt>
        <w:sdtPr>
          <w:id w:val="-1329826926"/>
          <w:citation/>
        </w:sdtPr>
        <w:sdtEndPr/>
        <w:sdtContent>
          <w:r>
            <w:fldChar w:fldCharType="begin"/>
          </w:r>
          <w:r w:rsidRPr="000029BA">
            <w:rPr>
              <w:lang w:val="es-ES"/>
            </w:rPr>
            <w:instrText xml:space="preserve"> CITATION jCl13 \l 1033 </w:instrText>
          </w:r>
          <w:r>
            <w:fldChar w:fldCharType="separate"/>
          </w:r>
          <w:r w:rsidR="00DC4200">
            <w:rPr>
              <w:noProof/>
              <w:lang w:val="es-ES"/>
            </w:rPr>
            <w:t xml:space="preserve"> </w:t>
          </w:r>
          <w:r w:rsidR="00DC4200" w:rsidRPr="00DC4200">
            <w:rPr>
              <w:noProof/>
              <w:lang w:val="es-ES"/>
            </w:rPr>
            <w:t>(jClouds, 2013)</w:t>
          </w:r>
          <w:r>
            <w:fldChar w:fldCharType="end"/>
          </w:r>
        </w:sdtContent>
      </w:sdt>
      <w:r w:rsidRPr="008E5D07">
        <w:t>, Dasein</w:t>
      </w:r>
      <w:sdt>
        <w:sdtPr>
          <w:id w:val="1252865104"/>
          <w:citation/>
        </w:sdtPr>
        <w:sdtEndPr/>
        <w:sdtContent>
          <w:r>
            <w:fldChar w:fldCharType="begin"/>
          </w:r>
          <w:r w:rsidRPr="00036F39">
            <w:rPr>
              <w:vertAlign w:val="superscript"/>
              <w:lang w:val="es-ES"/>
            </w:rPr>
            <w:instrText xml:space="preserve"> CITATION Das13 \l 1033 </w:instrText>
          </w:r>
          <w:r>
            <w:fldChar w:fldCharType="separate"/>
          </w:r>
          <w:r w:rsidR="00DC4200">
            <w:rPr>
              <w:noProof/>
              <w:vertAlign w:val="superscript"/>
              <w:lang w:val="es-ES"/>
            </w:rPr>
            <w:t xml:space="preserve"> </w:t>
          </w:r>
          <w:r w:rsidR="00DC4200" w:rsidRPr="00DC4200">
            <w:rPr>
              <w:noProof/>
              <w:lang w:val="es-ES"/>
            </w:rPr>
            <w:t>(Dasein, 2013)</w:t>
          </w:r>
          <w:r>
            <w:fldChar w:fldCharType="end"/>
          </w:r>
        </w:sdtContent>
      </w:sdt>
      <w:r w:rsidRPr="008E5D07">
        <w:t xml:space="preserve"> y </w:t>
      </w:r>
      <w:proofErr w:type="spellStart"/>
      <w:r w:rsidRPr="008E5D07">
        <w:t>libcloud</w:t>
      </w:r>
      <w:proofErr w:type="spellEnd"/>
      <w:sdt>
        <w:sdtPr>
          <w:id w:val="-676262124"/>
          <w:citation/>
        </w:sdtPr>
        <w:sdtEndPr/>
        <w:sdtContent>
          <w:r>
            <w:fldChar w:fldCharType="begin"/>
          </w:r>
          <w:r w:rsidRPr="00036F39">
            <w:rPr>
              <w:vertAlign w:val="superscript"/>
              <w:lang w:val="es-ES"/>
            </w:rPr>
            <w:instrText xml:space="preserve"> CITATION Apa13 \l 1033 </w:instrText>
          </w:r>
          <w:r>
            <w:fldChar w:fldCharType="separate"/>
          </w:r>
          <w:r w:rsidR="00DC4200">
            <w:rPr>
              <w:noProof/>
              <w:vertAlign w:val="superscript"/>
              <w:lang w:val="es-ES"/>
            </w:rPr>
            <w:t xml:space="preserve"> </w:t>
          </w:r>
          <w:r w:rsidR="00DC4200" w:rsidRPr="00DC4200">
            <w:rPr>
              <w:noProof/>
              <w:lang w:val="es-ES"/>
            </w:rPr>
            <w:t>(Apache, 2013)</w:t>
          </w:r>
          <w:r>
            <w:fldChar w:fldCharType="end"/>
          </w:r>
        </w:sdtContent>
      </w:sdt>
      <w:r w:rsidRPr="008E5D07">
        <w:t xml:space="preserve"> entre otros integran este grupo de herramientas. La limitación principal de estas herramientas yace en que ninguna considera la posibilidad de migrar una aplicación ya codificada con otra herramienta. Supongamos el caso de tener una aplicación codificada con </w:t>
      </w:r>
      <w:r w:rsidRPr="008E5D07">
        <w:lastRenderedPageBreak/>
        <w:t>el SDK de Amazon</w:t>
      </w:r>
      <w:sdt>
        <w:sdtPr>
          <w:id w:val="-674648175"/>
          <w:citation/>
        </w:sdtPr>
        <w:sdtEndPr/>
        <w:sdtContent>
          <w:r>
            <w:fldChar w:fldCharType="begin"/>
          </w:r>
          <w:r>
            <w:instrText xml:space="preserve">CITATION Placeholder1 \l 1033 </w:instrText>
          </w:r>
          <w:r>
            <w:fldChar w:fldCharType="separate"/>
          </w:r>
          <w:r w:rsidR="00DC4200">
            <w:rPr>
              <w:noProof/>
            </w:rPr>
            <w:t xml:space="preserve"> </w:t>
          </w:r>
          <w:r w:rsidR="00DC4200" w:rsidRPr="00DC4200">
            <w:rPr>
              <w:noProof/>
            </w:rPr>
            <w:t>(Amazon, 2013)</w:t>
          </w:r>
          <w:r>
            <w:fldChar w:fldCharType="end"/>
          </w:r>
        </w:sdtContent>
      </w:sdt>
      <w:r w:rsidRPr="008E5D07">
        <w:t>. En un momento dado los creadores de esta aplicación determinan que les resultaría conveniente migrar a Google Storage, pero este no es soportado por el SDK de Amazon. Como consecuencia, el equipo de desarrollo se encontraría con la situación de tener que recodificar su aplicación con otra herramienta acorde al nuevo proveedor.</w:t>
      </w:r>
      <w:r>
        <w:t xml:space="preserve"> </w:t>
      </w:r>
    </w:p>
    <w:p w14:paraId="59C1A36D" w14:textId="77777777" w:rsidR="00810BEA" w:rsidRDefault="00810BEA" w:rsidP="00810BEA">
      <w:pPr>
        <w:jc w:val="both"/>
      </w:pPr>
      <w:r>
        <w:t xml:space="preserve">Esta problemática será abordada en los capítulos siguientes mediante la presentación de un enfoque para reducir </w:t>
      </w:r>
      <w:r w:rsidRPr="008E5D07">
        <w:t xml:space="preserve">el esfuerzo de codificación </w:t>
      </w:r>
      <w:r>
        <w:t xml:space="preserve">al </w:t>
      </w:r>
      <w:r w:rsidRPr="008E5D07">
        <w:t xml:space="preserve">migrar una aplicación entre proveedores de servicios de </w:t>
      </w:r>
      <w:r w:rsidRPr="00136A0F">
        <w:rPr>
          <w:i/>
        </w:rPr>
        <w:t>Cloud Computing</w:t>
      </w:r>
      <w:r>
        <w:t>.</w:t>
      </w:r>
    </w:p>
    <w:p w14:paraId="74A76097" w14:textId="77777777" w:rsidR="00810BEA" w:rsidRPr="00136A0F" w:rsidRDefault="00810BEA" w:rsidP="00810BEA">
      <w:pPr>
        <w:jc w:val="both"/>
      </w:pPr>
    </w:p>
    <w:p w14:paraId="54317272" w14:textId="77777777" w:rsidR="00810BEA" w:rsidRDefault="00810BEA" w:rsidP="00810BEA">
      <w:pPr>
        <w:pStyle w:val="Heading3"/>
        <w:jc w:val="both"/>
      </w:pPr>
      <w:bookmarkStart w:id="10" w:name="_Toc372994985"/>
      <w:bookmarkStart w:id="11" w:name="_Toc374286508"/>
      <w:r>
        <w:rPr>
          <w:lang w:val="es-ES_tradnl"/>
        </w:rPr>
        <w:t xml:space="preserve">1.2 </w:t>
      </w:r>
      <w:r>
        <w:t>Estructura de la tesis</w:t>
      </w:r>
      <w:bookmarkEnd w:id="10"/>
      <w:bookmarkEnd w:id="11"/>
    </w:p>
    <w:p w14:paraId="78A017BA" w14:textId="77777777" w:rsidR="0089778E" w:rsidRPr="00CC6B4D" w:rsidRDefault="0089778E" w:rsidP="00EC6620"/>
    <w:p w14:paraId="08006758" w14:textId="77777777" w:rsidR="00810BEA" w:rsidRDefault="00810BEA" w:rsidP="00810BEA">
      <w:pPr>
        <w:jc w:val="both"/>
      </w:pPr>
      <w:r>
        <w:t>A continuación se presenta la estructura de la tesis, la cual fue organizada en 6 capítulos.</w:t>
      </w:r>
    </w:p>
    <w:p w14:paraId="12894BFA" w14:textId="77777777" w:rsidR="00810BEA" w:rsidRPr="00342079" w:rsidRDefault="00810BEA" w:rsidP="00810BEA">
      <w:pPr>
        <w:jc w:val="both"/>
      </w:pPr>
      <w:r>
        <w:t xml:space="preserve">En el capítulo 2 se presenta un relevamiento de las herramientas disponibles en la actualidad para trabajar con </w:t>
      </w:r>
      <w:r>
        <w:rPr>
          <w:i/>
        </w:rPr>
        <w:t>C</w:t>
      </w:r>
      <w:r w:rsidRPr="00342079">
        <w:rPr>
          <w:i/>
        </w:rPr>
        <w:t xml:space="preserve">loud </w:t>
      </w:r>
      <w:r>
        <w:rPr>
          <w:i/>
        </w:rPr>
        <w:t>C</w:t>
      </w:r>
      <w:r w:rsidRPr="00342079">
        <w:rPr>
          <w:i/>
        </w:rPr>
        <w:t>omputing</w:t>
      </w:r>
      <w:r>
        <w:t xml:space="preserve">, exponiendo las ventajas y desventajas de utilizar cada una de estas. El análisis de los trabajos relacionados se centra en las facilidades que presenta cada herramienta para migrar entre proveedores de servicios de </w:t>
      </w:r>
      <w:r w:rsidRPr="003D281D">
        <w:rPr>
          <w:i/>
        </w:rPr>
        <w:t>Cloud Computing</w:t>
      </w:r>
      <w:r>
        <w:t xml:space="preserve">. La conclusión del capítulo nos muestra las falencias de las herramientas actuales, precisando que se necesita mejorar para trabajar de forma más efectiva con este tipo de tecnologías. </w:t>
      </w:r>
    </w:p>
    <w:p w14:paraId="3834615B" w14:textId="77777777" w:rsidR="00810BEA" w:rsidRDefault="00810BEA" w:rsidP="00810BEA">
      <w:pPr>
        <w:jc w:val="both"/>
      </w:pPr>
      <w:r>
        <w:t xml:space="preserve">En el capítulo 3 se detalla el enfoque adoptado para accionar sobre los problemas expuestos en el capítulo anterior. Se elabora sobre un modelo que permite reducir significativamente los costos de migración de aplicaciones entre proveedores de servicios de </w:t>
      </w:r>
      <w:r w:rsidRPr="003D281D">
        <w:rPr>
          <w:i/>
        </w:rPr>
        <w:t>Cloud Computing</w:t>
      </w:r>
      <w:r>
        <w:rPr>
          <w:i/>
        </w:rPr>
        <w:t>.</w:t>
      </w:r>
    </w:p>
    <w:p w14:paraId="4C87A7FD" w14:textId="77777777" w:rsidR="00810BEA" w:rsidRPr="00342079" w:rsidRDefault="00810BEA" w:rsidP="00810BEA">
      <w:pPr>
        <w:jc w:val="both"/>
      </w:pPr>
      <w:r>
        <w:t xml:space="preserve">En el capítulo 4 se muestra el diseño y la implementación del framework </w:t>
      </w:r>
      <w:r w:rsidRPr="009B0E0C">
        <w:rPr>
          <w:i/>
        </w:rPr>
        <w:t>Aether</w:t>
      </w:r>
      <w:r>
        <w:t xml:space="preserve">, haciendo énfasis en las decisiones de diseño e implementación que se tomaron para materializar el modelo del </w:t>
      </w:r>
      <w:r w:rsidRPr="009B0E0C">
        <w:t>capítulo</w:t>
      </w:r>
      <w:r>
        <w:t xml:space="preserve"> anterior en el lenguaje Java.</w:t>
      </w:r>
    </w:p>
    <w:p w14:paraId="0B447D24" w14:textId="77777777" w:rsidR="00810BEA" w:rsidRDefault="00810BEA" w:rsidP="00810BEA">
      <w:pPr>
        <w:jc w:val="both"/>
      </w:pPr>
      <w:r>
        <w:t xml:space="preserve">En el capítulo 5 se presentan los resultados experimentales de la utilización del framework desarrollado en comparación con las herramientas pre existentes. El foco estará puesto en evaluar las capacidades de migración, el consumo de recursos y que tan fácil resulta el uso de cada herramienta. Para tal fin se utilizarán tres aplicaciones open </w:t>
      </w:r>
      <w:proofErr w:type="spellStart"/>
      <w:r>
        <w:t>source</w:t>
      </w:r>
      <w:proofErr w:type="spellEnd"/>
      <w:r>
        <w:t xml:space="preserve"> como base que serán modificadas para evaluar los puntos mencionados.</w:t>
      </w:r>
    </w:p>
    <w:p w14:paraId="5D817497" w14:textId="0C63804C" w:rsidR="00810BEA" w:rsidRDefault="00810BEA" w:rsidP="00810BEA">
      <w:pPr>
        <w:jc w:val="both"/>
      </w:pPr>
      <w:r>
        <w:t>En el capítulo 6 se presentan las conclusiones generales del trabajo junto a las posibilidades de mejoras futuras.</w:t>
      </w:r>
    </w:p>
    <w:p w14:paraId="7162C567" w14:textId="77777777" w:rsidR="00290E85" w:rsidRDefault="00290E85">
      <w:pPr>
        <w:spacing w:line="240" w:lineRule="auto"/>
      </w:pPr>
      <w:r>
        <w:br w:type="page"/>
      </w:r>
    </w:p>
    <w:p w14:paraId="16B84079" w14:textId="77777777" w:rsidR="00290E85" w:rsidRDefault="00290E85" w:rsidP="00290E85">
      <w:pPr>
        <w:pStyle w:val="Heading1"/>
        <w:sectPr w:rsidR="00290E85" w:rsidSect="00BB1E8A">
          <w:pgSz w:w="12240" w:h="15840"/>
          <w:pgMar w:top="1440" w:right="1440" w:bottom="1440" w:left="1440" w:header="720" w:footer="720" w:gutter="0"/>
          <w:cols w:space="720"/>
          <w:docGrid w:linePitch="360"/>
        </w:sectPr>
      </w:pPr>
    </w:p>
    <w:p w14:paraId="7F0FCF22" w14:textId="3ADA31E2" w:rsidR="00290E85" w:rsidRDefault="00290E85" w:rsidP="00EC6620">
      <w:pPr>
        <w:pStyle w:val="Heading1"/>
        <w:rPr>
          <w:color w:val="220000"/>
          <w:sz w:val="32"/>
          <w:szCs w:val="36"/>
          <w:lang w:eastAsia="es-AR"/>
        </w:rPr>
      </w:pPr>
      <w:bookmarkStart w:id="12" w:name="_Toc372994986"/>
      <w:bookmarkStart w:id="13" w:name="_Toc374286509"/>
      <w:bookmarkEnd w:id="12"/>
      <w:bookmarkEnd w:id="13"/>
    </w:p>
    <w:p w14:paraId="2B2043B9" w14:textId="77777777" w:rsidR="00290E85" w:rsidRDefault="00290E85" w:rsidP="00487F68">
      <w:pPr>
        <w:pStyle w:val="Heading2"/>
        <w:numPr>
          <w:ilvl w:val="0"/>
          <w:numId w:val="0"/>
        </w:numPr>
        <w:sectPr w:rsidR="00290E85" w:rsidSect="00EC6620">
          <w:pgSz w:w="12240" w:h="15840"/>
          <w:pgMar w:top="1440" w:right="1440" w:bottom="1440" w:left="1440" w:header="720" w:footer="720" w:gutter="0"/>
          <w:cols w:space="720"/>
          <w:vAlign w:val="center"/>
          <w:docGrid w:linePitch="360"/>
        </w:sectPr>
      </w:pPr>
    </w:p>
    <w:p w14:paraId="2B7B4160" w14:textId="358E31FB" w:rsidR="00E50660" w:rsidRDefault="00E50660">
      <w:pPr>
        <w:pStyle w:val="Heading2"/>
      </w:pPr>
      <w:bookmarkStart w:id="14" w:name="_Toc372994987"/>
      <w:bookmarkStart w:id="15" w:name="_Toc374286510"/>
      <w:r w:rsidRPr="006B74E7">
        <w:lastRenderedPageBreak/>
        <w:t>2. Estado del arte</w:t>
      </w:r>
      <w:bookmarkEnd w:id="14"/>
      <w:bookmarkEnd w:id="15"/>
    </w:p>
    <w:p w14:paraId="30BB2E7C" w14:textId="77777777" w:rsidR="0089778E" w:rsidRPr="00CC6B4D" w:rsidRDefault="0089778E" w:rsidP="00EC6620"/>
    <w:p w14:paraId="3287C52F" w14:textId="11209C37" w:rsidR="00BB0C9D" w:rsidRPr="00EC6620" w:rsidRDefault="009B1747" w:rsidP="00EC6620">
      <w:pPr>
        <w:jc w:val="both"/>
        <w:rPr>
          <w:rFonts w:asciiTheme="minorHAnsi" w:hAnsiTheme="minorHAnsi" w:cstheme="minorHAnsi"/>
        </w:rPr>
      </w:pPr>
      <w:r w:rsidRPr="00EC6620">
        <w:rPr>
          <w:rFonts w:asciiTheme="minorHAnsi" w:hAnsiTheme="minorHAnsi" w:cstheme="minorHAnsi"/>
          <w:lang w:eastAsia="es-AR"/>
        </w:rPr>
        <w:t xml:space="preserve">El modelo de </w:t>
      </w:r>
      <w:r w:rsidR="003144EE" w:rsidRPr="00EC6620">
        <w:rPr>
          <w:rFonts w:asciiTheme="minorHAnsi" w:hAnsiTheme="minorHAnsi" w:cstheme="minorHAnsi"/>
          <w:i/>
          <w:lang w:eastAsia="es-AR"/>
        </w:rPr>
        <w:t>C</w:t>
      </w:r>
      <w:r w:rsidRPr="00EC6620">
        <w:rPr>
          <w:rFonts w:asciiTheme="minorHAnsi" w:hAnsiTheme="minorHAnsi" w:cstheme="minorHAnsi"/>
          <w:i/>
          <w:lang w:eastAsia="es-AR"/>
        </w:rPr>
        <w:t xml:space="preserve">loud </w:t>
      </w:r>
      <w:r w:rsidR="003144EE" w:rsidRPr="00EC6620">
        <w:rPr>
          <w:rFonts w:asciiTheme="minorHAnsi" w:hAnsiTheme="minorHAnsi" w:cstheme="minorHAnsi"/>
          <w:i/>
          <w:lang w:eastAsia="es-AR"/>
        </w:rPr>
        <w:t>C</w:t>
      </w:r>
      <w:r w:rsidRPr="00EC6620">
        <w:rPr>
          <w:rFonts w:asciiTheme="minorHAnsi" w:hAnsiTheme="minorHAnsi" w:cstheme="minorHAnsi"/>
          <w:i/>
          <w:lang w:eastAsia="es-AR"/>
        </w:rPr>
        <w:t>omputing</w:t>
      </w:r>
      <w:r w:rsidRPr="00EC6620">
        <w:rPr>
          <w:rFonts w:asciiTheme="minorHAnsi" w:hAnsiTheme="minorHAnsi" w:cstheme="minorHAnsi"/>
          <w:lang w:eastAsia="es-AR"/>
        </w:rPr>
        <w:t xml:space="preserve"> que hoy conocemos tiene su origen a principio de los años 2000. La industria del software acababa de pasar por la denominada</w:t>
      </w:r>
      <w:r w:rsidR="008029CF">
        <w:rPr>
          <w:rFonts w:asciiTheme="minorHAnsi" w:hAnsiTheme="minorHAnsi" w:cstheme="minorHAnsi"/>
          <w:lang w:eastAsia="es-AR"/>
        </w:rPr>
        <w:t xml:space="preserve"> </w:t>
      </w:r>
      <w:r w:rsidRPr="00EC6620">
        <w:rPr>
          <w:rFonts w:asciiTheme="minorHAnsi" w:hAnsiTheme="minorHAnsi" w:cstheme="minorHAnsi"/>
          <w:lang w:eastAsia="es-AR"/>
        </w:rPr>
        <w:t xml:space="preserve">“Burbuja punto </w:t>
      </w:r>
      <w:proofErr w:type="spellStart"/>
      <w:r w:rsidRPr="00EC6620">
        <w:rPr>
          <w:rFonts w:asciiTheme="minorHAnsi" w:hAnsiTheme="minorHAnsi" w:cstheme="minorHAnsi"/>
          <w:lang w:eastAsia="es-AR"/>
        </w:rPr>
        <w:t>com</w:t>
      </w:r>
      <w:proofErr w:type="spellEnd"/>
      <w:r w:rsidRPr="00EC6620">
        <w:rPr>
          <w:rFonts w:asciiTheme="minorHAnsi" w:hAnsiTheme="minorHAnsi" w:cstheme="minorHAnsi"/>
          <w:lang w:eastAsia="es-AR"/>
        </w:rPr>
        <w:t>” (</w:t>
      </w:r>
      <w:proofErr w:type="spellStart"/>
      <w:r w:rsidRPr="00EC6620">
        <w:rPr>
          <w:rFonts w:asciiTheme="minorHAnsi" w:hAnsiTheme="minorHAnsi" w:cstheme="minorHAnsi"/>
          <w:lang w:eastAsia="es-AR"/>
        </w:rPr>
        <w:t>Dot-com</w:t>
      </w:r>
      <w:proofErr w:type="spellEnd"/>
      <w:r w:rsidRPr="00EC6620">
        <w:rPr>
          <w:rFonts w:asciiTheme="minorHAnsi" w:hAnsiTheme="minorHAnsi" w:cstheme="minorHAnsi"/>
          <w:lang w:eastAsia="es-AR"/>
        </w:rPr>
        <w:t xml:space="preserve"> </w:t>
      </w:r>
      <w:proofErr w:type="spellStart"/>
      <w:r w:rsidRPr="00EC6620">
        <w:rPr>
          <w:rFonts w:asciiTheme="minorHAnsi" w:hAnsiTheme="minorHAnsi" w:cstheme="minorHAnsi"/>
          <w:lang w:eastAsia="es-AR"/>
        </w:rPr>
        <w:t>bubble</w:t>
      </w:r>
      <w:proofErr w:type="spellEnd"/>
      <w:r w:rsidRPr="00EC6620">
        <w:rPr>
          <w:rFonts w:asciiTheme="minorHAnsi" w:hAnsiTheme="minorHAnsi" w:cstheme="minorHAnsi"/>
          <w:lang w:eastAsia="es-AR"/>
        </w:rPr>
        <w:t xml:space="preserve">) </w:t>
      </w:r>
      <w:sdt>
        <w:sdtPr>
          <w:rPr>
            <w:rFonts w:asciiTheme="minorHAnsi" w:hAnsiTheme="minorHAnsi" w:cstheme="minorHAnsi"/>
            <w:lang w:eastAsia="es-AR"/>
          </w:rPr>
          <w:id w:val="2103531523"/>
          <w:citation/>
        </w:sdtPr>
        <w:sdtEndPr/>
        <w:sdtContent>
          <w:r w:rsidRPr="00EC6620">
            <w:rPr>
              <w:rFonts w:asciiTheme="minorHAnsi" w:hAnsiTheme="minorHAnsi" w:cstheme="minorHAnsi"/>
              <w:lang w:eastAsia="es-AR"/>
            </w:rPr>
            <w:fldChar w:fldCharType="begin"/>
          </w:r>
          <w:r w:rsidRPr="00EC6620">
            <w:rPr>
              <w:rFonts w:asciiTheme="minorHAnsi" w:hAnsiTheme="minorHAnsi" w:cstheme="minorHAnsi"/>
              <w:lang w:eastAsia="es-AR"/>
            </w:rPr>
            <w:instrText xml:space="preserve">CITATION Man \l 1033 </w:instrText>
          </w:r>
          <w:r w:rsidRPr="00EC6620">
            <w:rPr>
              <w:rFonts w:asciiTheme="minorHAnsi" w:hAnsiTheme="minorHAnsi" w:cstheme="minorHAnsi"/>
              <w:lang w:eastAsia="es-AR"/>
            </w:rPr>
            <w:fldChar w:fldCharType="separate"/>
          </w:r>
          <w:r w:rsidR="00DC4200" w:rsidRPr="00DC4200">
            <w:rPr>
              <w:rFonts w:asciiTheme="minorHAnsi" w:hAnsiTheme="minorHAnsi" w:cstheme="minorHAnsi"/>
              <w:noProof/>
              <w:lang w:eastAsia="es-AR"/>
            </w:rPr>
            <w:t>(Mandel, 2001)</w:t>
          </w:r>
          <w:r w:rsidRPr="00EC6620">
            <w:rPr>
              <w:rFonts w:asciiTheme="minorHAnsi" w:hAnsiTheme="minorHAnsi" w:cstheme="minorHAnsi"/>
              <w:lang w:eastAsia="es-AR"/>
            </w:rPr>
            <w:fldChar w:fldCharType="end"/>
          </w:r>
        </w:sdtContent>
      </w:sdt>
      <w:r w:rsidR="00BB0C9D" w:rsidRPr="00EC6620">
        <w:rPr>
          <w:rFonts w:asciiTheme="minorHAnsi" w:hAnsiTheme="minorHAnsi" w:cstheme="minorHAnsi"/>
          <w:lang w:eastAsia="es-AR"/>
        </w:rPr>
        <w:t>, una corriente económica especulativa muy fuerte que se dio entre 1997 y 2001. Este período fue marcado por la fundación y el rápido crecimiento en bolsa de compañías basadas en Internet, designadas comúnmente empresas punto com. Al pasar el tiempo, muchas de estas empresas quebraron o dejaron de operar y las que sobrevivieron se reorganizaban en busca de recuperarse.</w:t>
      </w:r>
    </w:p>
    <w:p w14:paraId="1DA47697" w14:textId="77777777" w:rsidR="00BB0C9D" w:rsidRPr="00EC6620" w:rsidRDefault="00BB0C9D" w:rsidP="00EC6620">
      <w:pPr>
        <w:jc w:val="both"/>
        <w:rPr>
          <w:rFonts w:asciiTheme="minorHAnsi" w:hAnsiTheme="minorHAnsi" w:cstheme="minorHAnsi"/>
        </w:rPr>
      </w:pPr>
    </w:p>
    <w:p w14:paraId="49664284" w14:textId="18934BB1" w:rsidR="00E10A9F" w:rsidRPr="00EC6620" w:rsidRDefault="009B1747" w:rsidP="00EC6620">
      <w:pPr>
        <w:jc w:val="both"/>
        <w:rPr>
          <w:rFonts w:asciiTheme="minorHAnsi" w:hAnsiTheme="minorHAnsi" w:cstheme="minorHAnsi"/>
        </w:rPr>
      </w:pPr>
      <w:r w:rsidRPr="00EC6620">
        <w:rPr>
          <w:rFonts w:asciiTheme="minorHAnsi" w:hAnsiTheme="minorHAnsi" w:cstheme="minorHAnsi"/>
          <w:lang w:eastAsia="es-AR"/>
        </w:rPr>
        <w:t xml:space="preserve">Una de </w:t>
      </w:r>
      <w:r w:rsidR="00BB0C9D" w:rsidRPr="00EC6620">
        <w:rPr>
          <w:rFonts w:asciiTheme="minorHAnsi" w:hAnsiTheme="minorHAnsi" w:cstheme="minorHAnsi"/>
          <w:lang w:eastAsia="es-AR"/>
        </w:rPr>
        <w:t xml:space="preserve">estas empresas, y pionera en </w:t>
      </w:r>
      <w:r w:rsidR="003144EE" w:rsidRPr="0060701A">
        <w:rPr>
          <w:rFonts w:asciiTheme="minorHAnsi" w:hAnsiTheme="minorHAnsi" w:cstheme="minorHAnsi"/>
          <w:i/>
          <w:lang w:eastAsia="es-AR"/>
        </w:rPr>
        <w:t>Cloud Computing</w:t>
      </w:r>
      <w:r w:rsidR="00BB0C9D" w:rsidRPr="00EC6620">
        <w:rPr>
          <w:rFonts w:asciiTheme="minorHAnsi" w:hAnsiTheme="minorHAnsi" w:cstheme="minorHAnsi"/>
          <w:lang w:eastAsia="es-AR"/>
        </w:rPr>
        <w:t>,</w:t>
      </w:r>
      <w:r w:rsidRPr="00EC6620">
        <w:rPr>
          <w:rFonts w:asciiTheme="minorHAnsi" w:hAnsiTheme="minorHAnsi" w:cstheme="minorHAnsi"/>
          <w:lang w:eastAsia="es-AR"/>
        </w:rPr>
        <w:t xml:space="preserve"> fue Amazon. Por experiencia, Amazon </w:t>
      </w:r>
      <w:r w:rsidR="006075DD" w:rsidRPr="00EC6620">
        <w:rPr>
          <w:rFonts w:asciiTheme="minorHAnsi" w:hAnsiTheme="minorHAnsi" w:cstheme="minorHAnsi"/>
          <w:lang w:eastAsia="es-AR"/>
        </w:rPr>
        <w:t>sabía</w:t>
      </w:r>
      <w:r w:rsidRPr="00EC6620">
        <w:rPr>
          <w:rFonts w:asciiTheme="minorHAnsi" w:hAnsiTheme="minorHAnsi" w:cstheme="minorHAnsi"/>
          <w:lang w:eastAsia="es-AR"/>
        </w:rPr>
        <w:t xml:space="preserve"> que el costo de mantener servidores era muy elevado ya que </w:t>
      </w:r>
      <w:r w:rsidR="008029CF">
        <w:rPr>
          <w:rFonts w:asciiTheme="minorHAnsi" w:hAnsiTheme="minorHAnsi" w:cstheme="minorHAnsi"/>
          <w:lang w:eastAsia="es-AR"/>
        </w:rPr>
        <w:t>resultaba</w:t>
      </w:r>
      <w:r w:rsidRPr="00EC6620">
        <w:rPr>
          <w:rFonts w:asciiTheme="minorHAnsi" w:hAnsiTheme="minorHAnsi" w:cstheme="minorHAnsi"/>
          <w:lang w:eastAsia="es-AR"/>
        </w:rPr>
        <w:t xml:space="preserve"> necesario mantener hardware pensando en picos de carga que quizás no fuesen muy frecuentes </w:t>
      </w:r>
      <w:sdt>
        <w:sdtPr>
          <w:rPr>
            <w:rFonts w:asciiTheme="minorHAnsi" w:hAnsiTheme="minorHAnsi" w:cstheme="minorHAnsi"/>
            <w:lang w:eastAsia="es-AR"/>
          </w:rPr>
          <w:id w:val="1771201153"/>
          <w:citation/>
        </w:sdtPr>
        <w:sdtEndPr/>
        <w:sdtContent>
          <w:r w:rsidRPr="00EC6620">
            <w:rPr>
              <w:rFonts w:asciiTheme="minorHAnsi" w:hAnsiTheme="minorHAnsi" w:cstheme="minorHAnsi"/>
              <w:lang w:eastAsia="es-AR"/>
            </w:rPr>
            <w:fldChar w:fldCharType="begin"/>
          </w:r>
          <w:r w:rsidRPr="00EC6620">
            <w:rPr>
              <w:rFonts w:asciiTheme="minorHAnsi" w:hAnsiTheme="minorHAnsi" w:cstheme="minorHAnsi"/>
              <w:lang w:eastAsia="es-AR"/>
            </w:rPr>
            <w:instrText xml:space="preserve"> CITATION Cla13 \l 1033 </w:instrText>
          </w:r>
          <w:r w:rsidRPr="00EC6620">
            <w:rPr>
              <w:rFonts w:asciiTheme="minorHAnsi" w:hAnsiTheme="minorHAnsi" w:cstheme="minorHAnsi"/>
              <w:lang w:eastAsia="es-AR"/>
            </w:rPr>
            <w:fldChar w:fldCharType="separate"/>
          </w:r>
          <w:r w:rsidR="00DC4200" w:rsidRPr="00DC4200">
            <w:rPr>
              <w:rFonts w:asciiTheme="minorHAnsi" w:hAnsiTheme="minorHAnsi" w:cstheme="minorHAnsi"/>
              <w:noProof/>
              <w:lang w:eastAsia="es-AR"/>
            </w:rPr>
            <w:t>(Clark, 2013)</w:t>
          </w:r>
          <w:r w:rsidRPr="00EC6620">
            <w:rPr>
              <w:rFonts w:asciiTheme="minorHAnsi" w:hAnsiTheme="minorHAnsi" w:cstheme="minorHAnsi"/>
              <w:lang w:eastAsia="es-AR"/>
            </w:rPr>
            <w:fldChar w:fldCharType="end"/>
          </w:r>
        </w:sdtContent>
      </w:sdt>
      <w:r w:rsidRPr="00EC6620">
        <w:rPr>
          <w:rFonts w:asciiTheme="minorHAnsi" w:hAnsiTheme="minorHAnsi" w:cstheme="minorHAnsi"/>
          <w:lang w:eastAsia="es-AR"/>
        </w:rPr>
        <w:t xml:space="preserve">. Teniendo esto en mente se comenzó a pensar en desacoplar y descentralizar la infraestructura, proveyéndola </w:t>
      </w:r>
      <w:r w:rsidR="006075DD" w:rsidRPr="00EC6620">
        <w:rPr>
          <w:rFonts w:asciiTheme="minorHAnsi" w:hAnsiTheme="minorHAnsi" w:cstheme="minorHAnsi"/>
          <w:lang w:eastAsia="es-AR"/>
        </w:rPr>
        <w:t>como servicio</w:t>
      </w:r>
      <w:r w:rsidRPr="00EC6620">
        <w:rPr>
          <w:rFonts w:asciiTheme="minorHAnsi" w:hAnsiTheme="minorHAnsi" w:cstheme="minorHAnsi"/>
          <w:lang w:eastAsia="es-AR"/>
        </w:rPr>
        <w:t xml:space="preserve">. La idea inicial consistía en </w:t>
      </w:r>
      <w:r w:rsidR="00965560" w:rsidRPr="00EC6620">
        <w:rPr>
          <w:rFonts w:asciiTheme="minorHAnsi" w:hAnsiTheme="minorHAnsi" w:cstheme="minorHAnsi"/>
          <w:lang w:eastAsia="es-AR"/>
        </w:rPr>
        <w:t>trabajar sobre</w:t>
      </w:r>
      <w:r w:rsidRPr="00EC6620">
        <w:rPr>
          <w:rFonts w:asciiTheme="minorHAnsi" w:hAnsiTheme="minorHAnsi" w:cstheme="minorHAnsi"/>
          <w:lang w:eastAsia="es-AR"/>
        </w:rPr>
        <w:t xml:space="preserve"> estos conceptos para reorganizar la infraestructura interna de Amazon, aunque luego la idea creció para darle lugar a la posibilidad de proveer esto como servicio </w:t>
      </w:r>
      <w:r w:rsidR="006075DD" w:rsidRPr="00EC6620">
        <w:rPr>
          <w:rFonts w:asciiTheme="minorHAnsi" w:hAnsiTheme="minorHAnsi" w:cstheme="minorHAnsi"/>
          <w:lang w:eastAsia="es-AR"/>
        </w:rPr>
        <w:t>público</w:t>
      </w:r>
      <w:r w:rsidRPr="00EC6620">
        <w:rPr>
          <w:rFonts w:asciiTheme="minorHAnsi" w:hAnsiTheme="minorHAnsi" w:cstheme="minorHAnsi"/>
          <w:lang w:eastAsia="es-AR"/>
        </w:rPr>
        <w:t xml:space="preserve">. Así fue como años </w:t>
      </w:r>
      <w:r w:rsidR="006075DD" w:rsidRPr="00EC6620">
        <w:rPr>
          <w:rFonts w:asciiTheme="minorHAnsi" w:hAnsiTheme="minorHAnsi" w:cstheme="minorHAnsi"/>
          <w:lang w:eastAsia="es-AR"/>
        </w:rPr>
        <w:t>más</w:t>
      </w:r>
      <w:r w:rsidRPr="00EC6620">
        <w:rPr>
          <w:rFonts w:asciiTheme="minorHAnsi" w:hAnsiTheme="minorHAnsi" w:cstheme="minorHAnsi"/>
          <w:lang w:eastAsia="es-AR"/>
        </w:rPr>
        <w:t xml:space="preserve"> tarde nace Amazon Web </w:t>
      </w:r>
      <w:proofErr w:type="spellStart"/>
      <w:r w:rsidRPr="00EC6620">
        <w:rPr>
          <w:rFonts w:asciiTheme="minorHAnsi" w:hAnsiTheme="minorHAnsi" w:cstheme="minorHAnsi"/>
          <w:lang w:eastAsia="es-AR"/>
        </w:rPr>
        <w:t>Services</w:t>
      </w:r>
      <w:proofErr w:type="spellEnd"/>
      <w:r w:rsidR="00965560" w:rsidRPr="00EC6620">
        <w:rPr>
          <w:rFonts w:asciiTheme="minorHAnsi" w:hAnsiTheme="minorHAnsi" w:cstheme="minorHAnsi"/>
          <w:lang w:eastAsia="es-AR"/>
        </w:rPr>
        <w:t xml:space="preserve"> </w:t>
      </w:r>
      <w:r w:rsidR="002A336D" w:rsidRPr="00EC6620">
        <w:rPr>
          <w:rFonts w:asciiTheme="minorHAnsi" w:hAnsiTheme="minorHAnsi" w:cstheme="minorHAnsi"/>
          <w:lang w:eastAsia="es-AR"/>
        </w:rPr>
        <w:t>(AWS)</w:t>
      </w:r>
      <w:r w:rsidRPr="00EC6620">
        <w:rPr>
          <w:rFonts w:asciiTheme="minorHAnsi" w:hAnsiTheme="minorHAnsi" w:cstheme="minorHAnsi"/>
          <w:lang w:eastAsia="es-AR"/>
        </w:rPr>
        <w:t xml:space="preserve">, un pionero del </w:t>
      </w:r>
      <w:r w:rsidR="003144EE" w:rsidRPr="0060701A">
        <w:rPr>
          <w:rFonts w:asciiTheme="minorHAnsi" w:hAnsiTheme="minorHAnsi" w:cstheme="minorHAnsi"/>
          <w:i/>
          <w:lang w:eastAsia="es-AR"/>
        </w:rPr>
        <w:t>Cloud Computing</w:t>
      </w:r>
      <w:r w:rsidR="003144EE" w:rsidRPr="00EC6620">
        <w:rPr>
          <w:rFonts w:asciiTheme="minorHAnsi" w:hAnsiTheme="minorHAnsi" w:cstheme="minorHAnsi"/>
          <w:lang w:eastAsia="es-AR"/>
        </w:rPr>
        <w:t xml:space="preserve"> </w:t>
      </w:r>
      <w:r w:rsidRPr="00EC6620">
        <w:rPr>
          <w:rFonts w:asciiTheme="minorHAnsi" w:hAnsiTheme="minorHAnsi" w:cstheme="minorHAnsi"/>
          <w:lang w:eastAsia="es-AR"/>
        </w:rPr>
        <w:t xml:space="preserve">que hoy consumimos. </w:t>
      </w:r>
    </w:p>
    <w:p w14:paraId="73129C9D" w14:textId="77777777" w:rsidR="00E10A9F" w:rsidRPr="00EC6620" w:rsidRDefault="00E10A9F" w:rsidP="00EC6620">
      <w:pPr>
        <w:jc w:val="both"/>
        <w:rPr>
          <w:rFonts w:asciiTheme="minorHAnsi" w:hAnsiTheme="minorHAnsi" w:cstheme="minorHAnsi"/>
        </w:rPr>
      </w:pPr>
    </w:p>
    <w:p w14:paraId="2C0F2AFF" w14:textId="615204D6" w:rsidR="00E10A9F" w:rsidRPr="00EC6620" w:rsidRDefault="009B1747" w:rsidP="00EC6620">
      <w:pPr>
        <w:jc w:val="both"/>
        <w:rPr>
          <w:rFonts w:asciiTheme="minorHAnsi" w:hAnsiTheme="minorHAnsi" w:cstheme="minorHAnsi"/>
        </w:rPr>
      </w:pPr>
      <w:r w:rsidRPr="00EC6620">
        <w:rPr>
          <w:rFonts w:asciiTheme="minorHAnsi" w:hAnsiTheme="minorHAnsi" w:cstheme="minorHAnsi"/>
          <w:lang w:eastAsia="es-AR"/>
        </w:rPr>
        <w:t xml:space="preserve">Como era de esperarse, tras el éxito de AWS comenzaron a lanzarse alternativas. Algunas plataformas como </w:t>
      </w:r>
      <w:proofErr w:type="spellStart"/>
      <w:r w:rsidRPr="00EC6620">
        <w:rPr>
          <w:rFonts w:asciiTheme="minorHAnsi" w:hAnsiTheme="minorHAnsi" w:cstheme="minorHAnsi"/>
          <w:lang w:eastAsia="es-AR"/>
        </w:rPr>
        <w:t>Eucalyptus</w:t>
      </w:r>
      <w:proofErr w:type="spellEnd"/>
      <w:r w:rsidRPr="00EC6620">
        <w:rPr>
          <w:rFonts w:asciiTheme="minorHAnsi" w:hAnsiTheme="minorHAnsi" w:cstheme="minorHAnsi"/>
          <w:lang w:eastAsia="es-AR"/>
        </w:rPr>
        <w:t xml:space="preserve"> </w:t>
      </w:r>
      <w:sdt>
        <w:sdtPr>
          <w:rPr>
            <w:rFonts w:asciiTheme="minorHAnsi" w:hAnsiTheme="minorHAnsi" w:cstheme="minorHAnsi"/>
            <w:lang w:eastAsia="es-AR"/>
          </w:rPr>
          <w:id w:val="285851750"/>
          <w:citation/>
        </w:sdtPr>
        <w:sdtEndPr/>
        <w:sdtContent>
          <w:r w:rsidRPr="00EC6620">
            <w:rPr>
              <w:rFonts w:asciiTheme="minorHAnsi" w:hAnsiTheme="minorHAnsi" w:cstheme="minorHAnsi"/>
              <w:lang w:eastAsia="es-AR"/>
            </w:rPr>
            <w:fldChar w:fldCharType="begin"/>
          </w:r>
          <w:r w:rsidRPr="00EC6620">
            <w:rPr>
              <w:rFonts w:asciiTheme="minorHAnsi" w:hAnsiTheme="minorHAnsi" w:cstheme="minorHAnsi"/>
              <w:lang w:eastAsia="es-AR"/>
            </w:rPr>
            <w:instrText xml:space="preserve"> CITATION Euc13 \l 1033 </w:instrText>
          </w:r>
          <w:r w:rsidRPr="00EC6620">
            <w:rPr>
              <w:rFonts w:asciiTheme="minorHAnsi" w:hAnsiTheme="minorHAnsi" w:cstheme="minorHAnsi"/>
              <w:lang w:eastAsia="es-AR"/>
            </w:rPr>
            <w:fldChar w:fldCharType="separate"/>
          </w:r>
          <w:r w:rsidR="00DC4200" w:rsidRPr="00DC4200">
            <w:rPr>
              <w:rFonts w:asciiTheme="minorHAnsi" w:hAnsiTheme="minorHAnsi" w:cstheme="minorHAnsi"/>
              <w:noProof/>
              <w:lang w:eastAsia="es-AR"/>
            </w:rPr>
            <w:t>(Eucalyptus Systems, 2013)</w:t>
          </w:r>
          <w:r w:rsidRPr="00EC6620">
            <w:rPr>
              <w:rFonts w:asciiTheme="minorHAnsi" w:hAnsiTheme="minorHAnsi" w:cstheme="minorHAnsi"/>
              <w:lang w:eastAsia="es-AR"/>
            </w:rPr>
            <w:fldChar w:fldCharType="end"/>
          </w:r>
        </w:sdtContent>
      </w:sdt>
      <w:r w:rsidRPr="00EC6620">
        <w:rPr>
          <w:rFonts w:asciiTheme="minorHAnsi" w:hAnsiTheme="minorHAnsi" w:cstheme="minorHAnsi"/>
          <w:lang w:eastAsia="es-AR"/>
        </w:rPr>
        <w:t xml:space="preserve"> se basaban en las interfaces ya definidas por Amazon, mientras que otras como </w:t>
      </w:r>
      <w:proofErr w:type="spellStart"/>
      <w:r w:rsidRPr="00EC6620">
        <w:rPr>
          <w:rFonts w:asciiTheme="minorHAnsi" w:hAnsiTheme="minorHAnsi" w:cstheme="minorHAnsi"/>
          <w:lang w:eastAsia="es-AR"/>
        </w:rPr>
        <w:t>OpenNebula</w:t>
      </w:r>
      <w:proofErr w:type="spellEnd"/>
      <w:r w:rsidRPr="00EC6620">
        <w:rPr>
          <w:rFonts w:asciiTheme="minorHAnsi" w:hAnsiTheme="minorHAnsi" w:cstheme="minorHAnsi"/>
          <w:lang w:eastAsia="es-AR"/>
        </w:rPr>
        <w:t xml:space="preserve"> </w:t>
      </w:r>
      <w:sdt>
        <w:sdtPr>
          <w:rPr>
            <w:rFonts w:asciiTheme="minorHAnsi" w:hAnsiTheme="minorHAnsi" w:cstheme="minorHAnsi"/>
            <w:lang w:eastAsia="es-AR"/>
          </w:rPr>
          <w:id w:val="-1541283545"/>
          <w:citation/>
        </w:sdtPr>
        <w:sdtEndPr/>
        <w:sdtContent>
          <w:r w:rsidRPr="00EC6620">
            <w:rPr>
              <w:rFonts w:asciiTheme="minorHAnsi" w:hAnsiTheme="minorHAnsi" w:cstheme="minorHAnsi"/>
              <w:lang w:eastAsia="es-AR"/>
            </w:rPr>
            <w:fldChar w:fldCharType="begin"/>
          </w:r>
          <w:r w:rsidRPr="00EC6620">
            <w:rPr>
              <w:rFonts w:asciiTheme="minorHAnsi" w:hAnsiTheme="minorHAnsi" w:cstheme="minorHAnsi"/>
              <w:lang w:eastAsia="es-AR"/>
            </w:rPr>
            <w:instrText xml:space="preserve"> CITATION Ope13 \l 1033 </w:instrText>
          </w:r>
          <w:r w:rsidRPr="00EC6620">
            <w:rPr>
              <w:rFonts w:asciiTheme="minorHAnsi" w:hAnsiTheme="minorHAnsi" w:cstheme="minorHAnsi"/>
              <w:lang w:eastAsia="es-AR"/>
            </w:rPr>
            <w:fldChar w:fldCharType="separate"/>
          </w:r>
          <w:r w:rsidR="00DC4200" w:rsidRPr="00DC4200">
            <w:rPr>
              <w:rFonts w:asciiTheme="minorHAnsi" w:hAnsiTheme="minorHAnsi" w:cstheme="minorHAnsi"/>
              <w:noProof/>
              <w:lang w:eastAsia="es-AR"/>
            </w:rPr>
            <w:t>(OpenNebula Project, 2013)</w:t>
          </w:r>
          <w:r w:rsidRPr="00EC6620">
            <w:rPr>
              <w:rFonts w:asciiTheme="minorHAnsi" w:hAnsiTheme="minorHAnsi" w:cstheme="minorHAnsi"/>
              <w:lang w:eastAsia="es-AR"/>
            </w:rPr>
            <w:fldChar w:fldCharType="end"/>
          </w:r>
        </w:sdtContent>
      </w:sdt>
      <w:r w:rsidRPr="00EC6620">
        <w:rPr>
          <w:rFonts w:asciiTheme="minorHAnsi" w:hAnsiTheme="minorHAnsi" w:cstheme="minorHAnsi"/>
          <w:lang w:eastAsia="es-AR"/>
        </w:rPr>
        <w:t xml:space="preserve"> lanzaron su propio set de interfaces. El mercado del </w:t>
      </w:r>
      <w:r w:rsidR="003144EE" w:rsidRPr="0060701A">
        <w:rPr>
          <w:rFonts w:asciiTheme="minorHAnsi" w:hAnsiTheme="minorHAnsi" w:cstheme="minorHAnsi"/>
          <w:i/>
          <w:lang w:eastAsia="es-AR"/>
        </w:rPr>
        <w:t>Cloud Computing</w:t>
      </w:r>
      <w:r w:rsidR="003144EE" w:rsidRPr="00EC6620">
        <w:rPr>
          <w:rFonts w:asciiTheme="minorHAnsi" w:hAnsiTheme="minorHAnsi" w:cstheme="minorHAnsi"/>
          <w:lang w:eastAsia="es-AR"/>
        </w:rPr>
        <w:t xml:space="preserve"> </w:t>
      </w:r>
      <w:r w:rsidRPr="00EC6620">
        <w:rPr>
          <w:rFonts w:asciiTheme="minorHAnsi" w:hAnsiTheme="minorHAnsi" w:cstheme="minorHAnsi"/>
          <w:lang w:eastAsia="es-AR"/>
        </w:rPr>
        <w:t>siguió creciendo de la misma manera hasta llegar a la actualidad, donde contamos con gran oferta de proveedores y prácticamente la misma cantidad de interfaces diferentes para servicios que en definitiva se comportan de la misma manera.</w:t>
      </w:r>
    </w:p>
    <w:p w14:paraId="5CF14B22" w14:textId="77777777" w:rsidR="00E10A9F" w:rsidRPr="00EC6620" w:rsidRDefault="00E10A9F" w:rsidP="00EC6620">
      <w:pPr>
        <w:jc w:val="both"/>
        <w:rPr>
          <w:rFonts w:asciiTheme="minorHAnsi" w:hAnsiTheme="minorHAnsi" w:cstheme="minorHAnsi"/>
          <w:u w:val="single"/>
        </w:rPr>
      </w:pPr>
    </w:p>
    <w:p w14:paraId="2D43D761" w14:textId="399C6CE7" w:rsidR="00E10A9F" w:rsidRPr="00EC6620" w:rsidRDefault="009B1747" w:rsidP="00EC6620">
      <w:pPr>
        <w:jc w:val="both"/>
        <w:rPr>
          <w:rFonts w:asciiTheme="minorHAnsi" w:hAnsiTheme="minorHAnsi" w:cstheme="minorHAnsi"/>
          <w:lang w:eastAsia="es-AR"/>
        </w:rPr>
      </w:pPr>
      <w:r w:rsidRPr="00EC6620">
        <w:rPr>
          <w:rFonts w:asciiTheme="minorHAnsi" w:hAnsiTheme="minorHAnsi" w:cstheme="minorHAnsi"/>
          <w:lang w:eastAsia="es-AR"/>
        </w:rPr>
        <w:t xml:space="preserve">Si bien hoy en día existen iniciativas de estandarización </w:t>
      </w:r>
      <w:sdt>
        <w:sdtPr>
          <w:rPr>
            <w:rFonts w:asciiTheme="minorHAnsi" w:hAnsiTheme="minorHAnsi" w:cstheme="minorHAnsi"/>
            <w:lang w:eastAsia="es-AR"/>
          </w:rPr>
          <w:id w:val="92289144"/>
          <w:citation/>
        </w:sdtPr>
        <w:sdtEndPr/>
        <w:sdtContent>
          <w:r w:rsidRPr="00EC6620">
            <w:rPr>
              <w:rFonts w:asciiTheme="minorHAnsi" w:hAnsiTheme="minorHAnsi" w:cstheme="minorHAnsi"/>
              <w:lang w:eastAsia="es-AR"/>
            </w:rPr>
            <w:fldChar w:fldCharType="begin"/>
          </w:r>
          <w:r w:rsidRPr="00EC6620">
            <w:rPr>
              <w:rFonts w:asciiTheme="minorHAnsi" w:hAnsiTheme="minorHAnsi" w:cstheme="minorHAnsi"/>
              <w:lang w:eastAsia="es-AR"/>
            </w:rPr>
            <w:instrText xml:space="preserve"> CITATION Com13 \l 1033 </w:instrText>
          </w:r>
          <w:r w:rsidRPr="00EC6620">
            <w:rPr>
              <w:rFonts w:asciiTheme="minorHAnsi" w:hAnsiTheme="minorHAnsi" w:cstheme="minorHAnsi"/>
              <w:lang w:eastAsia="es-AR"/>
            </w:rPr>
            <w:fldChar w:fldCharType="separate"/>
          </w:r>
          <w:r w:rsidR="00DC4200" w:rsidRPr="00DC4200">
            <w:rPr>
              <w:rFonts w:asciiTheme="minorHAnsi" w:hAnsiTheme="minorHAnsi" w:cstheme="minorHAnsi"/>
              <w:noProof/>
              <w:lang w:eastAsia="es-AR"/>
            </w:rPr>
            <w:t>(Computer World, 2013)</w:t>
          </w:r>
          <w:r w:rsidRPr="00EC6620">
            <w:rPr>
              <w:rFonts w:asciiTheme="minorHAnsi" w:hAnsiTheme="minorHAnsi" w:cstheme="minorHAnsi"/>
              <w:lang w:eastAsia="es-AR"/>
            </w:rPr>
            <w:fldChar w:fldCharType="end"/>
          </w:r>
        </w:sdtContent>
      </w:sdt>
      <w:r w:rsidRPr="00EC6620">
        <w:rPr>
          <w:rFonts w:asciiTheme="minorHAnsi" w:hAnsiTheme="minorHAnsi" w:cstheme="minorHAnsi"/>
          <w:lang w:eastAsia="es-AR"/>
        </w:rPr>
        <w:t xml:space="preserve"> </w:t>
      </w:r>
      <w:sdt>
        <w:sdtPr>
          <w:rPr>
            <w:rFonts w:asciiTheme="minorHAnsi" w:hAnsiTheme="minorHAnsi" w:cstheme="minorHAnsi"/>
            <w:lang w:eastAsia="es-AR"/>
          </w:rPr>
          <w:id w:val="-1057467979"/>
          <w:citation/>
        </w:sdtPr>
        <w:sdtEndPr/>
        <w:sdtContent>
          <w:r w:rsidRPr="00EC6620">
            <w:rPr>
              <w:rFonts w:asciiTheme="minorHAnsi" w:hAnsiTheme="minorHAnsi" w:cstheme="minorHAnsi"/>
              <w:lang w:eastAsia="es-AR"/>
            </w:rPr>
            <w:fldChar w:fldCharType="begin"/>
          </w:r>
          <w:r w:rsidRPr="00EC6620">
            <w:rPr>
              <w:rFonts w:asciiTheme="minorHAnsi" w:hAnsiTheme="minorHAnsi" w:cstheme="minorHAnsi"/>
              <w:lang w:eastAsia="es-AR"/>
            </w:rPr>
            <w:instrText xml:space="preserve"> CITATION NIS13 \l 1033 </w:instrText>
          </w:r>
          <w:r w:rsidRPr="00EC6620">
            <w:rPr>
              <w:rFonts w:asciiTheme="minorHAnsi" w:hAnsiTheme="minorHAnsi" w:cstheme="minorHAnsi"/>
              <w:lang w:eastAsia="es-AR"/>
            </w:rPr>
            <w:fldChar w:fldCharType="separate"/>
          </w:r>
          <w:r w:rsidR="00DC4200" w:rsidRPr="00DC4200">
            <w:rPr>
              <w:rFonts w:asciiTheme="minorHAnsi" w:hAnsiTheme="minorHAnsi" w:cstheme="minorHAnsi"/>
              <w:noProof/>
              <w:lang w:eastAsia="es-AR"/>
            </w:rPr>
            <w:t>(NIST, 2013)</w:t>
          </w:r>
          <w:r w:rsidRPr="00EC6620">
            <w:rPr>
              <w:rFonts w:asciiTheme="minorHAnsi" w:hAnsiTheme="minorHAnsi" w:cstheme="minorHAnsi"/>
              <w:lang w:eastAsia="es-AR"/>
            </w:rPr>
            <w:fldChar w:fldCharType="end"/>
          </w:r>
        </w:sdtContent>
      </w:sdt>
      <w:r w:rsidRPr="00EC6620">
        <w:rPr>
          <w:rFonts w:asciiTheme="minorHAnsi" w:hAnsiTheme="minorHAnsi" w:cstheme="minorHAnsi"/>
          <w:lang w:eastAsia="es-AR"/>
        </w:rPr>
        <w:t xml:space="preserve"> </w:t>
      </w:r>
      <w:sdt>
        <w:sdtPr>
          <w:rPr>
            <w:rFonts w:asciiTheme="minorHAnsi" w:hAnsiTheme="minorHAnsi" w:cstheme="minorHAnsi"/>
            <w:lang w:eastAsia="es-AR"/>
          </w:rPr>
          <w:id w:val="-1429726164"/>
          <w:citation/>
        </w:sdtPr>
        <w:sdtEndPr/>
        <w:sdtContent>
          <w:r w:rsidRPr="00EC6620">
            <w:rPr>
              <w:rFonts w:asciiTheme="minorHAnsi" w:hAnsiTheme="minorHAnsi" w:cstheme="minorHAnsi"/>
              <w:lang w:eastAsia="es-AR"/>
            </w:rPr>
            <w:fldChar w:fldCharType="begin"/>
          </w:r>
          <w:r w:rsidRPr="00EC6620">
            <w:rPr>
              <w:rFonts w:asciiTheme="minorHAnsi" w:hAnsiTheme="minorHAnsi" w:cstheme="minorHAnsi"/>
              <w:lang w:eastAsia="es-AR"/>
            </w:rPr>
            <w:instrText xml:space="preserve"> CITATION Inf13 \l 1033 </w:instrText>
          </w:r>
          <w:r w:rsidRPr="00EC6620">
            <w:rPr>
              <w:rFonts w:asciiTheme="minorHAnsi" w:hAnsiTheme="minorHAnsi" w:cstheme="minorHAnsi"/>
              <w:lang w:eastAsia="es-AR"/>
            </w:rPr>
            <w:fldChar w:fldCharType="separate"/>
          </w:r>
          <w:r w:rsidR="00DC4200" w:rsidRPr="00DC4200">
            <w:rPr>
              <w:rFonts w:asciiTheme="minorHAnsi" w:hAnsiTheme="minorHAnsi" w:cstheme="minorHAnsi"/>
              <w:noProof/>
              <w:lang w:eastAsia="es-AR"/>
            </w:rPr>
            <w:t>(InfoWorld, 2013)</w:t>
          </w:r>
          <w:r w:rsidRPr="00EC6620">
            <w:rPr>
              <w:rFonts w:asciiTheme="minorHAnsi" w:hAnsiTheme="minorHAnsi" w:cstheme="minorHAnsi"/>
              <w:lang w:eastAsia="es-AR"/>
            </w:rPr>
            <w:fldChar w:fldCharType="end"/>
          </w:r>
        </w:sdtContent>
      </w:sdt>
      <w:r w:rsidRPr="00EC6620">
        <w:rPr>
          <w:rFonts w:asciiTheme="minorHAnsi" w:hAnsiTheme="minorHAnsi" w:cstheme="minorHAnsi"/>
          <w:lang w:eastAsia="es-AR"/>
        </w:rPr>
        <w:t xml:space="preserve"> </w:t>
      </w:r>
      <w:sdt>
        <w:sdtPr>
          <w:rPr>
            <w:rFonts w:asciiTheme="minorHAnsi" w:hAnsiTheme="minorHAnsi" w:cstheme="minorHAnsi"/>
            <w:lang w:eastAsia="es-AR"/>
          </w:rPr>
          <w:id w:val="811450862"/>
          <w:citation/>
        </w:sdtPr>
        <w:sdtEndPr/>
        <w:sdtContent>
          <w:r w:rsidRPr="00EC6620">
            <w:rPr>
              <w:rFonts w:asciiTheme="minorHAnsi" w:hAnsiTheme="minorHAnsi" w:cstheme="minorHAnsi"/>
              <w:lang w:eastAsia="es-AR"/>
            </w:rPr>
            <w:fldChar w:fldCharType="begin"/>
          </w:r>
          <w:r w:rsidRPr="00EC6620">
            <w:rPr>
              <w:rFonts w:asciiTheme="minorHAnsi" w:hAnsiTheme="minorHAnsi" w:cstheme="minorHAnsi"/>
              <w:lang w:eastAsia="es-AR"/>
            </w:rPr>
            <w:instrText xml:space="preserve"> CITATION Tra13 \l 1033 </w:instrText>
          </w:r>
          <w:r w:rsidRPr="00EC6620">
            <w:rPr>
              <w:rFonts w:asciiTheme="minorHAnsi" w:hAnsiTheme="minorHAnsi" w:cstheme="minorHAnsi"/>
              <w:lang w:eastAsia="es-AR"/>
            </w:rPr>
            <w:fldChar w:fldCharType="separate"/>
          </w:r>
          <w:r w:rsidR="00DC4200" w:rsidRPr="00DC4200">
            <w:rPr>
              <w:rFonts w:asciiTheme="minorHAnsi" w:hAnsiTheme="minorHAnsi" w:cstheme="minorHAnsi"/>
              <w:noProof/>
              <w:lang w:eastAsia="es-AR"/>
            </w:rPr>
            <w:t>(TrainSignal, 2013)</w:t>
          </w:r>
          <w:r w:rsidRPr="00EC6620">
            <w:rPr>
              <w:rFonts w:asciiTheme="minorHAnsi" w:hAnsiTheme="minorHAnsi" w:cstheme="minorHAnsi"/>
              <w:lang w:eastAsia="es-AR"/>
            </w:rPr>
            <w:fldChar w:fldCharType="end"/>
          </w:r>
        </w:sdtContent>
      </w:sdt>
      <w:r w:rsidRPr="00EC6620">
        <w:rPr>
          <w:rFonts w:asciiTheme="minorHAnsi" w:hAnsiTheme="minorHAnsi" w:cstheme="minorHAnsi"/>
          <w:lang w:eastAsia="es-AR"/>
        </w:rPr>
        <w:t>, estas han llegado muy tarde encontrándose con plataformas establecidas en posiciones dominantes</w:t>
      </w:r>
      <w:r w:rsidR="008029CF">
        <w:rPr>
          <w:rFonts w:asciiTheme="minorHAnsi" w:hAnsiTheme="minorHAnsi" w:cstheme="minorHAnsi"/>
          <w:lang w:eastAsia="es-AR"/>
        </w:rPr>
        <w:t xml:space="preserve"> del mercado</w:t>
      </w:r>
      <w:r w:rsidRPr="00EC6620">
        <w:rPr>
          <w:rFonts w:asciiTheme="minorHAnsi" w:hAnsiTheme="minorHAnsi" w:cstheme="minorHAnsi"/>
          <w:lang w:eastAsia="es-AR"/>
        </w:rPr>
        <w:t xml:space="preserve"> que difícilmente se vean motivadas en cambiar.</w:t>
      </w:r>
      <w:r w:rsidR="006075DD" w:rsidRPr="00EC6620">
        <w:rPr>
          <w:rFonts w:asciiTheme="minorHAnsi" w:hAnsiTheme="minorHAnsi" w:cstheme="minorHAnsi"/>
          <w:lang w:eastAsia="es-AR"/>
        </w:rPr>
        <w:t xml:space="preserve"> La alternativa a los estándares viable en el corto plazo fue pensar en herramientas de terceros que hagan </w:t>
      </w:r>
      <w:r w:rsidRPr="00EC6620">
        <w:rPr>
          <w:rFonts w:asciiTheme="minorHAnsi" w:hAnsiTheme="minorHAnsi" w:cstheme="minorHAnsi"/>
          <w:lang w:eastAsia="es-AR"/>
        </w:rPr>
        <w:t xml:space="preserve">de intermediario entre el desarrollador y los diferentes servicios de </w:t>
      </w:r>
      <w:r w:rsidR="003144EE" w:rsidRPr="0060701A">
        <w:rPr>
          <w:rFonts w:asciiTheme="minorHAnsi" w:hAnsiTheme="minorHAnsi" w:cstheme="minorHAnsi"/>
          <w:i/>
          <w:lang w:eastAsia="es-AR"/>
        </w:rPr>
        <w:t>Cloud Computing</w:t>
      </w:r>
      <w:r w:rsidRPr="00EC6620">
        <w:rPr>
          <w:rFonts w:asciiTheme="minorHAnsi" w:hAnsiTheme="minorHAnsi" w:cstheme="minorHAnsi"/>
          <w:lang w:eastAsia="es-AR"/>
        </w:rPr>
        <w:t>. Con esta idea nacieron herramientas como jClouds</w:t>
      </w:r>
      <w:sdt>
        <w:sdtPr>
          <w:rPr>
            <w:rFonts w:asciiTheme="minorHAnsi" w:hAnsiTheme="minorHAnsi" w:cstheme="minorHAnsi"/>
            <w:lang w:eastAsia="es-AR"/>
          </w:rPr>
          <w:id w:val="403270672"/>
          <w:citation/>
        </w:sdtPr>
        <w:sdtEndPr/>
        <w:sdtContent>
          <w:r w:rsidRPr="00EC6620">
            <w:rPr>
              <w:rFonts w:asciiTheme="minorHAnsi" w:hAnsiTheme="minorHAnsi" w:cstheme="minorHAnsi"/>
              <w:lang w:eastAsia="es-AR"/>
            </w:rPr>
            <w:fldChar w:fldCharType="begin"/>
          </w:r>
          <w:r w:rsidRPr="00EC6620">
            <w:rPr>
              <w:rFonts w:asciiTheme="minorHAnsi" w:hAnsiTheme="minorHAnsi" w:cstheme="minorHAnsi"/>
              <w:lang w:eastAsia="es-AR"/>
            </w:rPr>
            <w:instrText xml:space="preserve"> CITATION jCl13 \l 1033 </w:instrText>
          </w:r>
          <w:r w:rsidRPr="00EC6620">
            <w:rPr>
              <w:rFonts w:asciiTheme="minorHAnsi" w:hAnsiTheme="minorHAnsi" w:cstheme="minorHAnsi"/>
              <w:lang w:eastAsia="es-AR"/>
            </w:rPr>
            <w:fldChar w:fldCharType="separate"/>
          </w:r>
          <w:r w:rsidR="00DC4200">
            <w:rPr>
              <w:rFonts w:asciiTheme="minorHAnsi" w:hAnsiTheme="minorHAnsi" w:cstheme="minorHAnsi"/>
              <w:noProof/>
              <w:lang w:eastAsia="es-AR"/>
            </w:rPr>
            <w:t xml:space="preserve"> </w:t>
          </w:r>
          <w:r w:rsidR="00DC4200" w:rsidRPr="00DC4200">
            <w:rPr>
              <w:rFonts w:asciiTheme="minorHAnsi" w:hAnsiTheme="minorHAnsi" w:cstheme="minorHAnsi"/>
              <w:noProof/>
              <w:lang w:eastAsia="es-AR"/>
            </w:rPr>
            <w:t>(jClouds, 2013)</w:t>
          </w:r>
          <w:r w:rsidRPr="00EC6620">
            <w:rPr>
              <w:rFonts w:asciiTheme="minorHAnsi" w:hAnsiTheme="minorHAnsi" w:cstheme="minorHAnsi"/>
              <w:lang w:eastAsia="es-AR"/>
            </w:rPr>
            <w:fldChar w:fldCharType="end"/>
          </w:r>
        </w:sdtContent>
      </w:sdt>
      <w:r w:rsidRPr="00EC6620">
        <w:rPr>
          <w:rFonts w:asciiTheme="minorHAnsi" w:hAnsiTheme="minorHAnsi" w:cstheme="minorHAnsi"/>
          <w:lang w:eastAsia="es-AR"/>
        </w:rPr>
        <w:t>, Dasein</w:t>
      </w:r>
      <w:sdt>
        <w:sdtPr>
          <w:rPr>
            <w:rFonts w:asciiTheme="minorHAnsi" w:hAnsiTheme="minorHAnsi" w:cstheme="minorHAnsi"/>
            <w:lang w:eastAsia="es-AR"/>
          </w:rPr>
          <w:id w:val="217409632"/>
          <w:citation/>
        </w:sdtPr>
        <w:sdtEndPr/>
        <w:sdtContent>
          <w:r w:rsidRPr="00EC6620">
            <w:rPr>
              <w:rFonts w:asciiTheme="minorHAnsi" w:hAnsiTheme="minorHAnsi" w:cstheme="minorHAnsi"/>
              <w:lang w:eastAsia="es-AR"/>
            </w:rPr>
            <w:fldChar w:fldCharType="begin"/>
          </w:r>
          <w:r w:rsidRPr="00EC6620">
            <w:rPr>
              <w:rFonts w:asciiTheme="minorHAnsi" w:hAnsiTheme="minorHAnsi" w:cstheme="minorHAnsi"/>
              <w:lang w:eastAsia="es-AR"/>
            </w:rPr>
            <w:instrText xml:space="preserve"> CITATION Das13 \l 1033 </w:instrText>
          </w:r>
          <w:r w:rsidRPr="00EC6620">
            <w:rPr>
              <w:rFonts w:asciiTheme="minorHAnsi" w:hAnsiTheme="minorHAnsi" w:cstheme="minorHAnsi"/>
              <w:lang w:eastAsia="es-AR"/>
            </w:rPr>
            <w:fldChar w:fldCharType="separate"/>
          </w:r>
          <w:r w:rsidR="00DC4200">
            <w:rPr>
              <w:rFonts w:asciiTheme="minorHAnsi" w:hAnsiTheme="minorHAnsi" w:cstheme="minorHAnsi"/>
              <w:noProof/>
              <w:lang w:eastAsia="es-AR"/>
            </w:rPr>
            <w:t xml:space="preserve"> </w:t>
          </w:r>
          <w:r w:rsidR="00DC4200" w:rsidRPr="00DC4200">
            <w:rPr>
              <w:rFonts w:asciiTheme="minorHAnsi" w:hAnsiTheme="minorHAnsi" w:cstheme="minorHAnsi"/>
              <w:noProof/>
              <w:lang w:eastAsia="es-AR"/>
            </w:rPr>
            <w:t>(Dasein, 2013)</w:t>
          </w:r>
          <w:r w:rsidRPr="00EC6620">
            <w:rPr>
              <w:rFonts w:asciiTheme="minorHAnsi" w:hAnsiTheme="minorHAnsi" w:cstheme="minorHAnsi"/>
              <w:lang w:eastAsia="es-AR"/>
            </w:rPr>
            <w:fldChar w:fldCharType="end"/>
          </w:r>
        </w:sdtContent>
      </w:sdt>
      <w:r w:rsidRPr="00EC6620">
        <w:rPr>
          <w:rFonts w:asciiTheme="minorHAnsi" w:hAnsiTheme="minorHAnsi" w:cstheme="minorHAnsi"/>
          <w:lang w:eastAsia="es-AR"/>
        </w:rPr>
        <w:t xml:space="preserve"> y </w:t>
      </w:r>
      <w:proofErr w:type="spellStart"/>
      <w:r w:rsidRPr="00EC6620">
        <w:rPr>
          <w:rFonts w:asciiTheme="minorHAnsi" w:hAnsiTheme="minorHAnsi" w:cstheme="minorHAnsi"/>
          <w:lang w:eastAsia="es-AR"/>
        </w:rPr>
        <w:t>libcloud</w:t>
      </w:r>
      <w:proofErr w:type="spellEnd"/>
      <w:sdt>
        <w:sdtPr>
          <w:rPr>
            <w:rFonts w:asciiTheme="minorHAnsi" w:hAnsiTheme="minorHAnsi" w:cstheme="minorHAnsi"/>
            <w:lang w:eastAsia="es-AR"/>
          </w:rPr>
          <w:id w:val="-2006119671"/>
          <w:citation/>
        </w:sdtPr>
        <w:sdtEndPr/>
        <w:sdtContent>
          <w:r w:rsidRPr="00EC6620">
            <w:rPr>
              <w:rFonts w:asciiTheme="minorHAnsi" w:hAnsiTheme="minorHAnsi" w:cstheme="minorHAnsi"/>
              <w:lang w:eastAsia="es-AR"/>
            </w:rPr>
            <w:fldChar w:fldCharType="begin"/>
          </w:r>
          <w:r w:rsidRPr="00EC6620">
            <w:rPr>
              <w:rFonts w:asciiTheme="minorHAnsi" w:hAnsiTheme="minorHAnsi" w:cstheme="minorHAnsi"/>
              <w:lang w:eastAsia="es-AR"/>
            </w:rPr>
            <w:instrText xml:space="preserve"> CITATION Apa13 \l 1033 </w:instrText>
          </w:r>
          <w:r w:rsidRPr="00EC6620">
            <w:rPr>
              <w:rFonts w:asciiTheme="minorHAnsi" w:hAnsiTheme="minorHAnsi" w:cstheme="minorHAnsi"/>
              <w:lang w:eastAsia="es-AR"/>
            </w:rPr>
            <w:fldChar w:fldCharType="separate"/>
          </w:r>
          <w:r w:rsidR="00DC4200">
            <w:rPr>
              <w:rFonts w:asciiTheme="minorHAnsi" w:hAnsiTheme="minorHAnsi" w:cstheme="minorHAnsi"/>
              <w:noProof/>
              <w:lang w:eastAsia="es-AR"/>
            </w:rPr>
            <w:t xml:space="preserve"> </w:t>
          </w:r>
          <w:r w:rsidR="00DC4200" w:rsidRPr="00DC4200">
            <w:rPr>
              <w:rFonts w:asciiTheme="minorHAnsi" w:hAnsiTheme="minorHAnsi" w:cstheme="minorHAnsi"/>
              <w:noProof/>
              <w:lang w:eastAsia="es-AR"/>
            </w:rPr>
            <w:t>(Apache, 2013)</w:t>
          </w:r>
          <w:r w:rsidRPr="00EC6620">
            <w:rPr>
              <w:rFonts w:asciiTheme="minorHAnsi" w:hAnsiTheme="minorHAnsi" w:cstheme="minorHAnsi"/>
              <w:lang w:eastAsia="es-AR"/>
            </w:rPr>
            <w:fldChar w:fldCharType="end"/>
          </w:r>
        </w:sdtContent>
      </w:sdt>
      <w:r w:rsidRPr="00EC6620">
        <w:rPr>
          <w:rFonts w:asciiTheme="minorHAnsi" w:hAnsiTheme="minorHAnsi" w:cstheme="minorHAnsi"/>
          <w:lang w:eastAsia="es-AR"/>
        </w:rPr>
        <w:t xml:space="preserve">. Estas herramientas proveen una interface común que internamente debe lidiar con la traducción a la interface provista por el proveedor que se desea utilizar. Este modo de trabajar traslada el problema de la </w:t>
      </w:r>
      <w:r w:rsidR="006075DD" w:rsidRPr="00EC6620">
        <w:rPr>
          <w:rFonts w:asciiTheme="minorHAnsi" w:hAnsiTheme="minorHAnsi" w:cstheme="minorHAnsi"/>
          <w:lang w:eastAsia="es-AR"/>
        </w:rPr>
        <w:t>migración</w:t>
      </w:r>
      <w:r w:rsidRPr="00EC6620">
        <w:rPr>
          <w:rFonts w:asciiTheme="minorHAnsi" w:hAnsiTheme="minorHAnsi" w:cstheme="minorHAnsi"/>
          <w:lang w:eastAsia="es-AR"/>
        </w:rPr>
        <w:t xml:space="preserve"> </w:t>
      </w:r>
      <w:r w:rsidRPr="00EC6620">
        <w:rPr>
          <w:rFonts w:asciiTheme="minorHAnsi" w:hAnsiTheme="minorHAnsi" w:cstheme="minorHAnsi"/>
          <w:lang w:eastAsia="es-AR"/>
        </w:rPr>
        <w:lastRenderedPageBreak/>
        <w:t>a</w:t>
      </w:r>
      <w:r w:rsidR="008029CF">
        <w:rPr>
          <w:rFonts w:asciiTheme="minorHAnsi" w:hAnsiTheme="minorHAnsi" w:cstheme="minorHAnsi"/>
          <w:lang w:eastAsia="es-AR"/>
        </w:rPr>
        <w:t xml:space="preserve"> </w:t>
      </w:r>
      <w:r w:rsidRPr="00EC6620">
        <w:rPr>
          <w:rFonts w:asciiTheme="minorHAnsi" w:hAnsiTheme="minorHAnsi" w:cstheme="minorHAnsi"/>
          <w:lang w:eastAsia="es-AR"/>
        </w:rPr>
        <w:t>la</w:t>
      </w:r>
      <w:r w:rsidR="008029CF">
        <w:rPr>
          <w:rFonts w:asciiTheme="minorHAnsi" w:hAnsiTheme="minorHAnsi" w:cstheme="minorHAnsi"/>
          <w:lang w:eastAsia="es-AR"/>
        </w:rPr>
        <w:t xml:space="preserve"> </w:t>
      </w:r>
      <w:r w:rsidRPr="00EC6620">
        <w:rPr>
          <w:rFonts w:asciiTheme="minorHAnsi" w:hAnsiTheme="minorHAnsi" w:cstheme="minorHAnsi"/>
          <w:lang w:eastAsia="es-AR"/>
        </w:rPr>
        <w:t xml:space="preserve">herramienta, dejando dependiente a la aplicación de </w:t>
      </w:r>
      <w:r w:rsidR="00745900" w:rsidRPr="00EC6620">
        <w:rPr>
          <w:rFonts w:asciiTheme="minorHAnsi" w:hAnsiTheme="minorHAnsi" w:cstheme="minorHAnsi"/>
          <w:lang w:eastAsia="es-AR"/>
        </w:rPr>
        <w:t>ella</w:t>
      </w:r>
      <w:r w:rsidRPr="00EC6620">
        <w:rPr>
          <w:rFonts w:asciiTheme="minorHAnsi" w:hAnsiTheme="minorHAnsi" w:cstheme="minorHAnsi"/>
          <w:lang w:eastAsia="es-AR"/>
        </w:rPr>
        <w:t xml:space="preserve"> y de los proveedores que esta soporta. La limitación principal de estas herramientas yace en que ninguna considera la posibilidad de migrar una aplicación ya codificada con otra. Supongamos el caso de tener una aplicación codificada con el SDK de Amazon. En un momento dado los creadores de esta aplicación determinan que les resultaría conveniente migrar a Google Storage, pero este no es soportado por el SDK de Amazon. Como consecuencia, el equipo de desarrollo se encontraría con la situación de tener que recodificar su aplicación con otra herramienta acorde al nuevo proveedor.</w:t>
      </w:r>
    </w:p>
    <w:p w14:paraId="1EAA741D" w14:textId="77777777" w:rsidR="00E10A9F" w:rsidRDefault="00E10A9F" w:rsidP="00EC6620">
      <w:pPr>
        <w:jc w:val="both"/>
        <w:rPr>
          <w:rFonts w:asciiTheme="minorHAnsi" w:hAnsiTheme="minorHAnsi" w:cstheme="minorHAnsi"/>
          <w:sz w:val="24"/>
          <w:szCs w:val="24"/>
        </w:rPr>
      </w:pPr>
    </w:p>
    <w:p w14:paraId="00646226" w14:textId="77777777" w:rsidR="00ED75AC" w:rsidRDefault="00ED75AC" w:rsidP="00ED75AC">
      <w:pPr>
        <w:pStyle w:val="Heading3"/>
        <w:jc w:val="both"/>
      </w:pPr>
      <w:bookmarkStart w:id="16" w:name="_Toc372994988"/>
      <w:bookmarkStart w:id="17" w:name="_Toc374286511"/>
      <w:r w:rsidRPr="005F0803">
        <w:t xml:space="preserve">2.1 </w:t>
      </w:r>
      <w:r w:rsidRPr="0037644A">
        <w:t>Frameworks</w:t>
      </w:r>
      <w:r w:rsidRPr="005F0803">
        <w:t xml:space="preserve"> actuales</w:t>
      </w:r>
      <w:bookmarkEnd w:id="16"/>
      <w:bookmarkEnd w:id="17"/>
    </w:p>
    <w:p w14:paraId="17F324E3" w14:textId="77777777" w:rsidR="0089778E" w:rsidRPr="00CC6B4D" w:rsidRDefault="0089778E" w:rsidP="00EC6620"/>
    <w:p w14:paraId="540ADAEC" w14:textId="6ED2C03A" w:rsidR="00CD1D56" w:rsidRPr="00EC6620" w:rsidRDefault="009B1747">
      <w:pPr>
        <w:jc w:val="both"/>
        <w:rPr>
          <w:rFonts w:asciiTheme="minorHAnsi" w:hAnsiTheme="minorHAnsi" w:cstheme="minorHAnsi"/>
          <w:lang w:eastAsia="es-AR"/>
        </w:rPr>
      </w:pPr>
      <w:r w:rsidRPr="00EC6620">
        <w:rPr>
          <w:rFonts w:asciiTheme="minorHAnsi" w:hAnsiTheme="minorHAnsi" w:cstheme="minorHAnsi"/>
          <w:lang w:eastAsia="es-AR"/>
        </w:rPr>
        <w:t>Las secciones siguientes analizan los frameworks actuales de código abierto</w:t>
      </w:r>
      <w:r w:rsidR="00CD1D56" w:rsidRPr="00EC6620">
        <w:rPr>
          <w:rFonts w:asciiTheme="minorHAnsi" w:hAnsiTheme="minorHAnsi" w:cstheme="minorHAnsi"/>
          <w:lang w:eastAsia="es-AR"/>
        </w:rPr>
        <w:t xml:space="preserve"> entre los que se encuentran</w:t>
      </w:r>
      <w:r w:rsidR="0077454F" w:rsidRPr="00EC6620">
        <w:rPr>
          <w:rFonts w:asciiTheme="minorHAnsi" w:hAnsiTheme="minorHAnsi" w:cstheme="minorHAnsi"/>
          <w:lang w:eastAsia="es-AR"/>
        </w:rPr>
        <w:t xml:space="preserve"> </w:t>
      </w:r>
      <w:proofErr w:type="spellStart"/>
      <w:r w:rsidR="00CD1D56" w:rsidRPr="00EC6620">
        <w:rPr>
          <w:rFonts w:asciiTheme="minorHAnsi" w:hAnsiTheme="minorHAnsi" w:cstheme="minorHAnsi"/>
          <w:lang w:eastAsia="es-AR"/>
        </w:rPr>
        <w:t>CloudLoop</w:t>
      </w:r>
      <w:proofErr w:type="spellEnd"/>
      <w:r w:rsidR="00B43CE9" w:rsidRPr="00EC6620">
        <w:rPr>
          <w:rFonts w:asciiTheme="minorHAnsi" w:hAnsiTheme="minorHAnsi" w:cstheme="minorHAnsi"/>
          <w:lang w:eastAsia="es-AR"/>
        </w:rPr>
        <w:t xml:space="preserve"> </w:t>
      </w:r>
      <w:sdt>
        <w:sdtPr>
          <w:rPr>
            <w:rFonts w:asciiTheme="minorHAnsi" w:hAnsiTheme="minorHAnsi" w:cstheme="minorHAnsi"/>
            <w:lang w:eastAsia="es-AR"/>
          </w:rPr>
          <w:id w:val="-1547747029"/>
          <w:citation/>
        </w:sdtPr>
        <w:sdtEndPr/>
        <w:sdtContent>
          <w:r w:rsidRPr="00EC6620">
            <w:rPr>
              <w:rFonts w:asciiTheme="minorHAnsi" w:hAnsiTheme="minorHAnsi" w:cstheme="minorHAnsi"/>
              <w:lang w:eastAsia="es-AR"/>
            </w:rPr>
            <w:fldChar w:fldCharType="begin"/>
          </w:r>
          <w:r w:rsidRPr="00EC6620">
            <w:rPr>
              <w:rFonts w:asciiTheme="minorHAnsi" w:hAnsiTheme="minorHAnsi" w:cstheme="minorHAnsi"/>
              <w:lang w:eastAsia="es-AR"/>
            </w:rPr>
            <w:instrText xml:space="preserve"> CITATION Clo13 \l 1033 </w:instrText>
          </w:r>
          <w:r w:rsidRPr="00EC6620">
            <w:rPr>
              <w:rFonts w:asciiTheme="minorHAnsi" w:hAnsiTheme="minorHAnsi" w:cstheme="minorHAnsi"/>
              <w:lang w:eastAsia="es-AR"/>
            </w:rPr>
            <w:fldChar w:fldCharType="separate"/>
          </w:r>
          <w:r w:rsidR="00DC4200" w:rsidRPr="00DC4200">
            <w:rPr>
              <w:rFonts w:asciiTheme="minorHAnsi" w:hAnsiTheme="minorHAnsi" w:cstheme="minorHAnsi"/>
              <w:noProof/>
              <w:lang w:eastAsia="es-AR"/>
            </w:rPr>
            <w:t>(Cloudloop, 2013)</w:t>
          </w:r>
          <w:r w:rsidRPr="00EC6620">
            <w:rPr>
              <w:rFonts w:asciiTheme="minorHAnsi" w:hAnsiTheme="minorHAnsi" w:cstheme="minorHAnsi"/>
              <w:lang w:eastAsia="es-AR"/>
            </w:rPr>
            <w:fldChar w:fldCharType="end"/>
          </w:r>
        </w:sdtContent>
      </w:sdt>
      <w:r w:rsidR="00CD1D56" w:rsidRPr="00EC6620">
        <w:rPr>
          <w:rFonts w:asciiTheme="minorHAnsi" w:hAnsiTheme="minorHAnsi" w:cstheme="minorHAnsi"/>
          <w:lang w:eastAsia="es-AR"/>
        </w:rPr>
        <w:t>, Dasein, Deltacloud</w:t>
      </w:r>
      <w:r w:rsidR="00EE1329" w:rsidRPr="00EC6620">
        <w:rPr>
          <w:rFonts w:asciiTheme="minorHAnsi" w:hAnsiTheme="minorHAnsi" w:cstheme="minorHAnsi"/>
          <w:lang w:eastAsia="es-AR"/>
        </w:rPr>
        <w:t xml:space="preserve"> </w:t>
      </w:r>
      <w:sdt>
        <w:sdtPr>
          <w:rPr>
            <w:rFonts w:asciiTheme="minorHAnsi" w:hAnsiTheme="minorHAnsi" w:cstheme="minorHAnsi"/>
            <w:lang w:eastAsia="es-AR"/>
          </w:rPr>
          <w:id w:val="51283129"/>
          <w:citation/>
        </w:sdtPr>
        <w:sdtEndPr/>
        <w:sdtContent>
          <w:r w:rsidRPr="00EC6620">
            <w:rPr>
              <w:rFonts w:asciiTheme="minorHAnsi" w:hAnsiTheme="minorHAnsi" w:cstheme="minorHAnsi"/>
              <w:lang w:eastAsia="es-AR"/>
            </w:rPr>
            <w:fldChar w:fldCharType="begin"/>
          </w:r>
          <w:r w:rsidRPr="00EC6620">
            <w:rPr>
              <w:rFonts w:asciiTheme="minorHAnsi" w:hAnsiTheme="minorHAnsi" w:cstheme="minorHAnsi"/>
              <w:lang w:eastAsia="es-AR"/>
            </w:rPr>
            <w:instrText xml:space="preserve"> CITATION Apa131 \l 1033 </w:instrText>
          </w:r>
          <w:r w:rsidRPr="00EC6620">
            <w:rPr>
              <w:rFonts w:asciiTheme="minorHAnsi" w:hAnsiTheme="minorHAnsi" w:cstheme="minorHAnsi"/>
              <w:lang w:eastAsia="es-AR"/>
            </w:rPr>
            <w:fldChar w:fldCharType="separate"/>
          </w:r>
          <w:r w:rsidR="00DC4200" w:rsidRPr="00DC4200">
            <w:rPr>
              <w:rFonts w:asciiTheme="minorHAnsi" w:hAnsiTheme="minorHAnsi" w:cstheme="minorHAnsi"/>
              <w:noProof/>
              <w:lang w:eastAsia="es-AR"/>
            </w:rPr>
            <w:t>(Apache Software Foundation, 2013)</w:t>
          </w:r>
          <w:r w:rsidRPr="00EC6620">
            <w:rPr>
              <w:rFonts w:asciiTheme="minorHAnsi" w:hAnsiTheme="minorHAnsi" w:cstheme="minorHAnsi"/>
              <w:lang w:eastAsia="es-AR"/>
            </w:rPr>
            <w:fldChar w:fldCharType="end"/>
          </w:r>
        </w:sdtContent>
      </w:sdt>
      <w:r w:rsidR="00CD1D56" w:rsidRPr="00EC6620">
        <w:rPr>
          <w:rFonts w:asciiTheme="minorHAnsi" w:hAnsiTheme="minorHAnsi" w:cstheme="minorHAnsi"/>
          <w:lang w:eastAsia="es-AR"/>
        </w:rPr>
        <w:t>, Java-Storage</w:t>
      </w:r>
      <w:r w:rsidR="00EE1329" w:rsidRPr="00EC6620">
        <w:rPr>
          <w:rFonts w:asciiTheme="minorHAnsi" w:hAnsiTheme="minorHAnsi" w:cstheme="minorHAnsi"/>
          <w:lang w:eastAsia="es-AR"/>
        </w:rPr>
        <w:t xml:space="preserve"> </w:t>
      </w:r>
      <w:sdt>
        <w:sdtPr>
          <w:rPr>
            <w:rFonts w:asciiTheme="minorHAnsi" w:hAnsiTheme="minorHAnsi" w:cstheme="minorHAnsi"/>
            <w:lang w:eastAsia="es-AR"/>
          </w:rPr>
          <w:id w:val="-217508411"/>
          <w:citation/>
        </w:sdtPr>
        <w:sdtEndPr/>
        <w:sdtContent>
          <w:r w:rsidRPr="00EC6620">
            <w:rPr>
              <w:rFonts w:asciiTheme="minorHAnsi" w:hAnsiTheme="minorHAnsi" w:cstheme="minorHAnsi"/>
              <w:lang w:eastAsia="es-AR"/>
            </w:rPr>
            <w:fldChar w:fldCharType="begin"/>
          </w:r>
          <w:r w:rsidRPr="00EC6620">
            <w:rPr>
              <w:rFonts w:asciiTheme="minorHAnsi" w:hAnsiTheme="minorHAnsi" w:cstheme="minorHAnsi"/>
              <w:lang w:eastAsia="es-AR"/>
            </w:rPr>
            <w:instrText xml:space="preserve"> CITATION jav13 \l 1033 </w:instrText>
          </w:r>
          <w:r w:rsidRPr="00EC6620">
            <w:rPr>
              <w:rFonts w:asciiTheme="minorHAnsi" w:hAnsiTheme="minorHAnsi" w:cstheme="minorHAnsi"/>
              <w:lang w:eastAsia="es-AR"/>
            </w:rPr>
            <w:fldChar w:fldCharType="separate"/>
          </w:r>
          <w:r w:rsidR="00DC4200" w:rsidRPr="00DC4200">
            <w:rPr>
              <w:rFonts w:asciiTheme="minorHAnsi" w:hAnsiTheme="minorHAnsi" w:cstheme="minorHAnsi"/>
              <w:noProof/>
              <w:lang w:eastAsia="es-AR"/>
            </w:rPr>
            <w:t>(java-storage, 2013)</w:t>
          </w:r>
          <w:r w:rsidRPr="00EC6620">
            <w:rPr>
              <w:rFonts w:asciiTheme="minorHAnsi" w:hAnsiTheme="minorHAnsi" w:cstheme="minorHAnsi"/>
              <w:lang w:eastAsia="es-AR"/>
            </w:rPr>
            <w:fldChar w:fldCharType="end"/>
          </w:r>
        </w:sdtContent>
      </w:sdt>
      <w:r w:rsidR="00CD1D56" w:rsidRPr="00EC6620">
        <w:rPr>
          <w:rFonts w:asciiTheme="minorHAnsi" w:hAnsiTheme="minorHAnsi" w:cstheme="minorHAnsi"/>
          <w:lang w:eastAsia="es-AR"/>
        </w:rPr>
        <w:t>, jClouds, JetS3t</w:t>
      </w:r>
      <w:r w:rsidR="00B43CE9" w:rsidRPr="00EC6620">
        <w:rPr>
          <w:rFonts w:asciiTheme="minorHAnsi" w:hAnsiTheme="minorHAnsi" w:cstheme="minorHAnsi"/>
          <w:lang w:eastAsia="es-AR"/>
        </w:rPr>
        <w:t xml:space="preserve"> </w:t>
      </w:r>
      <w:sdt>
        <w:sdtPr>
          <w:rPr>
            <w:rFonts w:asciiTheme="minorHAnsi" w:hAnsiTheme="minorHAnsi" w:cstheme="minorHAnsi"/>
            <w:lang w:eastAsia="es-AR"/>
          </w:rPr>
          <w:id w:val="1272447918"/>
          <w:citation/>
        </w:sdtPr>
        <w:sdtEndPr/>
        <w:sdtContent>
          <w:r w:rsidRPr="00EC6620">
            <w:rPr>
              <w:rFonts w:asciiTheme="minorHAnsi" w:hAnsiTheme="minorHAnsi" w:cstheme="minorHAnsi"/>
              <w:lang w:eastAsia="es-AR"/>
            </w:rPr>
            <w:fldChar w:fldCharType="begin"/>
          </w:r>
          <w:r w:rsidRPr="00EC6620">
            <w:rPr>
              <w:rFonts w:asciiTheme="minorHAnsi" w:hAnsiTheme="minorHAnsi" w:cstheme="minorHAnsi"/>
              <w:lang w:eastAsia="es-AR"/>
            </w:rPr>
            <w:instrText xml:space="preserve"> CITATION Jet13 \l 1033 </w:instrText>
          </w:r>
          <w:r w:rsidRPr="00EC6620">
            <w:rPr>
              <w:rFonts w:asciiTheme="minorHAnsi" w:hAnsiTheme="minorHAnsi" w:cstheme="minorHAnsi"/>
              <w:lang w:eastAsia="es-AR"/>
            </w:rPr>
            <w:fldChar w:fldCharType="separate"/>
          </w:r>
          <w:r w:rsidR="00DC4200" w:rsidRPr="00DC4200">
            <w:rPr>
              <w:rFonts w:asciiTheme="minorHAnsi" w:hAnsiTheme="minorHAnsi" w:cstheme="minorHAnsi"/>
              <w:noProof/>
              <w:lang w:eastAsia="es-AR"/>
            </w:rPr>
            <w:t>(JetS3t, 2013)</w:t>
          </w:r>
          <w:r w:rsidRPr="00EC6620">
            <w:rPr>
              <w:rFonts w:asciiTheme="minorHAnsi" w:hAnsiTheme="minorHAnsi" w:cstheme="minorHAnsi"/>
              <w:lang w:eastAsia="es-AR"/>
            </w:rPr>
            <w:fldChar w:fldCharType="end"/>
          </w:r>
        </w:sdtContent>
      </w:sdt>
      <w:r w:rsidR="00CD1D56" w:rsidRPr="00EC6620">
        <w:rPr>
          <w:rFonts w:asciiTheme="minorHAnsi" w:hAnsiTheme="minorHAnsi" w:cstheme="minorHAnsi"/>
          <w:lang w:eastAsia="es-AR"/>
        </w:rPr>
        <w:t xml:space="preserve"> y </w:t>
      </w:r>
      <w:proofErr w:type="spellStart"/>
      <w:r w:rsidR="00CD1D56" w:rsidRPr="00EC6620">
        <w:rPr>
          <w:rFonts w:asciiTheme="minorHAnsi" w:hAnsiTheme="minorHAnsi" w:cstheme="minorHAnsi"/>
          <w:lang w:eastAsia="es-AR"/>
        </w:rPr>
        <w:t>libcloud</w:t>
      </w:r>
      <w:proofErr w:type="spellEnd"/>
      <w:r w:rsidRPr="00EC6620">
        <w:rPr>
          <w:rFonts w:asciiTheme="minorHAnsi" w:hAnsiTheme="minorHAnsi" w:cstheme="minorHAnsi"/>
          <w:lang w:eastAsia="es-AR"/>
        </w:rPr>
        <w:t>.</w:t>
      </w:r>
      <w:r w:rsidR="00784A00" w:rsidRPr="00EC6620">
        <w:rPr>
          <w:rFonts w:asciiTheme="minorHAnsi" w:hAnsiTheme="minorHAnsi" w:cstheme="minorHAnsi"/>
          <w:lang w:eastAsia="es-AR"/>
        </w:rPr>
        <w:t xml:space="preserve"> </w:t>
      </w:r>
      <w:r w:rsidRPr="00EC6620">
        <w:rPr>
          <w:rFonts w:asciiTheme="minorHAnsi" w:hAnsiTheme="minorHAnsi" w:cstheme="minorHAnsi"/>
          <w:lang w:eastAsia="es-AR"/>
        </w:rPr>
        <w:t>El análisis de cada uno de estos frameworks será enfocado en las facilidades que posea cada uno para cumplir con los siguientes puntos:</w:t>
      </w:r>
      <w:r w:rsidR="00CD1D56" w:rsidRPr="00EC6620" w:rsidDel="00CD1D56">
        <w:rPr>
          <w:rFonts w:asciiTheme="minorHAnsi" w:hAnsiTheme="minorHAnsi" w:cstheme="minorHAnsi"/>
          <w:lang w:eastAsia="es-AR"/>
        </w:rPr>
        <w:t xml:space="preserve"> </w:t>
      </w:r>
    </w:p>
    <w:p w14:paraId="3F7D6BD2" w14:textId="77777777" w:rsidR="00CD1D56" w:rsidRPr="00EC6620" w:rsidRDefault="00CD1D56">
      <w:pPr>
        <w:jc w:val="both"/>
        <w:rPr>
          <w:rFonts w:asciiTheme="minorHAnsi" w:hAnsiTheme="minorHAnsi" w:cstheme="minorHAnsi"/>
        </w:rPr>
      </w:pPr>
    </w:p>
    <w:p w14:paraId="499E3A32" w14:textId="77777777" w:rsidR="00E10A9F" w:rsidRPr="00EC6620" w:rsidRDefault="009B1747" w:rsidP="00EC6620">
      <w:pPr>
        <w:pStyle w:val="ListParagraph"/>
        <w:numPr>
          <w:ilvl w:val="0"/>
          <w:numId w:val="13"/>
        </w:numPr>
        <w:jc w:val="both"/>
        <w:rPr>
          <w:rFonts w:asciiTheme="minorHAnsi" w:hAnsiTheme="minorHAnsi" w:cstheme="minorHAnsi"/>
        </w:rPr>
      </w:pPr>
      <w:r w:rsidRPr="00EC6620">
        <w:rPr>
          <w:rFonts w:asciiTheme="minorHAnsi" w:hAnsiTheme="minorHAnsi" w:cstheme="minorHAnsi"/>
        </w:rPr>
        <w:t>Soporte para las primitivas básicas de almacenamiento. Esto significa evaluar si el framework es capaz de subir y bajar archivos, listarlos, extraer sus metadatos o borrarlos.</w:t>
      </w:r>
    </w:p>
    <w:p w14:paraId="562B6103" w14:textId="77777777" w:rsidR="00CD1D56" w:rsidRPr="00EC6620" w:rsidRDefault="00CD1D56">
      <w:pPr>
        <w:jc w:val="both"/>
        <w:rPr>
          <w:rFonts w:asciiTheme="minorHAnsi" w:hAnsiTheme="minorHAnsi" w:cstheme="minorHAnsi"/>
        </w:rPr>
      </w:pPr>
    </w:p>
    <w:p w14:paraId="5935898E" w14:textId="77777777" w:rsidR="00E10A9F" w:rsidRPr="00EC6620" w:rsidRDefault="009B1747" w:rsidP="00EC6620">
      <w:pPr>
        <w:pStyle w:val="ListParagraph"/>
        <w:numPr>
          <w:ilvl w:val="0"/>
          <w:numId w:val="13"/>
        </w:numPr>
        <w:jc w:val="both"/>
        <w:rPr>
          <w:rFonts w:asciiTheme="minorHAnsi" w:hAnsiTheme="minorHAnsi" w:cstheme="minorHAnsi"/>
        </w:rPr>
      </w:pPr>
      <w:r w:rsidRPr="00EC6620">
        <w:rPr>
          <w:rFonts w:asciiTheme="minorHAnsi" w:hAnsiTheme="minorHAnsi" w:cstheme="minorHAnsi"/>
        </w:rPr>
        <w:t xml:space="preserve">Capacidad de migrar entre protocolos sin producir mayores cambios en la aplicación. Por ejemplo, una aplicación codificada para S3, ¿puede migrarse a Google Storage? Si es así, ¿impacta en el código fuente? </w:t>
      </w:r>
      <w:r w:rsidR="0077454F" w:rsidRPr="00EC6620">
        <w:rPr>
          <w:rFonts w:asciiTheme="minorHAnsi" w:hAnsiTheme="minorHAnsi" w:cstheme="minorHAnsi"/>
        </w:rPr>
        <w:t>¿</w:t>
      </w:r>
      <w:r w:rsidRPr="00EC6620">
        <w:rPr>
          <w:rFonts w:asciiTheme="minorHAnsi" w:hAnsiTheme="minorHAnsi" w:cstheme="minorHAnsi"/>
        </w:rPr>
        <w:t>Puede hacerse de manera simple por archivos de configuración?</w:t>
      </w:r>
    </w:p>
    <w:p w14:paraId="75EAE1C7" w14:textId="77777777" w:rsidR="00CD1D56" w:rsidRPr="00EC6620" w:rsidRDefault="00CD1D56">
      <w:pPr>
        <w:jc w:val="both"/>
        <w:rPr>
          <w:rFonts w:asciiTheme="minorHAnsi" w:hAnsiTheme="minorHAnsi" w:cstheme="minorHAnsi"/>
        </w:rPr>
      </w:pPr>
    </w:p>
    <w:p w14:paraId="4EE47D4A" w14:textId="77777777" w:rsidR="00E10A9F" w:rsidRPr="00FB2E5B" w:rsidRDefault="009B1747" w:rsidP="00EC6620">
      <w:pPr>
        <w:pStyle w:val="ListParagraph"/>
        <w:numPr>
          <w:ilvl w:val="0"/>
          <w:numId w:val="13"/>
        </w:numPr>
        <w:jc w:val="both"/>
        <w:rPr>
          <w:rFonts w:asciiTheme="minorHAnsi" w:hAnsiTheme="minorHAnsi" w:cstheme="minorHAnsi"/>
        </w:rPr>
      </w:pPr>
      <w:r w:rsidRPr="00EC6620">
        <w:rPr>
          <w:rFonts w:asciiTheme="minorHAnsi" w:hAnsiTheme="minorHAnsi" w:cstheme="minorHAnsi"/>
        </w:rPr>
        <w:t>Facilidades para migrar una aplicación ya codificada desde otro framework. Por ejemplo, si en un primer momento la aplicación se codifico contra el SDK de Amazon, ¿se provee algún mecanismo para migrar el código a Google Storage? Si esto no es así, ¿el usuario debería recodificar su aplicación desde cero para hacer uso del nuevo servicio?</w:t>
      </w:r>
    </w:p>
    <w:p w14:paraId="6D679BDD" w14:textId="77777777" w:rsidR="00E10A9F" w:rsidRPr="00CC6B4D" w:rsidRDefault="009B1747" w:rsidP="00EC6620">
      <w:pPr>
        <w:jc w:val="both"/>
        <w:rPr>
          <w:rFonts w:asciiTheme="minorHAnsi" w:hAnsiTheme="minorHAnsi" w:cstheme="minorHAnsi"/>
        </w:rPr>
      </w:pPr>
      <w:r w:rsidRPr="00EC6620">
        <w:rPr>
          <w:rFonts w:asciiTheme="minorHAnsi" w:hAnsiTheme="minorHAnsi" w:cstheme="minorHAnsi"/>
        </w:rPr>
        <w:t>El capítulo concluye con una serie de observaciones generales sobre los puntos analizados.</w:t>
      </w:r>
    </w:p>
    <w:p w14:paraId="2F6E922E" w14:textId="77777777" w:rsidR="00FB2E5B" w:rsidRPr="00EC6620" w:rsidRDefault="00FB2E5B" w:rsidP="00EC6620">
      <w:pPr>
        <w:jc w:val="both"/>
        <w:rPr>
          <w:rFonts w:asciiTheme="minorHAnsi" w:hAnsiTheme="minorHAnsi" w:cstheme="minorHAnsi"/>
        </w:rPr>
      </w:pPr>
    </w:p>
    <w:p w14:paraId="47956598" w14:textId="77777777" w:rsidR="00EC6620" w:rsidRDefault="00EC6620">
      <w:pPr>
        <w:spacing w:line="240" w:lineRule="auto"/>
        <w:rPr>
          <w:ins w:id="18" w:author="Marcos" w:date="2013-12-16T11:22:00Z"/>
          <w:b/>
          <w:bCs/>
          <w:sz w:val="28"/>
          <w:szCs w:val="24"/>
        </w:rPr>
      </w:pPr>
      <w:ins w:id="19" w:author="Marcos" w:date="2013-12-16T11:22:00Z">
        <w:r>
          <w:br w:type="page"/>
        </w:r>
      </w:ins>
    </w:p>
    <w:p w14:paraId="3AD3501E" w14:textId="77F3306B" w:rsidR="002D2A65" w:rsidRDefault="002D2A65" w:rsidP="005F0803">
      <w:pPr>
        <w:pStyle w:val="Heading4"/>
      </w:pPr>
      <w:r w:rsidRPr="004A53B1">
        <w:lastRenderedPageBreak/>
        <w:t>2.</w:t>
      </w:r>
      <w:r>
        <w:t>1</w:t>
      </w:r>
      <w:r w:rsidRPr="004A53B1">
        <w:t>.</w:t>
      </w:r>
      <w:r w:rsidR="005F0803">
        <w:t>1</w:t>
      </w:r>
      <w:bookmarkEnd w:id="0"/>
      <w:r w:rsidR="00546398">
        <w:t>.</w:t>
      </w:r>
      <w:r w:rsidR="00546398" w:rsidRPr="004A53B1">
        <w:t xml:space="preserve"> </w:t>
      </w:r>
      <w:proofErr w:type="spellStart"/>
      <w:r w:rsidR="00546398" w:rsidRPr="004A53B1">
        <w:t>CloudLoop</w:t>
      </w:r>
      <w:proofErr w:type="spellEnd"/>
    </w:p>
    <w:p w14:paraId="4DD74C09" w14:textId="77777777" w:rsidR="0089778E" w:rsidRPr="00CC6B4D" w:rsidRDefault="0089778E" w:rsidP="00EC6620"/>
    <w:p w14:paraId="3E81E722" w14:textId="03FAF382" w:rsidR="00965560" w:rsidRPr="00EC6620" w:rsidRDefault="009B1747">
      <w:pPr>
        <w:jc w:val="both"/>
        <w:rPr>
          <w:rFonts w:asciiTheme="minorHAnsi" w:hAnsiTheme="minorHAnsi" w:cstheme="minorHAnsi"/>
        </w:rPr>
      </w:pPr>
      <w:proofErr w:type="spellStart"/>
      <w:r w:rsidRPr="00EC6620">
        <w:rPr>
          <w:rFonts w:asciiTheme="minorHAnsi" w:hAnsiTheme="minorHAnsi" w:cstheme="minorHAnsi"/>
        </w:rPr>
        <w:t>CloudLoop</w:t>
      </w:r>
      <w:proofErr w:type="spellEnd"/>
      <w:r w:rsidRPr="00EC6620">
        <w:rPr>
          <w:rFonts w:asciiTheme="minorHAnsi" w:hAnsiTheme="minorHAnsi" w:cstheme="minorHAnsi"/>
        </w:rPr>
        <w:t xml:space="preserve"> es un proyecto de código abierto compuesto de una aplicación que presenta una API homogénea para distintos proveedore</w:t>
      </w:r>
      <w:r w:rsidR="00A16481" w:rsidRPr="00EC6620">
        <w:rPr>
          <w:rFonts w:asciiTheme="minorHAnsi" w:hAnsiTheme="minorHAnsi" w:cstheme="minorHAnsi"/>
        </w:rPr>
        <w:t>s</w:t>
      </w:r>
      <w:r w:rsidRPr="00EC6620">
        <w:rPr>
          <w:rFonts w:asciiTheme="minorHAnsi" w:hAnsiTheme="minorHAnsi" w:cstheme="minorHAnsi"/>
        </w:rPr>
        <w:t xml:space="preserve"> de servicios de almacenamiento de datos en </w:t>
      </w:r>
      <w:r w:rsidR="003144EE">
        <w:rPr>
          <w:rFonts w:asciiTheme="minorHAnsi" w:hAnsiTheme="minorHAnsi" w:cstheme="minorHAnsi"/>
        </w:rPr>
        <w:t>C</w:t>
      </w:r>
      <w:r w:rsidR="003144EE" w:rsidRPr="00EC6620">
        <w:rPr>
          <w:rFonts w:asciiTheme="minorHAnsi" w:hAnsiTheme="minorHAnsi" w:cstheme="minorHAnsi"/>
        </w:rPr>
        <w:t>loud</w:t>
      </w:r>
      <w:r w:rsidRPr="00EC6620">
        <w:rPr>
          <w:rFonts w:asciiTheme="minorHAnsi" w:hAnsiTheme="minorHAnsi" w:cstheme="minorHAnsi"/>
        </w:rPr>
        <w:t xml:space="preserve">. Permite almacenar, administrar y sincronizar los datos del usuario entre los proveedores más comunes. </w:t>
      </w:r>
    </w:p>
    <w:p w14:paraId="3B20844E" w14:textId="77777777" w:rsidR="008261FC" w:rsidRPr="00FB2E5B" w:rsidRDefault="008261FC">
      <w:pPr>
        <w:jc w:val="both"/>
        <w:rPr>
          <w:rFonts w:asciiTheme="minorHAnsi" w:hAnsiTheme="minorHAnsi" w:cstheme="minorHAnsi"/>
        </w:rPr>
      </w:pPr>
    </w:p>
    <w:p w14:paraId="6057DAC3" w14:textId="77777777" w:rsidR="00725230" w:rsidRDefault="008261FC" w:rsidP="00EC6620">
      <w:pPr>
        <w:keepNext/>
        <w:jc w:val="center"/>
      </w:pPr>
      <w:r w:rsidRPr="00CC6B4D">
        <w:rPr>
          <w:rFonts w:asciiTheme="minorHAnsi" w:hAnsiTheme="minorHAnsi" w:cstheme="minorHAnsi"/>
          <w:noProof/>
          <w:lang w:eastAsia="es-AR"/>
        </w:rPr>
        <w:drawing>
          <wp:inline distT="0" distB="0" distL="0" distR="0" wp14:anchorId="1F75D3EC" wp14:editId="064FBDE9">
            <wp:extent cx="5943600" cy="4876800"/>
            <wp:effectExtent l="0" t="0" r="0" b="0"/>
            <wp:docPr id="1" name="Picture 1" descr="J:\Temp\image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Temp\image08.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4876800"/>
                    </a:xfrm>
                    <a:prstGeom prst="rect">
                      <a:avLst/>
                    </a:prstGeom>
                    <a:noFill/>
                    <a:ln>
                      <a:noFill/>
                    </a:ln>
                  </pic:spPr>
                </pic:pic>
              </a:graphicData>
            </a:graphic>
          </wp:inline>
        </w:drawing>
      </w:r>
    </w:p>
    <w:p w14:paraId="2570546A" w14:textId="4007A0EB" w:rsidR="00725230" w:rsidRDefault="00725230">
      <w:pPr>
        <w:pStyle w:val="Caption"/>
      </w:pPr>
      <w:bookmarkStart w:id="20" w:name="_Toc374286447"/>
      <w:r>
        <w:t xml:space="preserve">Figura </w:t>
      </w:r>
      <w:fldSimple w:instr=" STYLEREF 1 \s ">
        <w:r w:rsidR="004B17DA">
          <w:rPr>
            <w:noProof/>
          </w:rPr>
          <w:t>2</w:t>
        </w:r>
      </w:fldSimple>
      <w:r w:rsidR="007C3537">
        <w:t>.</w:t>
      </w:r>
      <w:fldSimple w:instr=" SEQ Figura \* ARABIC \s 1 ">
        <w:r w:rsidR="004B17DA">
          <w:rPr>
            <w:noProof/>
          </w:rPr>
          <w:t>1</w:t>
        </w:r>
      </w:fldSimple>
      <w:r>
        <w:t xml:space="preserve"> </w:t>
      </w:r>
      <w:r w:rsidRPr="000A4158">
        <w:t xml:space="preserve">Vista de alto nivel de la arquitectura de </w:t>
      </w:r>
      <w:proofErr w:type="spellStart"/>
      <w:r>
        <w:t>CloudLoop</w:t>
      </w:r>
      <w:proofErr w:type="spellEnd"/>
      <w:r w:rsidR="0089778E">
        <w:t>.</w:t>
      </w:r>
      <w:bookmarkEnd w:id="20"/>
    </w:p>
    <w:p w14:paraId="01FF4FD1" w14:textId="77777777" w:rsidR="002D2A65" w:rsidRPr="00FB2E5B" w:rsidRDefault="002D2A65" w:rsidP="00EC6620">
      <w:pPr>
        <w:jc w:val="center"/>
        <w:rPr>
          <w:rFonts w:asciiTheme="minorHAnsi" w:hAnsiTheme="minorHAnsi" w:cstheme="minorHAnsi"/>
        </w:rPr>
      </w:pPr>
    </w:p>
    <w:p w14:paraId="3AA5B1F5" w14:textId="13178040" w:rsidR="00BB0314" w:rsidRPr="00FB2E5B" w:rsidRDefault="008029CF">
      <w:pPr>
        <w:jc w:val="both"/>
        <w:rPr>
          <w:rFonts w:asciiTheme="minorHAnsi" w:hAnsiTheme="minorHAnsi" w:cstheme="minorHAnsi"/>
        </w:rPr>
      </w:pPr>
      <w:r>
        <w:rPr>
          <w:rFonts w:asciiTheme="minorHAnsi" w:hAnsiTheme="minorHAnsi" w:cstheme="minorHAnsi"/>
        </w:rPr>
        <w:t>Como se puede apreciar en la fi</w:t>
      </w:r>
      <w:r w:rsidR="000A5C4D" w:rsidRPr="00EC6620">
        <w:rPr>
          <w:rFonts w:asciiTheme="minorHAnsi" w:hAnsiTheme="minorHAnsi" w:cstheme="minorHAnsi"/>
        </w:rPr>
        <w:t>gura 2.1</w:t>
      </w:r>
      <w:r>
        <w:rPr>
          <w:rFonts w:asciiTheme="minorHAnsi" w:hAnsiTheme="minorHAnsi" w:cstheme="minorHAnsi"/>
        </w:rPr>
        <w:t>, p</w:t>
      </w:r>
      <w:r w:rsidR="000A5C4D" w:rsidRPr="00EC6620">
        <w:rPr>
          <w:rFonts w:asciiTheme="minorHAnsi" w:hAnsiTheme="minorHAnsi" w:cstheme="minorHAnsi"/>
        </w:rPr>
        <w:t xml:space="preserve">ara utilizar esta herramienta es necesario introducir la configuración para el proveedor deseado en un archivo XML. </w:t>
      </w:r>
      <w:r w:rsidR="009B1747" w:rsidRPr="00EC6620">
        <w:rPr>
          <w:rFonts w:asciiTheme="minorHAnsi" w:hAnsiTheme="minorHAnsi" w:cstheme="minorHAnsi"/>
        </w:rPr>
        <w:t>En estos archivos se definen datos básicos del servicio que se desea instanciar como credenciales, directorios a utilizar, etc. En base a la configuración introducida</w:t>
      </w:r>
      <w:r w:rsidR="000A5C4D" w:rsidRPr="00EC6620">
        <w:rPr>
          <w:rFonts w:asciiTheme="minorHAnsi" w:hAnsiTheme="minorHAnsi" w:cstheme="minorHAnsi"/>
        </w:rPr>
        <w:t xml:space="preserve"> la aplicación del usuario le puede pedir a </w:t>
      </w:r>
      <w:proofErr w:type="spellStart"/>
      <w:r w:rsidR="000A5C4D" w:rsidRPr="00EC6620">
        <w:rPr>
          <w:rFonts w:asciiTheme="minorHAnsi" w:hAnsiTheme="minorHAnsi" w:cstheme="minorHAnsi"/>
        </w:rPr>
        <w:t>CloudLoop</w:t>
      </w:r>
      <w:proofErr w:type="spellEnd"/>
      <w:r w:rsidR="000A5C4D" w:rsidRPr="00EC6620">
        <w:rPr>
          <w:rFonts w:asciiTheme="minorHAnsi" w:hAnsiTheme="minorHAnsi" w:cstheme="minorHAnsi"/>
        </w:rPr>
        <w:t xml:space="preserve"> que prepare una instancia </w:t>
      </w:r>
      <w:r w:rsidR="000A5C4D" w:rsidRPr="00EC6620">
        <w:rPr>
          <w:rFonts w:asciiTheme="minorHAnsi" w:hAnsiTheme="minorHAnsi" w:cstheme="minorHAnsi"/>
        </w:rPr>
        <w:lastRenderedPageBreak/>
        <w:t>del proveedor deseado sin complicaciones</w:t>
      </w:r>
      <w:r w:rsidR="009B1747" w:rsidRPr="00EC6620">
        <w:rPr>
          <w:rFonts w:asciiTheme="minorHAnsi" w:hAnsiTheme="minorHAnsi" w:cstheme="minorHAnsi"/>
        </w:rPr>
        <w:t xml:space="preserve">. </w:t>
      </w:r>
      <w:r w:rsidR="000A5C4D" w:rsidRPr="00EC6620">
        <w:rPr>
          <w:rFonts w:asciiTheme="minorHAnsi" w:hAnsiTheme="minorHAnsi" w:cstheme="minorHAnsi"/>
        </w:rPr>
        <w:t xml:space="preserve">La instancia resultante implementa una interface genérica, gracias a lo cual </w:t>
      </w:r>
      <w:r w:rsidR="009B1747" w:rsidRPr="00EC6620">
        <w:rPr>
          <w:rFonts w:asciiTheme="minorHAnsi" w:hAnsiTheme="minorHAnsi" w:cstheme="minorHAnsi"/>
        </w:rPr>
        <w:t>se minimizan las modificaciones de código en caso de cambios de proveedores.</w:t>
      </w:r>
    </w:p>
    <w:p w14:paraId="01A8E438" w14:textId="77777777" w:rsidR="00BB0314" w:rsidRPr="00FB2E5B" w:rsidRDefault="00BB0314">
      <w:pPr>
        <w:jc w:val="both"/>
        <w:rPr>
          <w:rFonts w:asciiTheme="minorHAnsi" w:hAnsiTheme="minorHAnsi" w:cstheme="minorHAnsi"/>
        </w:rPr>
      </w:pPr>
    </w:p>
    <w:p w14:paraId="4747E527" w14:textId="65FC1B2B" w:rsidR="002D2A65" w:rsidRPr="00FB2E5B" w:rsidRDefault="009B1747">
      <w:pPr>
        <w:jc w:val="both"/>
        <w:rPr>
          <w:rFonts w:asciiTheme="minorHAnsi" w:hAnsiTheme="minorHAnsi" w:cstheme="minorHAnsi"/>
        </w:rPr>
      </w:pPr>
      <w:r w:rsidRPr="00EC6620">
        <w:rPr>
          <w:rFonts w:asciiTheme="minorHAnsi" w:hAnsiTheme="minorHAnsi" w:cstheme="minorHAnsi"/>
        </w:rPr>
        <w:t xml:space="preserve">Las interfaces de </w:t>
      </w:r>
      <w:proofErr w:type="spellStart"/>
      <w:r w:rsidRPr="00EC6620">
        <w:rPr>
          <w:rFonts w:asciiTheme="minorHAnsi" w:hAnsiTheme="minorHAnsi" w:cstheme="minorHAnsi"/>
        </w:rPr>
        <w:t>CloudLoop</w:t>
      </w:r>
      <w:proofErr w:type="spellEnd"/>
      <w:r w:rsidRPr="00EC6620">
        <w:rPr>
          <w:rFonts w:asciiTheme="minorHAnsi" w:hAnsiTheme="minorHAnsi" w:cstheme="minorHAnsi"/>
        </w:rPr>
        <w:t xml:space="preserve"> soportan todas las primitivas básicas de almacenamiento excluyendo la posibilidad de extraer metadatos (solo es posible obtener el tamaño de un archivo). El uso de cada método es sencillo y tiene documentación clara que acompañan al desarrollador. Como consecuencia de esto, agregar soporte para un nuevo proveedor a la herramienta es una tarea sencilla ya que tan solo se debe implementar una interface clara que define todos los métodos comunes a los diversos proveedores de almacenamiento.</w:t>
      </w:r>
    </w:p>
    <w:p w14:paraId="2C2ED479" w14:textId="77777777" w:rsidR="002D2A65" w:rsidRPr="00FB2E5B" w:rsidRDefault="002D2A65">
      <w:pPr>
        <w:jc w:val="both"/>
        <w:rPr>
          <w:rFonts w:asciiTheme="minorHAnsi" w:hAnsiTheme="minorHAnsi" w:cstheme="minorHAnsi"/>
        </w:rPr>
      </w:pPr>
    </w:p>
    <w:p w14:paraId="1B99F9F4" w14:textId="77777777" w:rsidR="002D2A65" w:rsidRPr="00FB2E5B" w:rsidRDefault="009B1747">
      <w:pPr>
        <w:jc w:val="both"/>
        <w:rPr>
          <w:rFonts w:asciiTheme="minorHAnsi" w:hAnsiTheme="minorHAnsi" w:cstheme="minorHAnsi"/>
        </w:rPr>
      </w:pPr>
      <w:r w:rsidRPr="00EC6620">
        <w:rPr>
          <w:rFonts w:asciiTheme="minorHAnsi" w:hAnsiTheme="minorHAnsi" w:cstheme="minorHAnsi"/>
        </w:rPr>
        <w:t>La plataforma también permite cambiar el proveedor de servicios de forma muy simple ya que casi no es necesario realizar modificaciones en el código fuente de la aplicación. Para esto tan solo se debe cambiar la configuración por medio del XML de configuración, definiendo todos los datos necesarios para el nuevo servicio a utilizar.</w:t>
      </w:r>
    </w:p>
    <w:p w14:paraId="7D16D0DD" w14:textId="77777777" w:rsidR="009E71CD" w:rsidRPr="00FB2E5B" w:rsidRDefault="009E71CD">
      <w:pPr>
        <w:jc w:val="both"/>
        <w:rPr>
          <w:rFonts w:asciiTheme="minorHAnsi" w:hAnsiTheme="minorHAnsi" w:cstheme="minorHAnsi"/>
        </w:rPr>
      </w:pPr>
    </w:p>
    <w:p w14:paraId="3E0B8C15" w14:textId="288E5072" w:rsidR="00414559" w:rsidRPr="00EC6620" w:rsidRDefault="009B1747">
      <w:pPr>
        <w:jc w:val="both"/>
        <w:rPr>
          <w:rFonts w:asciiTheme="minorHAnsi" w:hAnsiTheme="minorHAnsi" w:cstheme="minorHAnsi"/>
          <w:sz w:val="24"/>
          <w:szCs w:val="24"/>
        </w:rPr>
      </w:pPr>
      <w:r w:rsidRPr="00EC6620">
        <w:rPr>
          <w:rFonts w:asciiTheme="minorHAnsi" w:hAnsiTheme="minorHAnsi" w:cstheme="minorHAnsi"/>
        </w:rPr>
        <w:t xml:space="preserve">Uno de los puntos flojos de la plataforma es la imposibilidad de migrar desde otro framework. En estos casos el desarrollador no tiene otra salida que recodificar la aplicación para adaptarse al modelo de </w:t>
      </w:r>
      <w:proofErr w:type="spellStart"/>
      <w:r w:rsidRPr="00EC6620">
        <w:rPr>
          <w:rFonts w:asciiTheme="minorHAnsi" w:hAnsiTheme="minorHAnsi" w:cstheme="minorHAnsi"/>
        </w:rPr>
        <w:t>CloudLoop</w:t>
      </w:r>
      <w:proofErr w:type="spellEnd"/>
      <w:r w:rsidRPr="00EC6620">
        <w:rPr>
          <w:rFonts w:asciiTheme="minorHAnsi" w:hAnsiTheme="minorHAnsi" w:cstheme="minorHAnsi"/>
        </w:rPr>
        <w:t>.</w:t>
      </w:r>
      <w:r w:rsidR="00A16481" w:rsidRPr="00EC6620">
        <w:rPr>
          <w:rFonts w:asciiTheme="minorHAnsi" w:hAnsiTheme="minorHAnsi" w:cstheme="minorHAnsi"/>
        </w:rPr>
        <w:t xml:space="preserve"> </w:t>
      </w:r>
      <w:r w:rsidR="00A16481" w:rsidRPr="00EC6620">
        <w:rPr>
          <w:rFonts w:asciiTheme="minorHAnsi" w:hAnsiTheme="minorHAnsi" w:cstheme="minorHAnsi"/>
        </w:rPr>
        <w:t>Por otro lado, el proyecto se encuentra inactivo e incompleto desde finales del año 2008, provocando que no sea utilizado en desarrollo de aplicaciones por la falta de soporte y futuras actualizaciones del framework.</w:t>
      </w:r>
    </w:p>
    <w:p w14:paraId="02FB87D6" w14:textId="77777777" w:rsidR="004A0E9D" w:rsidRPr="004A53B1" w:rsidRDefault="004A0E9D" w:rsidP="00FF7A02">
      <w:pPr>
        <w:jc w:val="both"/>
        <w:rPr>
          <w:rFonts w:asciiTheme="minorHAnsi" w:hAnsiTheme="minorHAnsi" w:cstheme="minorHAnsi"/>
        </w:rPr>
      </w:pPr>
    </w:p>
    <w:p w14:paraId="0696D0D2" w14:textId="77777777" w:rsidR="00414559" w:rsidRDefault="00414559" w:rsidP="005F0803">
      <w:pPr>
        <w:pStyle w:val="Heading4"/>
      </w:pPr>
      <w:bookmarkStart w:id="21" w:name="_Toc339204580"/>
      <w:r w:rsidRPr="004A53B1">
        <w:t>2.</w:t>
      </w:r>
      <w:r w:rsidR="005F0803">
        <w:t>1.</w:t>
      </w:r>
      <w:r w:rsidRPr="004A53B1">
        <w:t>2. Dasein</w:t>
      </w:r>
      <w:bookmarkEnd w:id="21"/>
    </w:p>
    <w:p w14:paraId="40E53B5E" w14:textId="77777777" w:rsidR="0089778E" w:rsidRPr="00CC6B4D" w:rsidRDefault="0089778E" w:rsidP="00EC6620"/>
    <w:p w14:paraId="62D5C4FB" w14:textId="76B0DF55" w:rsidR="00414559" w:rsidRPr="00FB2E5B" w:rsidRDefault="009B1747">
      <w:pPr>
        <w:jc w:val="both"/>
        <w:rPr>
          <w:rFonts w:asciiTheme="minorHAnsi" w:hAnsiTheme="minorHAnsi" w:cstheme="minorHAnsi"/>
        </w:rPr>
      </w:pPr>
      <w:r w:rsidRPr="00EC6620">
        <w:rPr>
          <w:rFonts w:asciiTheme="minorHAnsi" w:hAnsiTheme="minorHAnsi" w:cstheme="minorHAnsi"/>
        </w:rPr>
        <w:t xml:space="preserve">Dasein es un proyecto introducido en 2009 por la empresa </w:t>
      </w:r>
      <w:proofErr w:type="spellStart"/>
      <w:r w:rsidRPr="00EC6620">
        <w:rPr>
          <w:rFonts w:asciiTheme="minorHAnsi" w:hAnsiTheme="minorHAnsi" w:cstheme="minorHAnsi"/>
        </w:rPr>
        <w:t>enStratus</w:t>
      </w:r>
      <w:proofErr w:type="spellEnd"/>
      <w:r w:rsidRPr="00EC6620">
        <w:rPr>
          <w:rFonts w:asciiTheme="minorHAnsi" w:hAnsiTheme="minorHAnsi" w:cstheme="minorHAnsi"/>
        </w:rPr>
        <w:t xml:space="preserve"> Networks LLC. Provee abstracciones para servicios de los tipos compute y almacenamiento, aunque existen otras implementaciones para servicios menores de diversos proveedores. El proyecto se encuentra activo.</w:t>
      </w:r>
    </w:p>
    <w:p w14:paraId="77E8AA9C" w14:textId="77777777" w:rsidR="00A976F0" w:rsidRPr="00FB2E5B" w:rsidRDefault="00A976F0">
      <w:pPr>
        <w:jc w:val="both"/>
        <w:rPr>
          <w:rFonts w:asciiTheme="minorHAnsi" w:hAnsiTheme="minorHAnsi" w:cstheme="minorHAnsi"/>
        </w:rPr>
      </w:pPr>
    </w:p>
    <w:p w14:paraId="33E62C9E" w14:textId="77777777" w:rsidR="00A976F0" w:rsidRPr="00FB2E5B" w:rsidRDefault="00A976F0">
      <w:pPr>
        <w:jc w:val="both"/>
        <w:rPr>
          <w:rFonts w:asciiTheme="minorHAnsi" w:hAnsiTheme="minorHAnsi" w:cstheme="minorHAnsi"/>
        </w:rPr>
      </w:pPr>
    </w:p>
    <w:p w14:paraId="32BE19BD" w14:textId="77777777" w:rsidR="00725230" w:rsidRDefault="00E10A9F" w:rsidP="00EC6620">
      <w:pPr>
        <w:keepNext/>
        <w:jc w:val="both"/>
      </w:pPr>
      <w:r w:rsidRPr="00EC6620">
        <w:rPr>
          <w:rFonts w:asciiTheme="minorHAnsi" w:hAnsiTheme="minorHAnsi" w:cstheme="minorHAnsi"/>
          <w:noProof/>
          <w:lang w:eastAsia="es-AR"/>
        </w:rPr>
        <w:lastRenderedPageBreak/>
        <w:drawing>
          <wp:inline distT="0" distB="0" distL="0" distR="0" wp14:anchorId="3C353776" wp14:editId="609D7CF6">
            <wp:extent cx="5943600" cy="5114925"/>
            <wp:effectExtent l="0" t="0" r="0" b="9525"/>
            <wp:docPr id="2" name="Picture 2" descr="J:\Temp\image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Temp\image07.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5114925"/>
                    </a:xfrm>
                    <a:prstGeom prst="rect">
                      <a:avLst/>
                    </a:prstGeom>
                    <a:noFill/>
                    <a:ln>
                      <a:noFill/>
                    </a:ln>
                  </pic:spPr>
                </pic:pic>
              </a:graphicData>
            </a:graphic>
          </wp:inline>
        </w:drawing>
      </w:r>
    </w:p>
    <w:p w14:paraId="204A6C50" w14:textId="6AF25530" w:rsidR="00E10A9F" w:rsidRPr="00CC6B4D" w:rsidRDefault="00725230" w:rsidP="00EC6620">
      <w:pPr>
        <w:pStyle w:val="Caption"/>
      </w:pPr>
      <w:r w:rsidRPr="00EC6620">
        <w:t xml:space="preserve">Figura </w:t>
      </w:r>
      <w:fldSimple w:instr=" STYLEREF 1 \s ">
        <w:r w:rsidR="004B17DA">
          <w:rPr>
            <w:noProof/>
          </w:rPr>
          <w:t>2</w:t>
        </w:r>
      </w:fldSimple>
      <w:r w:rsidR="007C3537">
        <w:t>.</w:t>
      </w:r>
      <w:fldSimple w:instr=" SEQ Figura \* ARABIC \s 1 ">
        <w:r w:rsidR="004B17DA">
          <w:rPr>
            <w:noProof/>
          </w:rPr>
          <w:t>2</w:t>
        </w:r>
      </w:fldSimple>
      <w:r w:rsidRPr="00EC6620">
        <w:t xml:space="preserve"> Vista de alto nivel de la arquitectura de Dasein</w:t>
      </w:r>
      <w:r w:rsidR="0089778E">
        <w:t>.</w:t>
      </w:r>
    </w:p>
    <w:p w14:paraId="7E920E39" w14:textId="77777777" w:rsidR="00D323AE" w:rsidRPr="00FB2E5B" w:rsidRDefault="00D323AE">
      <w:pPr>
        <w:jc w:val="both"/>
        <w:rPr>
          <w:rFonts w:asciiTheme="minorHAnsi" w:hAnsiTheme="minorHAnsi" w:cstheme="minorHAnsi"/>
        </w:rPr>
      </w:pPr>
    </w:p>
    <w:p w14:paraId="443895BF" w14:textId="22BC3FCE" w:rsidR="00D323AE" w:rsidRPr="00FB2E5B" w:rsidRDefault="009D1F3F">
      <w:pPr>
        <w:jc w:val="both"/>
        <w:rPr>
          <w:rFonts w:asciiTheme="minorHAnsi" w:hAnsiTheme="minorHAnsi" w:cstheme="minorHAnsi"/>
        </w:rPr>
      </w:pPr>
      <w:r w:rsidRPr="00EC6620">
        <w:rPr>
          <w:rFonts w:asciiTheme="minorHAnsi" w:hAnsiTheme="minorHAnsi" w:cstheme="minorHAnsi"/>
        </w:rPr>
        <w:t xml:space="preserve">Como podemos apreciar en la figura 2.2, </w:t>
      </w:r>
      <w:r w:rsidR="00C93E7E" w:rsidRPr="00EC6620">
        <w:rPr>
          <w:rFonts w:asciiTheme="minorHAnsi" w:hAnsiTheme="minorHAnsi" w:cstheme="minorHAnsi"/>
        </w:rPr>
        <w:t>el punto de acceso al framework se concentra en los proveedores de servicios. Cada proveedor define qué tipo de servicios implementa sin necesidad de tener que soportarlos a todos. Por ejemplo, un proveedor podría soportar únicamente almacenamiento, mientras que otro implementa almacenamiento y cómputo. Un punto a destacar es que e</w:t>
      </w:r>
      <w:r w:rsidRPr="00EC6620">
        <w:rPr>
          <w:rFonts w:asciiTheme="minorHAnsi" w:hAnsiTheme="minorHAnsi" w:cstheme="minorHAnsi"/>
        </w:rPr>
        <w:t xml:space="preserve">n </w:t>
      </w:r>
      <w:r w:rsidR="009B1747" w:rsidRPr="00EC6620">
        <w:rPr>
          <w:rFonts w:asciiTheme="minorHAnsi" w:hAnsiTheme="minorHAnsi" w:cstheme="minorHAnsi"/>
        </w:rPr>
        <w:t xml:space="preserve">la arquitectura de Dasein no se contempla el uso de archivos de configuración o mecanismos de construcción de instancias de </w:t>
      </w:r>
      <w:r w:rsidR="00C93E7E" w:rsidRPr="00EC6620">
        <w:rPr>
          <w:rFonts w:asciiTheme="minorHAnsi" w:hAnsiTheme="minorHAnsi" w:cstheme="minorHAnsi"/>
        </w:rPr>
        <w:t>proveedores</w:t>
      </w:r>
      <w:r w:rsidR="009B1747" w:rsidRPr="00EC6620">
        <w:rPr>
          <w:rFonts w:asciiTheme="minorHAnsi" w:hAnsiTheme="minorHAnsi" w:cstheme="minorHAnsi"/>
        </w:rPr>
        <w:t xml:space="preserve">. </w:t>
      </w:r>
      <w:r w:rsidR="00C93E7E" w:rsidRPr="00EC6620">
        <w:rPr>
          <w:rFonts w:asciiTheme="minorHAnsi" w:hAnsiTheme="minorHAnsi" w:cstheme="minorHAnsi"/>
        </w:rPr>
        <w:t>Como consecuencia</w:t>
      </w:r>
      <w:r w:rsidR="001D7271" w:rsidRPr="00EC6620">
        <w:rPr>
          <w:rFonts w:asciiTheme="minorHAnsi" w:hAnsiTheme="minorHAnsi" w:cstheme="minorHAnsi"/>
        </w:rPr>
        <w:t xml:space="preserve"> de esto</w:t>
      </w:r>
      <w:r w:rsidR="00C93E7E" w:rsidRPr="00EC6620">
        <w:rPr>
          <w:rFonts w:asciiTheme="minorHAnsi" w:hAnsiTheme="minorHAnsi" w:cstheme="minorHAnsi"/>
        </w:rPr>
        <w:t>, l</w:t>
      </w:r>
      <w:r w:rsidR="009B1747" w:rsidRPr="00EC6620">
        <w:rPr>
          <w:rFonts w:asciiTheme="minorHAnsi" w:hAnsiTheme="minorHAnsi" w:cstheme="minorHAnsi"/>
        </w:rPr>
        <w:t xml:space="preserve">a configuración </w:t>
      </w:r>
      <w:r w:rsidR="00C93E7E" w:rsidRPr="00EC6620">
        <w:rPr>
          <w:rFonts w:asciiTheme="minorHAnsi" w:hAnsiTheme="minorHAnsi" w:cstheme="minorHAnsi"/>
        </w:rPr>
        <w:t xml:space="preserve">e instanciación </w:t>
      </w:r>
      <w:r w:rsidR="009B1747" w:rsidRPr="00EC6620">
        <w:rPr>
          <w:rFonts w:asciiTheme="minorHAnsi" w:hAnsiTheme="minorHAnsi" w:cstheme="minorHAnsi"/>
        </w:rPr>
        <w:t xml:space="preserve">de los servicios y nubes se realiza completamente por código. </w:t>
      </w:r>
      <w:r w:rsidR="00C93E7E" w:rsidRPr="00EC6620">
        <w:rPr>
          <w:rFonts w:asciiTheme="minorHAnsi" w:hAnsiTheme="minorHAnsi" w:cstheme="minorHAnsi"/>
        </w:rPr>
        <w:t xml:space="preserve">Esto genera que el desarrollador deba </w:t>
      </w:r>
      <w:r w:rsidR="009B1747" w:rsidRPr="00EC6620">
        <w:rPr>
          <w:rFonts w:asciiTheme="minorHAnsi" w:hAnsiTheme="minorHAnsi" w:cstheme="minorHAnsi"/>
        </w:rPr>
        <w:t>involucrarse con las particularidades de cada servicio</w:t>
      </w:r>
      <w:r w:rsidR="00C93E7E" w:rsidRPr="00EC6620">
        <w:rPr>
          <w:rFonts w:asciiTheme="minorHAnsi" w:hAnsiTheme="minorHAnsi" w:cstheme="minorHAnsi"/>
        </w:rPr>
        <w:t xml:space="preserve"> para poder utilizarlos</w:t>
      </w:r>
      <w:r w:rsidR="009B1747" w:rsidRPr="00EC6620">
        <w:rPr>
          <w:rFonts w:asciiTheme="minorHAnsi" w:hAnsiTheme="minorHAnsi" w:cstheme="minorHAnsi"/>
        </w:rPr>
        <w:t>.</w:t>
      </w:r>
      <w:r w:rsidR="00F90F9A" w:rsidRPr="00EC6620">
        <w:rPr>
          <w:rFonts w:asciiTheme="minorHAnsi" w:hAnsiTheme="minorHAnsi" w:cstheme="minorHAnsi"/>
        </w:rPr>
        <w:t xml:space="preserve"> </w:t>
      </w:r>
    </w:p>
    <w:p w14:paraId="49D58FBC" w14:textId="77777777" w:rsidR="00D323AE" w:rsidRPr="00FB2E5B" w:rsidRDefault="00D323AE">
      <w:pPr>
        <w:jc w:val="both"/>
        <w:rPr>
          <w:rFonts w:asciiTheme="minorHAnsi" w:hAnsiTheme="minorHAnsi" w:cstheme="minorHAnsi"/>
        </w:rPr>
      </w:pPr>
    </w:p>
    <w:p w14:paraId="20F806DA" w14:textId="5A169495" w:rsidR="00D323AE" w:rsidRPr="00FB2E5B" w:rsidRDefault="009B1747">
      <w:pPr>
        <w:jc w:val="both"/>
        <w:rPr>
          <w:rFonts w:asciiTheme="minorHAnsi" w:hAnsiTheme="minorHAnsi" w:cstheme="minorHAnsi"/>
        </w:rPr>
      </w:pPr>
      <w:r w:rsidRPr="00EC6620">
        <w:rPr>
          <w:rFonts w:asciiTheme="minorHAnsi" w:hAnsiTheme="minorHAnsi" w:cstheme="minorHAnsi"/>
        </w:rPr>
        <w:lastRenderedPageBreak/>
        <w:t>La plataforma soporta la mayoría de las primitivas básicas para almacenamiento. Pese a esto, Dasein no provee mecanismos para copiar o buscar archivos mediante un sistema de prefijos o expresiones regulares. Utilizar y descubrir los métodos necesarios no es simple dada la falta total de documentación y comentarios de código.</w:t>
      </w:r>
      <w:r w:rsidR="008029CF">
        <w:rPr>
          <w:rFonts w:asciiTheme="minorHAnsi" w:hAnsiTheme="minorHAnsi" w:cstheme="minorHAnsi"/>
        </w:rPr>
        <w:t xml:space="preserve"> </w:t>
      </w:r>
      <w:r w:rsidRPr="00EC6620">
        <w:rPr>
          <w:rFonts w:asciiTheme="minorHAnsi" w:hAnsiTheme="minorHAnsi" w:cstheme="minorHAnsi"/>
        </w:rPr>
        <w:t>El usuario debe imaginarse que hace cada clase y de qué manera lo hace, todo a prueba y error. Es habitual cruzarse con parámetros poco claros. Por ejemplo, en el método “upload” que se utiliza para subir un archivo, se encuentra el parámetro “</w:t>
      </w:r>
      <w:proofErr w:type="spellStart"/>
      <w:r w:rsidRPr="00EC6620">
        <w:rPr>
          <w:rFonts w:asciiTheme="minorHAnsi" w:hAnsiTheme="minorHAnsi" w:cstheme="minorHAnsi"/>
        </w:rPr>
        <w:t>multipart</w:t>
      </w:r>
      <w:proofErr w:type="spellEnd"/>
      <w:r w:rsidRPr="00EC6620">
        <w:rPr>
          <w:rFonts w:asciiTheme="minorHAnsi" w:hAnsiTheme="minorHAnsi" w:cstheme="minorHAnsi"/>
        </w:rPr>
        <w:t>”. Este parámetro se encuentra en una interface pero solo tiene sentido para Amazon S3 ya que habilita ‘</w:t>
      </w:r>
      <w:proofErr w:type="spellStart"/>
      <w:r w:rsidRPr="00EC6620">
        <w:rPr>
          <w:rFonts w:asciiTheme="minorHAnsi" w:hAnsiTheme="minorHAnsi" w:cstheme="minorHAnsi"/>
        </w:rPr>
        <w:t>multipart</w:t>
      </w:r>
      <w:proofErr w:type="spellEnd"/>
      <w:r w:rsidRPr="00EC6620">
        <w:rPr>
          <w:rFonts w:asciiTheme="minorHAnsi" w:hAnsiTheme="minorHAnsi" w:cstheme="minorHAnsi"/>
        </w:rPr>
        <w:t xml:space="preserve"> upload’, un elemento único de su interface </w:t>
      </w:r>
      <w:sdt>
        <w:sdtPr>
          <w:rPr>
            <w:rFonts w:asciiTheme="minorHAnsi" w:hAnsiTheme="minorHAnsi" w:cstheme="minorHAnsi"/>
          </w:rPr>
          <w:id w:val="-1244789780"/>
          <w:citation/>
        </w:sdtPr>
        <w:sdtEndPr/>
        <w:sdtContent>
          <w:r w:rsidRPr="00EC6620">
            <w:rPr>
              <w:rFonts w:asciiTheme="minorHAnsi" w:hAnsiTheme="minorHAnsi" w:cstheme="minorHAnsi"/>
            </w:rPr>
            <w:fldChar w:fldCharType="begin"/>
          </w:r>
          <w:r w:rsidRPr="00EC6620">
            <w:rPr>
              <w:rFonts w:asciiTheme="minorHAnsi" w:hAnsiTheme="minorHAnsi" w:cstheme="minorHAnsi"/>
            </w:rPr>
            <w:instrText xml:space="preserve"> CITATION Ama132 \l 1033 </w:instrText>
          </w:r>
          <w:r w:rsidRPr="00EC6620">
            <w:rPr>
              <w:rFonts w:asciiTheme="minorHAnsi" w:hAnsiTheme="minorHAnsi" w:cstheme="minorHAnsi"/>
            </w:rPr>
            <w:fldChar w:fldCharType="separate"/>
          </w:r>
          <w:r w:rsidR="00DC4200" w:rsidRPr="00DC4200">
            <w:rPr>
              <w:rFonts w:asciiTheme="minorHAnsi" w:hAnsiTheme="minorHAnsi" w:cstheme="minorHAnsi"/>
              <w:noProof/>
            </w:rPr>
            <w:t>(Amazon, 2013)</w:t>
          </w:r>
          <w:r w:rsidRPr="00EC6620">
            <w:rPr>
              <w:rFonts w:asciiTheme="minorHAnsi" w:hAnsiTheme="minorHAnsi" w:cstheme="minorHAnsi"/>
            </w:rPr>
            <w:fldChar w:fldCharType="end"/>
          </w:r>
        </w:sdtContent>
      </w:sdt>
      <w:r w:rsidRPr="00EC6620">
        <w:rPr>
          <w:rFonts w:asciiTheme="minorHAnsi" w:hAnsiTheme="minorHAnsi" w:cstheme="minorHAnsi"/>
        </w:rPr>
        <w:t>. Pese a todo esto, una vez que se comprende qué se debe utilizar y cómo, el framework trabaja correctamente.</w:t>
      </w:r>
    </w:p>
    <w:p w14:paraId="662B8DB8" w14:textId="0620B7AE" w:rsidR="00D323AE" w:rsidRPr="00FB2E5B" w:rsidRDefault="009B1747">
      <w:pPr>
        <w:jc w:val="both"/>
        <w:rPr>
          <w:rFonts w:asciiTheme="minorHAnsi" w:hAnsiTheme="minorHAnsi" w:cstheme="minorHAnsi"/>
        </w:rPr>
      </w:pPr>
      <w:r w:rsidRPr="00EC6620">
        <w:rPr>
          <w:rFonts w:asciiTheme="minorHAnsi" w:hAnsiTheme="minorHAnsi" w:cstheme="minorHAnsi"/>
        </w:rPr>
        <w:t>En la misma línea, la implementación de un nuevo proveedor tiene algunas complicaciones. Se deben generar implementaciones para la nube (ej.: Amazon) y el servicio particular (ej.: S3). Si bien esto no supone gran complejidad, descubrir que debe hacer cada método que se debe implementar no es trivial. Otra vez se vuelve a caer en la falta de documentación de la plataforma.</w:t>
      </w:r>
    </w:p>
    <w:p w14:paraId="2FE8B259" w14:textId="77777777" w:rsidR="00414559" w:rsidRPr="00FB2E5B" w:rsidRDefault="00414559">
      <w:pPr>
        <w:jc w:val="both"/>
        <w:rPr>
          <w:rFonts w:asciiTheme="minorHAnsi" w:hAnsiTheme="minorHAnsi" w:cstheme="minorHAnsi"/>
        </w:rPr>
      </w:pPr>
    </w:p>
    <w:p w14:paraId="0D0EC665" w14:textId="77777777" w:rsidR="00414559" w:rsidRPr="00FB2E5B" w:rsidRDefault="009B1747">
      <w:pPr>
        <w:jc w:val="both"/>
        <w:rPr>
          <w:rFonts w:asciiTheme="minorHAnsi" w:hAnsiTheme="minorHAnsi" w:cstheme="minorHAnsi"/>
        </w:rPr>
      </w:pPr>
      <w:r w:rsidRPr="00EC6620">
        <w:rPr>
          <w:rFonts w:asciiTheme="minorHAnsi" w:hAnsiTheme="minorHAnsi" w:cstheme="minorHAnsi"/>
        </w:rPr>
        <w:t xml:space="preserve">En cuanto a la migración entre proveedores dentro de Dasein podemos notar que es posible sin hacer demasiadas modificaciones al código. Para esto es necesario cambiar la nube que se está utilizando y reconfigurar sus propiedades manualmente. </w:t>
      </w:r>
    </w:p>
    <w:p w14:paraId="0ADDBDCD" w14:textId="77777777" w:rsidR="00414559" w:rsidRPr="00FB2E5B" w:rsidRDefault="00414559">
      <w:pPr>
        <w:jc w:val="both"/>
        <w:rPr>
          <w:rFonts w:asciiTheme="minorHAnsi" w:hAnsiTheme="minorHAnsi" w:cstheme="minorHAnsi"/>
        </w:rPr>
      </w:pPr>
    </w:p>
    <w:p w14:paraId="77C72248" w14:textId="77777777" w:rsidR="00414559" w:rsidRPr="00FB2E5B" w:rsidRDefault="009B1747">
      <w:pPr>
        <w:jc w:val="both"/>
        <w:rPr>
          <w:rFonts w:asciiTheme="minorHAnsi" w:hAnsiTheme="minorHAnsi" w:cstheme="minorHAnsi"/>
        </w:rPr>
      </w:pPr>
      <w:r w:rsidRPr="00EC6620">
        <w:rPr>
          <w:rFonts w:asciiTheme="minorHAnsi" w:hAnsiTheme="minorHAnsi" w:cstheme="minorHAnsi"/>
        </w:rPr>
        <w:t xml:space="preserve">Si hablamos de migrar hacia Dasein desde un producto alternativo el resultado no es positivo. Dasein no provee ningún mecanismo para facilitar este tipo de migración y el usuario se ve obligado a recodificar su aplicación utilizando la nueva tecnología. </w:t>
      </w:r>
    </w:p>
    <w:p w14:paraId="5D296E99" w14:textId="77777777" w:rsidR="00414559" w:rsidRPr="004A53B1" w:rsidRDefault="00414559" w:rsidP="00FF7A02">
      <w:pPr>
        <w:jc w:val="both"/>
        <w:rPr>
          <w:rFonts w:asciiTheme="minorHAnsi" w:hAnsiTheme="minorHAnsi" w:cstheme="minorHAnsi"/>
        </w:rPr>
      </w:pPr>
    </w:p>
    <w:p w14:paraId="2A6EEB8E" w14:textId="77777777" w:rsidR="002D2A65" w:rsidRDefault="002D2A65" w:rsidP="005F0803">
      <w:pPr>
        <w:pStyle w:val="Heading4"/>
      </w:pPr>
      <w:bookmarkStart w:id="22" w:name="_Toc339204581"/>
      <w:r w:rsidRPr="004A53B1">
        <w:t>2.</w:t>
      </w:r>
      <w:r w:rsidR="005F0803">
        <w:t>1.</w:t>
      </w:r>
      <w:r>
        <w:t>3</w:t>
      </w:r>
      <w:r w:rsidRPr="004A53B1">
        <w:t>. Deltacloud</w:t>
      </w:r>
      <w:bookmarkEnd w:id="22"/>
    </w:p>
    <w:p w14:paraId="3523620F" w14:textId="77777777" w:rsidR="0089778E" w:rsidRPr="00CC6B4D" w:rsidRDefault="0089778E" w:rsidP="00EC6620"/>
    <w:p w14:paraId="67FE37C1" w14:textId="42CD83DC" w:rsidR="00A07A25" w:rsidRPr="00FB2E5B" w:rsidRDefault="009B1747">
      <w:pPr>
        <w:jc w:val="both"/>
        <w:rPr>
          <w:rFonts w:asciiTheme="minorHAnsi" w:hAnsiTheme="minorHAnsi" w:cstheme="minorHAnsi"/>
        </w:rPr>
      </w:pPr>
      <w:r w:rsidRPr="00EC6620">
        <w:rPr>
          <w:rFonts w:asciiTheme="minorHAnsi" w:hAnsiTheme="minorHAnsi" w:cstheme="minorHAnsi"/>
        </w:rPr>
        <w:t xml:space="preserve">Deltacloud es un proyecto </w:t>
      </w:r>
      <w:r w:rsidR="00F90F9A" w:rsidRPr="00EC6620">
        <w:rPr>
          <w:rFonts w:asciiTheme="minorHAnsi" w:hAnsiTheme="minorHAnsi" w:cstheme="minorHAnsi"/>
        </w:rPr>
        <w:t xml:space="preserve">en actividad </w:t>
      </w:r>
      <w:r w:rsidRPr="00EC6620">
        <w:rPr>
          <w:rFonts w:asciiTheme="minorHAnsi" w:hAnsiTheme="minorHAnsi" w:cstheme="minorHAnsi"/>
        </w:rPr>
        <w:t xml:space="preserve">de la Fundación Apache. Se distingue del resto de los proyectos de su tipo gracias a su arquitectura cliente-servidor basada en una API REST. Gracias a esto se puede hacer uso de Deltacloud desde cualquier lenguaje de programación. Los desarrolladores mantienen un cliente CLI para Ruby y existen bases de un cliente Java, aunque por el momento solo soporta servicios de tipo compute. Si no es posible utilizar Ruby o si la funcionalidad en java es insuficiente, se debe generar un nuevo cliente implementando la API de Deltacloud. Esto se traduce en un incremento en el tiempo y costo de desarrollo. </w:t>
      </w:r>
    </w:p>
    <w:p w14:paraId="1EADD509" w14:textId="77777777" w:rsidR="002D2A65" w:rsidRPr="00FB2E5B" w:rsidRDefault="002D2A65">
      <w:pPr>
        <w:jc w:val="both"/>
        <w:rPr>
          <w:rFonts w:asciiTheme="minorHAnsi" w:hAnsiTheme="minorHAnsi" w:cstheme="minorHAnsi"/>
        </w:rPr>
      </w:pPr>
    </w:p>
    <w:p w14:paraId="3E481017" w14:textId="77777777" w:rsidR="00725230" w:rsidRDefault="00E10A9F" w:rsidP="00EC6620">
      <w:pPr>
        <w:keepNext/>
        <w:jc w:val="both"/>
      </w:pPr>
      <w:r w:rsidRPr="00EC6620">
        <w:rPr>
          <w:rFonts w:asciiTheme="minorHAnsi" w:hAnsiTheme="minorHAnsi" w:cstheme="minorHAnsi"/>
          <w:noProof/>
          <w:lang w:eastAsia="es-AR"/>
        </w:rPr>
        <w:lastRenderedPageBreak/>
        <w:drawing>
          <wp:inline distT="0" distB="0" distL="0" distR="0" wp14:anchorId="14CFD411" wp14:editId="04075CD5">
            <wp:extent cx="5943600" cy="4476750"/>
            <wp:effectExtent l="0" t="0" r="0" b="0"/>
            <wp:docPr id="3" name="Picture 3" descr="J:\Temp\image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Temp\image00.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4476750"/>
                    </a:xfrm>
                    <a:prstGeom prst="rect">
                      <a:avLst/>
                    </a:prstGeom>
                    <a:noFill/>
                    <a:ln>
                      <a:noFill/>
                    </a:ln>
                  </pic:spPr>
                </pic:pic>
              </a:graphicData>
            </a:graphic>
          </wp:inline>
        </w:drawing>
      </w:r>
    </w:p>
    <w:p w14:paraId="0DD27FA8" w14:textId="495865DC" w:rsidR="00E10A9F" w:rsidRPr="00CC6B4D" w:rsidRDefault="00725230" w:rsidP="00EC6620">
      <w:pPr>
        <w:pStyle w:val="Caption"/>
      </w:pPr>
      <w:bookmarkStart w:id="23" w:name="_Toc374286448"/>
      <w:r w:rsidRPr="00EC6620">
        <w:t xml:space="preserve">Figura </w:t>
      </w:r>
      <w:fldSimple w:instr=" STYLEREF 1 \s ">
        <w:r w:rsidR="004B17DA">
          <w:rPr>
            <w:noProof/>
          </w:rPr>
          <w:t>2</w:t>
        </w:r>
      </w:fldSimple>
      <w:r w:rsidR="007C3537">
        <w:t>.</w:t>
      </w:r>
      <w:fldSimple w:instr=" SEQ Figura \* ARABIC \s 1 ">
        <w:r w:rsidR="004B17DA">
          <w:rPr>
            <w:noProof/>
          </w:rPr>
          <w:t>3</w:t>
        </w:r>
      </w:fldSimple>
      <w:r w:rsidRPr="00EC6620">
        <w:t xml:space="preserve"> Vista de alto nivel de la arquitectura de </w:t>
      </w:r>
      <w:proofErr w:type="spellStart"/>
      <w:r w:rsidRPr="00EC6620">
        <w:t>DeltaCloud</w:t>
      </w:r>
      <w:proofErr w:type="spellEnd"/>
      <w:r w:rsidR="0089778E">
        <w:t>.</w:t>
      </w:r>
      <w:bookmarkEnd w:id="23"/>
    </w:p>
    <w:p w14:paraId="1B5096B6" w14:textId="77777777" w:rsidR="002D2A65" w:rsidRPr="00FB2E5B" w:rsidRDefault="002D2A65">
      <w:pPr>
        <w:jc w:val="both"/>
        <w:rPr>
          <w:rFonts w:asciiTheme="minorHAnsi" w:hAnsiTheme="minorHAnsi" w:cstheme="minorHAnsi"/>
        </w:rPr>
      </w:pPr>
    </w:p>
    <w:p w14:paraId="7DB278CA" w14:textId="1470A8E6" w:rsidR="005715F5" w:rsidRPr="00FB2E5B" w:rsidRDefault="009B1747">
      <w:pPr>
        <w:jc w:val="both"/>
        <w:rPr>
          <w:rFonts w:asciiTheme="minorHAnsi" w:hAnsiTheme="minorHAnsi" w:cstheme="minorHAnsi"/>
        </w:rPr>
      </w:pPr>
      <w:r w:rsidRPr="00EC6620">
        <w:rPr>
          <w:rFonts w:asciiTheme="minorHAnsi" w:hAnsiTheme="minorHAnsi" w:cstheme="minorHAnsi"/>
        </w:rPr>
        <w:t>Como se puede apreciar</w:t>
      </w:r>
      <w:r w:rsidR="009D1F3F" w:rsidRPr="00EC6620">
        <w:rPr>
          <w:rFonts w:asciiTheme="minorHAnsi" w:hAnsiTheme="minorHAnsi" w:cstheme="minorHAnsi"/>
        </w:rPr>
        <w:t xml:space="preserve"> en la figura 2.3</w:t>
      </w:r>
      <w:r w:rsidRPr="00EC6620">
        <w:rPr>
          <w:rFonts w:asciiTheme="minorHAnsi" w:hAnsiTheme="minorHAnsi" w:cstheme="minorHAnsi"/>
        </w:rPr>
        <w:t>,</w:t>
      </w:r>
      <w:r w:rsidR="000A5C4D" w:rsidRPr="00EC6620">
        <w:rPr>
          <w:rFonts w:asciiTheme="minorHAnsi" w:hAnsiTheme="minorHAnsi" w:cstheme="minorHAnsi"/>
        </w:rPr>
        <w:t xml:space="preserve"> la arquitectura de </w:t>
      </w:r>
      <w:proofErr w:type="spellStart"/>
      <w:r w:rsidR="000A5C4D" w:rsidRPr="00EC6620">
        <w:rPr>
          <w:rFonts w:asciiTheme="minorHAnsi" w:hAnsiTheme="minorHAnsi" w:cstheme="minorHAnsi"/>
        </w:rPr>
        <w:t>DeltaCloud</w:t>
      </w:r>
      <w:proofErr w:type="spellEnd"/>
      <w:r w:rsidR="000A5C4D" w:rsidRPr="00EC6620">
        <w:rPr>
          <w:rFonts w:asciiTheme="minorHAnsi" w:hAnsiTheme="minorHAnsi" w:cstheme="minorHAnsi"/>
        </w:rPr>
        <w:t xml:space="preserve"> </w:t>
      </w:r>
      <w:r w:rsidR="00A66395" w:rsidRPr="00EC6620">
        <w:rPr>
          <w:rFonts w:asciiTheme="minorHAnsi" w:hAnsiTheme="minorHAnsi" w:cstheme="minorHAnsi"/>
        </w:rPr>
        <w:t>está basada en un modelo cliente servidor, donde el servidor encapsula toda la lógica de acceso a distintos proveedores.</w:t>
      </w:r>
      <w:r w:rsidR="00BC4158" w:rsidRPr="00EC6620">
        <w:rPr>
          <w:rFonts w:asciiTheme="minorHAnsi" w:hAnsiTheme="minorHAnsi" w:cstheme="minorHAnsi"/>
        </w:rPr>
        <w:t xml:space="preserve"> Esta decisión de diseño genera que el cliente trabaje de manera muy simple enviando al servidor las credenciales del proveedor y los datos sobre los archivos con los que el usuario quiere trabajar. </w:t>
      </w:r>
      <w:r w:rsidRPr="00EC6620">
        <w:rPr>
          <w:rFonts w:asciiTheme="minorHAnsi" w:hAnsiTheme="minorHAnsi" w:cstheme="minorHAnsi"/>
        </w:rPr>
        <w:t>Para instanciar un servicio se debe configurar tanto el servidor como el cliente</w:t>
      </w:r>
      <w:r w:rsidR="00B6138D" w:rsidRPr="00EC6620">
        <w:rPr>
          <w:rFonts w:asciiTheme="minorHAnsi" w:hAnsiTheme="minorHAnsi" w:cstheme="minorHAnsi"/>
        </w:rPr>
        <w:t xml:space="preserve">. </w:t>
      </w:r>
      <w:r w:rsidRPr="00EC6620">
        <w:rPr>
          <w:rFonts w:asciiTheme="minorHAnsi" w:hAnsiTheme="minorHAnsi" w:cstheme="minorHAnsi"/>
        </w:rPr>
        <w:t xml:space="preserve">El </w:t>
      </w:r>
      <w:r w:rsidR="00F90F9A" w:rsidRPr="00EC6620">
        <w:rPr>
          <w:rFonts w:asciiTheme="minorHAnsi" w:hAnsiTheme="minorHAnsi" w:cstheme="minorHAnsi"/>
        </w:rPr>
        <w:t xml:space="preserve">primero </w:t>
      </w:r>
      <w:r w:rsidRPr="00EC6620">
        <w:rPr>
          <w:rFonts w:asciiTheme="minorHAnsi" w:hAnsiTheme="minorHAnsi" w:cstheme="minorHAnsi"/>
        </w:rPr>
        <w:t xml:space="preserve">para que levante el servicio puntual y el </w:t>
      </w:r>
      <w:r w:rsidR="00F90F9A" w:rsidRPr="00EC6620">
        <w:rPr>
          <w:rFonts w:asciiTheme="minorHAnsi" w:hAnsiTheme="minorHAnsi" w:cstheme="minorHAnsi"/>
        </w:rPr>
        <w:t xml:space="preserve">segundo </w:t>
      </w:r>
      <w:r w:rsidRPr="00EC6620">
        <w:rPr>
          <w:rFonts w:asciiTheme="minorHAnsi" w:hAnsiTheme="minorHAnsi" w:cstheme="minorHAnsi"/>
        </w:rPr>
        <w:t>para enviar los datos del nuevo servicio (credenciales, etc.).</w:t>
      </w:r>
    </w:p>
    <w:p w14:paraId="42D0D1D2" w14:textId="77777777" w:rsidR="005715F5" w:rsidRPr="00FB2E5B" w:rsidRDefault="005715F5">
      <w:pPr>
        <w:jc w:val="both"/>
        <w:rPr>
          <w:rFonts w:asciiTheme="minorHAnsi" w:hAnsiTheme="minorHAnsi" w:cstheme="minorHAnsi"/>
        </w:rPr>
      </w:pPr>
    </w:p>
    <w:p w14:paraId="600E499E" w14:textId="0935EA32" w:rsidR="002D2A65" w:rsidRPr="00FB2E5B" w:rsidRDefault="009B1747">
      <w:pPr>
        <w:jc w:val="both"/>
        <w:rPr>
          <w:rFonts w:asciiTheme="minorHAnsi" w:hAnsiTheme="minorHAnsi" w:cstheme="minorHAnsi"/>
        </w:rPr>
      </w:pPr>
      <w:r w:rsidRPr="00EC6620">
        <w:rPr>
          <w:rFonts w:asciiTheme="minorHAnsi" w:hAnsiTheme="minorHAnsi" w:cstheme="minorHAnsi"/>
        </w:rPr>
        <w:t>En cuanto al soporte de las funciones básicas de almacenamiento, Delta Cloud tiene algunas limitaciones. Solo se provee soporte para bajar, subir y eliminar archivos. Por el momento no es posible listar, mover o copiar archivos. Las primitivas están definidas en una API clara y con buena documentación. Esto último facilita la tarea a la hora de implementar un nuevo servicio. Para lograr esto</w:t>
      </w:r>
      <w:r w:rsidR="008029CF">
        <w:rPr>
          <w:rFonts w:asciiTheme="minorHAnsi" w:hAnsiTheme="minorHAnsi" w:cstheme="minorHAnsi"/>
        </w:rPr>
        <w:t xml:space="preserve"> </w:t>
      </w:r>
      <w:r w:rsidRPr="00EC6620">
        <w:rPr>
          <w:rFonts w:asciiTheme="minorHAnsi" w:hAnsiTheme="minorHAnsi" w:cstheme="minorHAnsi"/>
        </w:rPr>
        <w:t>el desarrollador debe crear un nuevo Controlador definiendo el tipo de servicio que se está implementando (almacenamiento, compute) lo que define el conjunto de funciones a implementar.</w:t>
      </w:r>
    </w:p>
    <w:p w14:paraId="1F2B148F" w14:textId="77777777" w:rsidR="002D2A65" w:rsidRPr="00FB2E5B" w:rsidRDefault="002D2A65">
      <w:pPr>
        <w:jc w:val="both"/>
        <w:rPr>
          <w:rFonts w:asciiTheme="minorHAnsi" w:hAnsiTheme="minorHAnsi" w:cstheme="minorHAnsi"/>
        </w:rPr>
      </w:pPr>
    </w:p>
    <w:p w14:paraId="52C0637A" w14:textId="108D041B" w:rsidR="002D2A65" w:rsidRPr="00FB2E5B" w:rsidRDefault="009B1747">
      <w:pPr>
        <w:jc w:val="both"/>
        <w:rPr>
          <w:rFonts w:asciiTheme="minorHAnsi" w:hAnsiTheme="minorHAnsi" w:cstheme="minorHAnsi"/>
        </w:rPr>
      </w:pPr>
      <w:r w:rsidRPr="00EC6620">
        <w:rPr>
          <w:rFonts w:asciiTheme="minorHAnsi" w:hAnsiTheme="minorHAnsi" w:cstheme="minorHAnsi"/>
        </w:rPr>
        <w:t xml:space="preserve">La migración entre protocolos puede ser un problema para la plataforma ya que no es posible levantar un servidor multi cloud. Esto genera que sea necesario contar con varios servidores en varios puertos si se desea trabajar con más de una nube. </w:t>
      </w:r>
      <w:r w:rsidR="00F90F9A" w:rsidRPr="00EC6620">
        <w:rPr>
          <w:rFonts w:asciiTheme="minorHAnsi" w:hAnsiTheme="minorHAnsi" w:cstheme="minorHAnsi"/>
        </w:rPr>
        <w:t xml:space="preserve">Como consecuencia directa de este último punto </w:t>
      </w:r>
      <w:r w:rsidRPr="00EC6620">
        <w:rPr>
          <w:rFonts w:asciiTheme="minorHAnsi" w:hAnsiTheme="minorHAnsi" w:cstheme="minorHAnsi"/>
        </w:rPr>
        <w:t xml:space="preserve">el desarrollador </w:t>
      </w:r>
      <w:r w:rsidR="00F90F9A" w:rsidRPr="00EC6620">
        <w:rPr>
          <w:rFonts w:asciiTheme="minorHAnsi" w:hAnsiTheme="minorHAnsi" w:cstheme="minorHAnsi"/>
        </w:rPr>
        <w:t xml:space="preserve">tendrá </w:t>
      </w:r>
      <w:r w:rsidRPr="00EC6620">
        <w:rPr>
          <w:rFonts w:asciiTheme="minorHAnsi" w:hAnsiTheme="minorHAnsi" w:cstheme="minorHAnsi"/>
        </w:rPr>
        <w:t xml:space="preserve">que modificar tanto el cliente (envío de credenciales, reconfiguración de parámetros de conexión, etc.) como el servidor (reconfiguración) en el caso de querer migrar de un proveedor a otro. </w:t>
      </w:r>
    </w:p>
    <w:p w14:paraId="39B51BA2" w14:textId="77777777" w:rsidR="002D2A65" w:rsidRPr="00FB2E5B" w:rsidRDefault="002D2A65">
      <w:pPr>
        <w:jc w:val="both"/>
        <w:rPr>
          <w:rFonts w:asciiTheme="minorHAnsi" w:hAnsiTheme="minorHAnsi" w:cstheme="minorHAnsi"/>
        </w:rPr>
      </w:pPr>
    </w:p>
    <w:p w14:paraId="73F1E74C" w14:textId="77777777" w:rsidR="002D2A65" w:rsidRPr="00FB2E5B" w:rsidRDefault="009B1747">
      <w:pPr>
        <w:jc w:val="both"/>
        <w:rPr>
          <w:rFonts w:asciiTheme="minorHAnsi" w:hAnsiTheme="minorHAnsi" w:cstheme="minorHAnsi"/>
        </w:rPr>
      </w:pPr>
      <w:r w:rsidRPr="00EC6620">
        <w:rPr>
          <w:rFonts w:asciiTheme="minorHAnsi" w:hAnsiTheme="minorHAnsi" w:cstheme="minorHAnsi"/>
        </w:rPr>
        <w:t>Delta Cloud tampoco provee ningún tipo de mecanismo para facilitar la migración desde un producto competidor (por ejemplo, desde jClouds) por lo que el desarrollador debe recodificar su aplicación.</w:t>
      </w:r>
    </w:p>
    <w:p w14:paraId="15019B19" w14:textId="77777777" w:rsidR="002D2A65" w:rsidRPr="004A53B1" w:rsidRDefault="002D2A65" w:rsidP="00EC6620">
      <w:pPr>
        <w:ind w:left="360"/>
        <w:jc w:val="both"/>
        <w:rPr>
          <w:rFonts w:asciiTheme="minorHAnsi" w:hAnsiTheme="minorHAnsi" w:cstheme="minorHAnsi"/>
        </w:rPr>
      </w:pPr>
    </w:p>
    <w:p w14:paraId="79A7C8BF" w14:textId="77777777" w:rsidR="002D2A65" w:rsidRDefault="002D2A65" w:rsidP="005F0803">
      <w:pPr>
        <w:pStyle w:val="Heading4"/>
      </w:pPr>
      <w:bookmarkStart w:id="24" w:name="_Toc339204582"/>
      <w:r w:rsidRPr="004A53B1">
        <w:t>2.</w:t>
      </w:r>
      <w:r w:rsidR="005F0803">
        <w:t>1.</w:t>
      </w:r>
      <w:r>
        <w:t>4</w:t>
      </w:r>
      <w:r w:rsidRPr="004A53B1">
        <w:t>. Java-Storage</w:t>
      </w:r>
      <w:bookmarkEnd w:id="24"/>
    </w:p>
    <w:p w14:paraId="2975BC48" w14:textId="77777777" w:rsidR="0089778E" w:rsidRPr="00CC6B4D" w:rsidRDefault="0089778E" w:rsidP="00EC6620"/>
    <w:p w14:paraId="34CD5035" w14:textId="71999382" w:rsidR="002D2A65" w:rsidRPr="00FB2E5B" w:rsidRDefault="009B1747">
      <w:pPr>
        <w:jc w:val="both"/>
        <w:rPr>
          <w:rFonts w:asciiTheme="minorHAnsi" w:hAnsiTheme="minorHAnsi" w:cstheme="minorHAnsi"/>
        </w:rPr>
      </w:pPr>
      <w:r w:rsidRPr="00EC6620">
        <w:rPr>
          <w:rFonts w:asciiTheme="minorHAnsi" w:hAnsiTheme="minorHAnsi" w:cstheme="minorHAnsi"/>
        </w:rPr>
        <w:t>Este proyecto tiene como objetivo permitir el acceso a diferentes servicios de almacenamiento de forma genérica. Se distingue del resto de los proyectos por proveer una re implementación de “File” como interface principal. El proyecto se encuentra congelado desde finales de 2009.</w:t>
      </w:r>
    </w:p>
    <w:p w14:paraId="3AF2E1D1" w14:textId="77777777" w:rsidR="002D2A65" w:rsidRPr="00FB2E5B" w:rsidRDefault="002D2A65">
      <w:pPr>
        <w:jc w:val="both"/>
        <w:rPr>
          <w:rFonts w:asciiTheme="minorHAnsi" w:hAnsiTheme="minorHAnsi" w:cstheme="minorHAnsi"/>
        </w:rPr>
      </w:pPr>
    </w:p>
    <w:p w14:paraId="07CAC088" w14:textId="77777777" w:rsidR="00725230" w:rsidRDefault="00E10A9F" w:rsidP="00EC6620">
      <w:pPr>
        <w:keepNext/>
        <w:jc w:val="both"/>
      </w:pPr>
      <w:r w:rsidRPr="00EC6620">
        <w:rPr>
          <w:rFonts w:asciiTheme="minorHAnsi" w:hAnsiTheme="minorHAnsi" w:cstheme="minorHAnsi"/>
          <w:noProof/>
          <w:lang w:eastAsia="es-AR"/>
        </w:rPr>
        <w:lastRenderedPageBreak/>
        <w:drawing>
          <wp:inline distT="0" distB="0" distL="0" distR="0" wp14:anchorId="298103E3" wp14:editId="557EF142">
            <wp:extent cx="5943600" cy="4800600"/>
            <wp:effectExtent l="0" t="0" r="0" b="0"/>
            <wp:docPr id="4" name="Picture 4" descr="J:\Temp\image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J:\Temp\image06.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4800600"/>
                    </a:xfrm>
                    <a:prstGeom prst="rect">
                      <a:avLst/>
                    </a:prstGeom>
                    <a:noFill/>
                    <a:ln>
                      <a:noFill/>
                    </a:ln>
                  </pic:spPr>
                </pic:pic>
              </a:graphicData>
            </a:graphic>
          </wp:inline>
        </w:drawing>
      </w:r>
    </w:p>
    <w:p w14:paraId="12CDDCC8" w14:textId="740D3146" w:rsidR="00E10A9F" w:rsidRPr="00CC6B4D" w:rsidRDefault="00725230" w:rsidP="00EC6620">
      <w:pPr>
        <w:pStyle w:val="Caption"/>
      </w:pPr>
      <w:r>
        <w:t xml:space="preserve">Figura </w:t>
      </w:r>
      <w:fldSimple w:instr=" STYLEREF 1 \s ">
        <w:r w:rsidR="004B17DA">
          <w:rPr>
            <w:noProof/>
          </w:rPr>
          <w:t>2</w:t>
        </w:r>
      </w:fldSimple>
      <w:r w:rsidR="007C3537">
        <w:t>.</w:t>
      </w:r>
      <w:fldSimple w:instr=" SEQ Figura \* ARABIC \s 1 ">
        <w:r w:rsidR="004B17DA">
          <w:rPr>
            <w:noProof/>
          </w:rPr>
          <w:t>4</w:t>
        </w:r>
      </w:fldSimple>
      <w:r>
        <w:t xml:space="preserve"> </w:t>
      </w:r>
      <w:r w:rsidRPr="00D34311">
        <w:t>Vista de alto nivel de la arquitectura de Java-Storage</w:t>
      </w:r>
      <w:r w:rsidR="0089778E">
        <w:t>.</w:t>
      </w:r>
    </w:p>
    <w:p w14:paraId="3092D442" w14:textId="77777777" w:rsidR="002E5E40" w:rsidRPr="00FB2E5B" w:rsidRDefault="002E5E40">
      <w:pPr>
        <w:jc w:val="both"/>
        <w:rPr>
          <w:rFonts w:asciiTheme="minorHAnsi" w:hAnsiTheme="minorHAnsi" w:cstheme="minorHAnsi"/>
        </w:rPr>
      </w:pPr>
    </w:p>
    <w:p w14:paraId="0BE5C710" w14:textId="48F22070" w:rsidR="002D2A65" w:rsidRPr="00FB2E5B" w:rsidRDefault="009B1747">
      <w:pPr>
        <w:jc w:val="both"/>
        <w:rPr>
          <w:rFonts w:asciiTheme="minorHAnsi" w:hAnsiTheme="minorHAnsi" w:cstheme="minorHAnsi"/>
        </w:rPr>
      </w:pPr>
      <w:r w:rsidRPr="00EC6620">
        <w:rPr>
          <w:rFonts w:asciiTheme="minorHAnsi" w:hAnsiTheme="minorHAnsi" w:cstheme="minorHAnsi"/>
        </w:rPr>
        <w:t>Como se puede apreciar</w:t>
      </w:r>
      <w:r w:rsidR="009D1F3F" w:rsidRPr="00EC6620">
        <w:rPr>
          <w:rFonts w:asciiTheme="minorHAnsi" w:hAnsiTheme="minorHAnsi" w:cstheme="minorHAnsi"/>
        </w:rPr>
        <w:t xml:space="preserve"> en la figura 2.4</w:t>
      </w:r>
      <w:r w:rsidR="00E97DFF" w:rsidRPr="00EC6620">
        <w:rPr>
          <w:rFonts w:asciiTheme="minorHAnsi" w:hAnsiTheme="minorHAnsi" w:cstheme="minorHAnsi"/>
        </w:rPr>
        <w:t xml:space="preserve">, la arquitectura de Java-Storage cuenta con varias particularidades. </w:t>
      </w:r>
      <w:r w:rsidR="006E0457" w:rsidRPr="00EC6620">
        <w:rPr>
          <w:rFonts w:asciiTheme="minorHAnsi" w:hAnsiTheme="minorHAnsi" w:cstheme="minorHAnsi"/>
        </w:rPr>
        <w:t>Por un lado</w:t>
      </w:r>
      <w:r w:rsidR="00E97DFF" w:rsidRPr="00EC6620">
        <w:rPr>
          <w:rFonts w:asciiTheme="minorHAnsi" w:hAnsiTheme="minorHAnsi" w:cstheme="minorHAnsi"/>
        </w:rPr>
        <w:t xml:space="preserve"> se debe notar que solo soporta servicios de almacenamiento. </w:t>
      </w:r>
      <w:r w:rsidR="006E0457" w:rsidRPr="00EC6620">
        <w:rPr>
          <w:rFonts w:asciiTheme="minorHAnsi" w:hAnsiTheme="minorHAnsi" w:cstheme="minorHAnsi"/>
        </w:rPr>
        <w:t>Por otro lado, e</w:t>
      </w:r>
      <w:r w:rsidR="00E97DFF" w:rsidRPr="00EC6620">
        <w:rPr>
          <w:rFonts w:asciiTheme="minorHAnsi" w:hAnsiTheme="minorHAnsi" w:cstheme="minorHAnsi"/>
        </w:rPr>
        <w:t xml:space="preserve">l equipo de Java-Storage </w:t>
      </w:r>
      <w:r w:rsidR="006E0457" w:rsidRPr="00EC6620">
        <w:rPr>
          <w:rFonts w:asciiTheme="minorHAnsi" w:hAnsiTheme="minorHAnsi" w:cstheme="minorHAnsi"/>
        </w:rPr>
        <w:t>decidió</w:t>
      </w:r>
      <w:r w:rsidR="00E97DFF" w:rsidRPr="00EC6620">
        <w:rPr>
          <w:rFonts w:asciiTheme="minorHAnsi" w:hAnsiTheme="minorHAnsi" w:cstheme="minorHAnsi"/>
        </w:rPr>
        <w:t xml:space="preserve"> utilizar como base </w:t>
      </w:r>
      <w:r w:rsidR="006E0457" w:rsidRPr="00EC6620">
        <w:rPr>
          <w:rFonts w:asciiTheme="minorHAnsi" w:hAnsiTheme="minorHAnsi" w:cstheme="minorHAnsi"/>
        </w:rPr>
        <w:t xml:space="preserve">de su framework </w:t>
      </w:r>
      <w:r w:rsidR="00E97DFF" w:rsidRPr="00EC6620">
        <w:rPr>
          <w:rFonts w:asciiTheme="minorHAnsi" w:hAnsiTheme="minorHAnsi" w:cstheme="minorHAnsi"/>
        </w:rPr>
        <w:t>a los clásicos File de Java</w:t>
      </w:r>
      <w:r w:rsidR="006E0457" w:rsidRPr="00EC6620">
        <w:rPr>
          <w:rFonts w:asciiTheme="minorHAnsi" w:hAnsiTheme="minorHAnsi" w:cstheme="minorHAnsi"/>
        </w:rPr>
        <w:t xml:space="preserve">. La idea fue tomar las interfaces de File </w:t>
      </w:r>
      <w:r w:rsidR="00E97DFF" w:rsidRPr="00EC6620">
        <w:rPr>
          <w:rFonts w:asciiTheme="minorHAnsi" w:hAnsiTheme="minorHAnsi" w:cstheme="minorHAnsi"/>
        </w:rPr>
        <w:t xml:space="preserve">y extenderlos para que puedan utilizarse para almacenar o acceder archivos en la nube. </w:t>
      </w:r>
      <w:r w:rsidR="006E0457" w:rsidRPr="00EC6620">
        <w:rPr>
          <w:rFonts w:asciiTheme="minorHAnsi" w:hAnsiTheme="minorHAnsi" w:cstheme="minorHAnsi"/>
        </w:rPr>
        <w:t>Cada uno de estos Files es instanciado con la ayuda de una fábrica de conexiones que le retorna al desarrollador una instancia para gestionar la conexión a un proveedor puntual. Contando con esta conexión se pueden obtener los Files como si se tratase de un sistema de archivos normal. Con este modelo se gana mucho en claridad ya que cualquier desarrollador Java seguramente esté familiarizado con las funcionalidades de File lo que baja la curva de aprendizaje.</w:t>
      </w:r>
    </w:p>
    <w:p w14:paraId="0912778C" w14:textId="77777777" w:rsidR="002E5E40" w:rsidRPr="00FB2E5B" w:rsidRDefault="002E5E40">
      <w:pPr>
        <w:jc w:val="both"/>
        <w:rPr>
          <w:rFonts w:asciiTheme="minorHAnsi" w:hAnsiTheme="minorHAnsi" w:cstheme="minorHAnsi"/>
        </w:rPr>
      </w:pPr>
    </w:p>
    <w:p w14:paraId="2480FB52" w14:textId="77777777" w:rsidR="002D2A65" w:rsidRPr="00FB2E5B" w:rsidRDefault="009B1747">
      <w:pPr>
        <w:jc w:val="both"/>
        <w:rPr>
          <w:rFonts w:asciiTheme="minorHAnsi" w:hAnsiTheme="minorHAnsi" w:cstheme="minorHAnsi"/>
        </w:rPr>
      </w:pPr>
      <w:r w:rsidRPr="00EC6620">
        <w:rPr>
          <w:rFonts w:asciiTheme="minorHAnsi" w:hAnsiTheme="minorHAnsi" w:cstheme="minorHAnsi"/>
        </w:rPr>
        <w:t xml:space="preserve">Java-Storage soporta métodos básicos para descargar y listar archivos, pero carece totalmente de soporte para subir archivos. Esto se suma a la falta de soporte para metadatos, listar, borrar, mover o copiar </w:t>
      </w:r>
      <w:r w:rsidRPr="00EC6620">
        <w:rPr>
          <w:rFonts w:asciiTheme="minorHAnsi" w:hAnsiTheme="minorHAnsi" w:cstheme="minorHAnsi"/>
        </w:rPr>
        <w:lastRenderedPageBreak/>
        <w:t>archivos. Si hablamos de implementar un nuevo protocolo tan solo es necesario implementar una serie de interfaces bien definidas. A esto contribuye que el usuario de Java típico ya está familiarizado con el uso de File y entiende que debería hacer cada método.</w:t>
      </w:r>
    </w:p>
    <w:p w14:paraId="03363AE1" w14:textId="77777777" w:rsidR="002D2A65" w:rsidRPr="00FB2E5B" w:rsidRDefault="002D2A65">
      <w:pPr>
        <w:jc w:val="both"/>
        <w:rPr>
          <w:rFonts w:asciiTheme="minorHAnsi" w:hAnsiTheme="minorHAnsi" w:cstheme="minorHAnsi"/>
        </w:rPr>
      </w:pPr>
    </w:p>
    <w:p w14:paraId="527D8528" w14:textId="77777777" w:rsidR="002E5E40" w:rsidRPr="00FB2E5B" w:rsidRDefault="009B1747">
      <w:pPr>
        <w:jc w:val="both"/>
        <w:rPr>
          <w:rFonts w:asciiTheme="minorHAnsi" w:hAnsiTheme="minorHAnsi" w:cstheme="minorHAnsi"/>
        </w:rPr>
      </w:pPr>
      <w:r w:rsidRPr="00EC6620">
        <w:rPr>
          <w:rFonts w:asciiTheme="minorHAnsi" w:hAnsiTheme="minorHAnsi" w:cstheme="minorHAnsi"/>
        </w:rPr>
        <w:t>La migración entre protocolos dentro del framework es simple. Tan solo debe cambiarse la instancia de File por la requerida para el nuevo protocolo.</w:t>
      </w:r>
      <w:r w:rsidR="00F90F9A" w:rsidRPr="00EC6620">
        <w:rPr>
          <w:rFonts w:asciiTheme="minorHAnsi" w:hAnsiTheme="minorHAnsi" w:cstheme="minorHAnsi"/>
        </w:rPr>
        <w:t xml:space="preserve"> </w:t>
      </w:r>
    </w:p>
    <w:p w14:paraId="346A2AF2" w14:textId="77777777" w:rsidR="002E5E40" w:rsidRPr="00FB2E5B" w:rsidRDefault="002E5E40">
      <w:pPr>
        <w:jc w:val="both"/>
        <w:rPr>
          <w:rFonts w:asciiTheme="minorHAnsi" w:hAnsiTheme="minorHAnsi" w:cstheme="minorHAnsi"/>
        </w:rPr>
      </w:pPr>
    </w:p>
    <w:p w14:paraId="67FE6778" w14:textId="42B1C675" w:rsidR="002D2A65" w:rsidRPr="00FB2E5B" w:rsidRDefault="00F90F9A">
      <w:pPr>
        <w:jc w:val="both"/>
        <w:rPr>
          <w:rFonts w:asciiTheme="minorHAnsi" w:hAnsiTheme="minorHAnsi" w:cstheme="minorHAnsi"/>
        </w:rPr>
      </w:pPr>
      <w:r w:rsidRPr="00EC6620">
        <w:rPr>
          <w:rFonts w:asciiTheme="minorHAnsi" w:hAnsiTheme="minorHAnsi" w:cstheme="minorHAnsi"/>
        </w:rPr>
        <w:t>Un punto flojo de</w:t>
      </w:r>
      <w:r w:rsidR="009B1747" w:rsidRPr="00EC6620">
        <w:rPr>
          <w:rFonts w:asciiTheme="minorHAnsi" w:hAnsiTheme="minorHAnsi" w:cstheme="minorHAnsi"/>
        </w:rPr>
        <w:t xml:space="preserve">l proyecto es que </w:t>
      </w:r>
      <w:r w:rsidRPr="00EC6620">
        <w:rPr>
          <w:rFonts w:asciiTheme="minorHAnsi" w:hAnsiTheme="minorHAnsi" w:cstheme="minorHAnsi"/>
        </w:rPr>
        <w:t xml:space="preserve">no </w:t>
      </w:r>
      <w:r w:rsidR="009B1747" w:rsidRPr="00EC6620">
        <w:rPr>
          <w:rFonts w:asciiTheme="minorHAnsi" w:hAnsiTheme="minorHAnsi" w:cstheme="minorHAnsi"/>
        </w:rPr>
        <w:t>cuenta con facilidades para migrar una aplicación desde otro framework, generando que el desarrollador deba codificar nuevamente su aplicación.</w:t>
      </w:r>
    </w:p>
    <w:p w14:paraId="6515116C" w14:textId="77777777" w:rsidR="004A0E9D" w:rsidRPr="004A53B1" w:rsidRDefault="004A0E9D" w:rsidP="00FF7A02">
      <w:pPr>
        <w:jc w:val="both"/>
        <w:rPr>
          <w:rFonts w:asciiTheme="minorHAnsi" w:hAnsiTheme="minorHAnsi" w:cstheme="minorHAnsi"/>
        </w:rPr>
      </w:pPr>
    </w:p>
    <w:p w14:paraId="744A3E03" w14:textId="77777777" w:rsidR="002D2A65" w:rsidRDefault="002D2A65" w:rsidP="005F0803">
      <w:pPr>
        <w:pStyle w:val="Heading4"/>
      </w:pPr>
      <w:bookmarkStart w:id="25" w:name="_Toc339204583"/>
      <w:r w:rsidRPr="004A53B1">
        <w:t>2.</w:t>
      </w:r>
      <w:r w:rsidR="005F0803">
        <w:t>1.</w:t>
      </w:r>
      <w:r>
        <w:t>5</w:t>
      </w:r>
      <w:r w:rsidRPr="004A53B1">
        <w:t xml:space="preserve">. </w:t>
      </w:r>
      <w:proofErr w:type="gramStart"/>
      <w:r w:rsidRPr="004A53B1">
        <w:t>jClouds</w:t>
      </w:r>
      <w:bookmarkEnd w:id="25"/>
      <w:proofErr w:type="gramEnd"/>
    </w:p>
    <w:p w14:paraId="24C4E00A" w14:textId="77777777" w:rsidR="0089778E" w:rsidRPr="00CC6B4D" w:rsidRDefault="0089778E" w:rsidP="00EC6620"/>
    <w:p w14:paraId="5F39FADD" w14:textId="4537DB41" w:rsidR="002D2A65" w:rsidRPr="00FB2E5B" w:rsidRDefault="009B1747">
      <w:pPr>
        <w:jc w:val="both"/>
        <w:rPr>
          <w:rFonts w:asciiTheme="minorHAnsi" w:hAnsiTheme="minorHAnsi" w:cstheme="minorHAnsi"/>
        </w:rPr>
      </w:pPr>
      <w:proofErr w:type="gramStart"/>
      <w:r w:rsidRPr="00EC6620">
        <w:rPr>
          <w:rFonts w:asciiTheme="minorHAnsi" w:hAnsiTheme="minorHAnsi" w:cstheme="minorHAnsi"/>
        </w:rPr>
        <w:t>jClouds</w:t>
      </w:r>
      <w:proofErr w:type="gramEnd"/>
      <w:r w:rsidRPr="00EC6620">
        <w:rPr>
          <w:rFonts w:asciiTheme="minorHAnsi" w:hAnsiTheme="minorHAnsi" w:cstheme="minorHAnsi"/>
        </w:rPr>
        <w:t xml:space="preserve"> es un framework de código abierto muy útil para comenzar a trabajar en </w:t>
      </w:r>
      <w:r w:rsidR="003144EE" w:rsidRPr="0060701A">
        <w:rPr>
          <w:rFonts w:asciiTheme="minorHAnsi" w:hAnsiTheme="minorHAnsi" w:cstheme="minorHAnsi"/>
          <w:i/>
          <w:lang w:eastAsia="es-AR"/>
        </w:rPr>
        <w:t>Cloud Computing</w:t>
      </w:r>
      <w:r w:rsidR="003144EE" w:rsidRPr="00FB2E5B">
        <w:rPr>
          <w:rFonts w:asciiTheme="minorHAnsi" w:hAnsiTheme="minorHAnsi" w:cstheme="minorHAnsi"/>
        </w:rPr>
        <w:t xml:space="preserve"> </w:t>
      </w:r>
      <w:r w:rsidRPr="00EC6620">
        <w:rPr>
          <w:rFonts w:asciiTheme="minorHAnsi" w:hAnsiTheme="minorHAnsi" w:cstheme="minorHAnsi"/>
        </w:rPr>
        <w:t>y provee abstracciones para los servicios de compute y almacenamiento. En su desarrollo se tuvo en cuenta la performance y el consumo de recursos ya que fue diseñada también para ser utilizada en ambientes limitados como Google Apps. El proyecto se encuentra activo y es muy usado, incluso por otros frameworks que utilizan sus implementaciones de servicios de bajo nivel.</w:t>
      </w:r>
    </w:p>
    <w:p w14:paraId="1407ACAE" w14:textId="77777777" w:rsidR="002D2A65" w:rsidRPr="00FB2E5B" w:rsidRDefault="002D2A65">
      <w:pPr>
        <w:jc w:val="both"/>
        <w:rPr>
          <w:rFonts w:asciiTheme="minorHAnsi" w:hAnsiTheme="minorHAnsi" w:cstheme="minorHAnsi"/>
        </w:rPr>
      </w:pPr>
    </w:p>
    <w:p w14:paraId="2AD726F0" w14:textId="77777777" w:rsidR="00725230" w:rsidRDefault="00E10A9F" w:rsidP="00EC6620">
      <w:pPr>
        <w:keepNext/>
        <w:jc w:val="both"/>
      </w:pPr>
      <w:r w:rsidRPr="00EC6620">
        <w:rPr>
          <w:rFonts w:asciiTheme="minorHAnsi" w:hAnsiTheme="minorHAnsi" w:cstheme="minorHAnsi"/>
          <w:noProof/>
          <w:lang w:eastAsia="es-AR"/>
        </w:rPr>
        <w:lastRenderedPageBreak/>
        <w:drawing>
          <wp:inline distT="0" distB="0" distL="0" distR="0" wp14:anchorId="01FA49FF" wp14:editId="79F56704">
            <wp:extent cx="5943600" cy="4629150"/>
            <wp:effectExtent l="0" t="0" r="0" b="0"/>
            <wp:docPr id="5" name="Picture 5" descr="J:\Temp\image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Temp\image05.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4629150"/>
                    </a:xfrm>
                    <a:prstGeom prst="rect">
                      <a:avLst/>
                    </a:prstGeom>
                    <a:noFill/>
                    <a:ln>
                      <a:noFill/>
                    </a:ln>
                  </pic:spPr>
                </pic:pic>
              </a:graphicData>
            </a:graphic>
          </wp:inline>
        </w:drawing>
      </w:r>
    </w:p>
    <w:p w14:paraId="0578507A" w14:textId="49BAF191" w:rsidR="00E10A9F" w:rsidRPr="00CC6B4D" w:rsidRDefault="00725230" w:rsidP="00EC6620">
      <w:pPr>
        <w:pStyle w:val="Caption"/>
      </w:pPr>
      <w:bookmarkStart w:id="26" w:name="_Toc374286449"/>
      <w:r>
        <w:t xml:space="preserve">Figura </w:t>
      </w:r>
      <w:fldSimple w:instr=" STYLEREF 1 \s ">
        <w:r w:rsidR="004B17DA">
          <w:rPr>
            <w:noProof/>
          </w:rPr>
          <w:t>2</w:t>
        </w:r>
      </w:fldSimple>
      <w:r w:rsidR="007C3537">
        <w:t>.</w:t>
      </w:r>
      <w:fldSimple w:instr=" SEQ Figura \* ARABIC \s 1 ">
        <w:r w:rsidR="004B17DA">
          <w:rPr>
            <w:noProof/>
          </w:rPr>
          <w:t>5</w:t>
        </w:r>
      </w:fldSimple>
      <w:r>
        <w:t xml:space="preserve"> </w:t>
      </w:r>
      <w:r w:rsidRPr="006C4A87">
        <w:t>Vista de alto nivel de la arquitectura de jClouds</w:t>
      </w:r>
      <w:r w:rsidR="0089778E">
        <w:t>.</w:t>
      </w:r>
      <w:bookmarkEnd w:id="26"/>
    </w:p>
    <w:p w14:paraId="5E68F4F1" w14:textId="77777777" w:rsidR="00B24DD4" w:rsidRPr="00FB2E5B" w:rsidRDefault="00B24DD4">
      <w:pPr>
        <w:jc w:val="both"/>
        <w:rPr>
          <w:rFonts w:asciiTheme="minorHAnsi" w:hAnsiTheme="minorHAnsi" w:cstheme="minorHAnsi"/>
        </w:rPr>
      </w:pPr>
    </w:p>
    <w:p w14:paraId="57507EF4" w14:textId="2D763E0C" w:rsidR="00B6138D" w:rsidRPr="00EC6620" w:rsidRDefault="009D1F3F">
      <w:pPr>
        <w:jc w:val="both"/>
        <w:rPr>
          <w:rFonts w:asciiTheme="minorHAnsi" w:hAnsiTheme="minorHAnsi" w:cstheme="minorHAnsi"/>
        </w:rPr>
      </w:pPr>
      <w:r w:rsidRPr="00EC6620">
        <w:rPr>
          <w:rFonts w:asciiTheme="minorHAnsi" w:hAnsiTheme="minorHAnsi" w:cstheme="minorHAnsi"/>
        </w:rPr>
        <w:t xml:space="preserve">Como se puede observar en la figura 2.5, </w:t>
      </w:r>
      <w:r w:rsidR="009B1747" w:rsidRPr="00EC6620">
        <w:rPr>
          <w:rFonts w:asciiTheme="minorHAnsi" w:hAnsiTheme="minorHAnsi" w:cstheme="minorHAnsi"/>
        </w:rPr>
        <w:t xml:space="preserve">jClouds posee una arquitectura </w:t>
      </w:r>
      <w:r w:rsidR="007A583D" w:rsidRPr="00EC6620">
        <w:rPr>
          <w:rFonts w:asciiTheme="minorHAnsi" w:hAnsiTheme="minorHAnsi" w:cstheme="minorHAnsi"/>
        </w:rPr>
        <w:t>elegante y</w:t>
      </w:r>
      <w:r w:rsidR="009B1747" w:rsidRPr="00EC6620">
        <w:rPr>
          <w:rFonts w:asciiTheme="minorHAnsi" w:hAnsiTheme="minorHAnsi" w:cstheme="minorHAnsi"/>
        </w:rPr>
        <w:t xml:space="preserve"> bien llevada a cabo. </w:t>
      </w:r>
      <w:r w:rsidR="00B6138D" w:rsidRPr="00EC6620">
        <w:rPr>
          <w:rFonts w:asciiTheme="minorHAnsi" w:hAnsiTheme="minorHAnsi" w:cstheme="minorHAnsi"/>
        </w:rPr>
        <w:t xml:space="preserve">Cada tipo de servicio soportado (almacenamiento, cómputo, </w:t>
      </w:r>
      <w:r w:rsidR="006576D6" w:rsidRPr="00FB2E5B">
        <w:rPr>
          <w:rFonts w:asciiTheme="minorHAnsi" w:hAnsiTheme="minorHAnsi" w:cstheme="minorHAnsi"/>
        </w:rPr>
        <w:t>etc.</w:t>
      </w:r>
      <w:r w:rsidR="00B6138D" w:rsidRPr="00EC6620">
        <w:rPr>
          <w:rFonts w:asciiTheme="minorHAnsi" w:hAnsiTheme="minorHAnsi" w:cstheme="minorHAnsi"/>
        </w:rPr>
        <w:t>) cuenta con una interface genérica que es implementada por todos los proveedores. Gracias a esto, cada una de las instancias generadas por la fábrica de servicios se maneja de manera homogénea al resto. Un punto que distingue a jClouds es que le brinda la posibilidad al usuario de acceder a métodos y datos de más bajo nivel, presentes únicamente en un proveedor particular. Esto significa que es el usuario y no el framework el que decide con qué nivel de abstracción desea trabajar.</w:t>
      </w:r>
      <w:r w:rsidR="007A583D" w:rsidRPr="00EC6620">
        <w:rPr>
          <w:rFonts w:asciiTheme="minorHAnsi" w:hAnsiTheme="minorHAnsi" w:cstheme="minorHAnsi"/>
        </w:rPr>
        <w:t xml:space="preserve"> </w:t>
      </w:r>
    </w:p>
    <w:p w14:paraId="46233C51" w14:textId="77777777" w:rsidR="00B6138D" w:rsidRPr="00EC6620" w:rsidRDefault="00B6138D">
      <w:pPr>
        <w:jc w:val="both"/>
        <w:rPr>
          <w:rFonts w:asciiTheme="minorHAnsi" w:hAnsiTheme="minorHAnsi" w:cstheme="minorHAnsi"/>
        </w:rPr>
      </w:pPr>
    </w:p>
    <w:p w14:paraId="7B89AE6B" w14:textId="44825700" w:rsidR="00B24DD4" w:rsidRPr="00FB2E5B" w:rsidRDefault="009B1747">
      <w:pPr>
        <w:jc w:val="both"/>
        <w:rPr>
          <w:rFonts w:asciiTheme="minorHAnsi" w:hAnsiTheme="minorHAnsi" w:cstheme="minorHAnsi"/>
        </w:rPr>
      </w:pPr>
      <w:r w:rsidRPr="00EC6620">
        <w:rPr>
          <w:rFonts w:asciiTheme="minorHAnsi" w:hAnsiTheme="minorHAnsi" w:cstheme="minorHAnsi"/>
        </w:rPr>
        <w:t xml:space="preserve">La configuración de los servicios se realiza por medio de código, pero el uso de fábricas con interfaces simples para realizar las instanciaciones hace que la configuración se limite a credenciales que pueden fácilmente volcarse en un archivo </w:t>
      </w:r>
      <w:proofErr w:type="spellStart"/>
      <w:r w:rsidRPr="00EC6620">
        <w:rPr>
          <w:rFonts w:asciiTheme="minorHAnsi" w:hAnsiTheme="minorHAnsi" w:cstheme="minorHAnsi"/>
        </w:rPr>
        <w:t>properties</w:t>
      </w:r>
      <w:proofErr w:type="spellEnd"/>
      <w:r w:rsidRPr="00EC6620">
        <w:rPr>
          <w:rFonts w:asciiTheme="minorHAnsi" w:hAnsiTheme="minorHAnsi" w:cstheme="minorHAnsi"/>
        </w:rPr>
        <w:t>.</w:t>
      </w:r>
    </w:p>
    <w:p w14:paraId="6BF53C26" w14:textId="77777777" w:rsidR="002D2A65" w:rsidRPr="00FB2E5B" w:rsidRDefault="002D2A65">
      <w:pPr>
        <w:jc w:val="both"/>
        <w:rPr>
          <w:rFonts w:asciiTheme="minorHAnsi" w:hAnsiTheme="minorHAnsi" w:cstheme="minorHAnsi"/>
        </w:rPr>
      </w:pPr>
    </w:p>
    <w:p w14:paraId="3A11729E" w14:textId="59854AC5" w:rsidR="00B24DD4" w:rsidRPr="00FB2E5B" w:rsidRDefault="009B1747">
      <w:pPr>
        <w:jc w:val="both"/>
        <w:rPr>
          <w:rFonts w:asciiTheme="minorHAnsi" w:hAnsiTheme="minorHAnsi" w:cstheme="minorHAnsi"/>
        </w:rPr>
      </w:pPr>
      <w:r w:rsidRPr="00EC6620">
        <w:rPr>
          <w:rFonts w:asciiTheme="minorHAnsi" w:hAnsiTheme="minorHAnsi" w:cstheme="minorHAnsi"/>
        </w:rPr>
        <w:lastRenderedPageBreak/>
        <w:t>La plataforma soporta la totalidad de las primitivas de almacenamiento por medio de interfaces simples y bien documentadas. En el caso de querer acceder a funcionalidad de bajo nivel jClouds brinda la posibilidad de acceder a la API subyacente con todos sus métodos particulares. Siguiendo la misma tendencia, jClouds hace que la tarea de implementar un nuevo protocolo sea clara y sin mayores complicaciones. Solo se debe implementar la interface definida para almacenamiento. Los desarrolladores de jClouds mantienen documentación simple pero suficiente para esta y otras tareas relacionadas al desarrollo del framework.</w:t>
      </w:r>
    </w:p>
    <w:p w14:paraId="4A66F821" w14:textId="77777777" w:rsidR="00B24DD4" w:rsidRPr="00FB2E5B" w:rsidRDefault="00B24DD4">
      <w:pPr>
        <w:jc w:val="both"/>
        <w:rPr>
          <w:rFonts w:asciiTheme="minorHAnsi" w:hAnsiTheme="minorHAnsi" w:cstheme="minorHAnsi"/>
        </w:rPr>
      </w:pPr>
    </w:p>
    <w:p w14:paraId="6B49F6EF" w14:textId="77777777" w:rsidR="002D2A65" w:rsidRPr="00FB2E5B" w:rsidRDefault="009B1747">
      <w:pPr>
        <w:jc w:val="both"/>
        <w:rPr>
          <w:rFonts w:asciiTheme="minorHAnsi" w:hAnsiTheme="minorHAnsi" w:cstheme="minorHAnsi"/>
        </w:rPr>
      </w:pPr>
      <w:r w:rsidRPr="00EC6620">
        <w:rPr>
          <w:rFonts w:asciiTheme="minorHAnsi" w:hAnsiTheme="minorHAnsi" w:cstheme="minorHAnsi"/>
        </w:rPr>
        <w:t>Migrar entre protocolos dentro de jClouds es muy simple. Esto es así gracias al uso de fábricas que hacen que cambiar de protocolo resulte tan complejo como cambiar el set de credenciales y demás elementos de configuración del nuevo protocolo.</w:t>
      </w:r>
    </w:p>
    <w:p w14:paraId="0F930CB6" w14:textId="77777777" w:rsidR="002D2A65" w:rsidRPr="00FB2E5B" w:rsidRDefault="002D2A65">
      <w:pPr>
        <w:jc w:val="both"/>
        <w:rPr>
          <w:rFonts w:asciiTheme="minorHAnsi" w:hAnsiTheme="minorHAnsi" w:cstheme="minorHAnsi"/>
        </w:rPr>
      </w:pPr>
    </w:p>
    <w:p w14:paraId="175B6C86" w14:textId="77777777" w:rsidR="002D2A65" w:rsidRPr="00FB2E5B" w:rsidRDefault="009B1747">
      <w:pPr>
        <w:jc w:val="both"/>
        <w:rPr>
          <w:rFonts w:asciiTheme="minorHAnsi" w:hAnsiTheme="minorHAnsi" w:cstheme="minorHAnsi"/>
        </w:rPr>
      </w:pPr>
      <w:r w:rsidRPr="00EC6620">
        <w:rPr>
          <w:rFonts w:asciiTheme="minorHAnsi" w:hAnsiTheme="minorHAnsi" w:cstheme="minorHAnsi"/>
        </w:rPr>
        <w:t>Uno de los puntos que jClouds no considera es la posibilidad de migrar desde un framework alternativo. El desarrollador se ve obligado a re implementar su aplicación para acceder a las bondades de esta plataforma.</w:t>
      </w:r>
    </w:p>
    <w:p w14:paraId="4C600FD4" w14:textId="77777777" w:rsidR="002D2A65" w:rsidRPr="004A53B1" w:rsidRDefault="002D2A65" w:rsidP="00FF7A02">
      <w:pPr>
        <w:jc w:val="both"/>
        <w:rPr>
          <w:rFonts w:asciiTheme="minorHAnsi" w:hAnsiTheme="minorHAnsi" w:cstheme="minorHAnsi"/>
        </w:rPr>
      </w:pPr>
    </w:p>
    <w:p w14:paraId="1C4C0DA9" w14:textId="77777777" w:rsidR="00414559" w:rsidRDefault="00414559" w:rsidP="005F0803">
      <w:pPr>
        <w:pStyle w:val="Heading4"/>
      </w:pPr>
      <w:bookmarkStart w:id="27" w:name="_Toc339204584"/>
      <w:r w:rsidRPr="004A53B1">
        <w:t>2.</w:t>
      </w:r>
      <w:r w:rsidR="005F0803">
        <w:t>1.</w:t>
      </w:r>
      <w:r w:rsidR="002D2A65">
        <w:t>6</w:t>
      </w:r>
      <w:r w:rsidRPr="004A53B1">
        <w:t>. JetS3t</w:t>
      </w:r>
      <w:bookmarkEnd w:id="27"/>
    </w:p>
    <w:p w14:paraId="2FD396DB" w14:textId="77777777" w:rsidR="0089778E" w:rsidRPr="00CC6B4D" w:rsidRDefault="0089778E" w:rsidP="00EC6620"/>
    <w:p w14:paraId="2CB4D779" w14:textId="682D0BD3" w:rsidR="00414559" w:rsidRPr="00FB2E5B" w:rsidRDefault="009B1747">
      <w:pPr>
        <w:jc w:val="both"/>
        <w:rPr>
          <w:rFonts w:asciiTheme="minorHAnsi" w:hAnsiTheme="minorHAnsi" w:cstheme="minorHAnsi"/>
        </w:rPr>
      </w:pPr>
      <w:r w:rsidRPr="00EC6620">
        <w:rPr>
          <w:rFonts w:asciiTheme="minorHAnsi" w:hAnsiTheme="minorHAnsi" w:cstheme="minorHAnsi"/>
        </w:rPr>
        <w:t>JetS3t es un conjunto</w:t>
      </w:r>
      <w:r w:rsidR="00D13B42" w:rsidRPr="00EC6620">
        <w:rPr>
          <w:rFonts w:asciiTheme="minorHAnsi" w:hAnsiTheme="minorHAnsi" w:cstheme="minorHAnsi"/>
        </w:rPr>
        <w:t xml:space="preserve"> de</w:t>
      </w:r>
      <w:r w:rsidRPr="00EC6620">
        <w:rPr>
          <w:rFonts w:asciiTheme="minorHAnsi" w:hAnsiTheme="minorHAnsi" w:cstheme="minorHAnsi"/>
        </w:rPr>
        <w:t xml:space="preserve"> </w:t>
      </w:r>
      <w:r w:rsidR="00D13B42" w:rsidRPr="00EC6620">
        <w:rPr>
          <w:rFonts w:asciiTheme="minorHAnsi" w:hAnsiTheme="minorHAnsi" w:cstheme="minorHAnsi"/>
        </w:rPr>
        <w:t xml:space="preserve">herramientas </w:t>
      </w:r>
      <w:r w:rsidRPr="00EC6620">
        <w:rPr>
          <w:rFonts w:asciiTheme="minorHAnsi" w:hAnsiTheme="minorHAnsi" w:cstheme="minorHAnsi"/>
        </w:rPr>
        <w:t>open-</w:t>
      </w:r>
      <w:proofErr w:type="spellStart"/>
      <w:r w:rsidRPr="00EC6620">
        <w:rPr>
          <w:rFonts w:asciiTheme="minorHAnsi" w:hAnsiTheme="minorHAnsi" w:cstheme="minorHAnsi"/>
        </w:rPr>
        <w:t>source</w:t>
      </w:r>
      <w:proofErr w:type="spellEnd"/>
      <w:r w:rsidRPr="00EC6620">
        <w:rPr>
          <w:rFonts w:asciiTheme="minorHAnsi" w:hAnsiTheme="minorHAnsi" w:cstheme="minorHAnsi"/>
        </w:rPr>
        <w:t xml:space="preserve"> para los servicios de Amazon Simple Storage </w:t>
      </w:r>
      <w:proofErr w:type="spellStart"/>
      <w:r w:rsidRPr="00EC6620">
        <w:rPr>
          <w:rFonts w:asciiTheme="minorHAnsi" w:hAnsiTheme="minorHAnsi" w:cstheme="minorHAnsi"/>
        </w:rPr>
        <w:t>Service</w:t>
      </w:r>
      <w:proofErr w:type="spellEnd"/>
      <w:r w:rsidRPr="00EC6620">
        <w:rPr>
          <w:rFonts w:asciiTheme="minorHAnsi" w:hAnsiTheme="minorHAnsi" w:cstheme="minorHAnsi"/>
        </w:rPr>
        <w:t xml:space="preserve"> (Amazon S3) y Google Storage. Proporciona a los programadores Java una API potente y sencilla para interactuar</w:t>
      </w:r>
      <w:r w:rsidR="00D13B42" w:rsidRPr="00EC6620">
        <w:rPr>
          <w:rFonts w:asciiTheme="minorHAnsi" w:hAnsiTheme="minorHAnsi" w:cstheme="minorHAnsi"/>
        </w:rPr>
        <w:t xml:space="preserve"> y gestionar datos en servicios de almacenamiento en </w:t>
      </w:r>
      <w:r w:rsidR="006576D6" w:rsidRPr="00EC6620">
        <w:rPr>
          <w:rFonts w:asciiTheme="minorHAnsi" w:hAnsiTheme="minorHAnsi" w:cstheme="minorHAnsi"/>
          <w:i/>
        </w:rPr>
        <w:t>C</w:t>
      </w:r>
      <w:r w:rsidR="00D13B42" w:rsidRPr="00EC6620">
        <w:rPr>
          <w:rFonts w:asciiTheme="minorHAnsi" w:hAnsiTheme="minorHAnsi" w:cstheme="minorHAnsi"/>
          <w:i/>
        </w:rPr>
        <w:t>loud</w:t>
      </w:r>
      <w:r w:rsidRPr="00EC6620">
        <w:rPr>
          <w:rFonts w:asciiTheme="minorHAnsi" w:hAnsiTheme="minorHAnsi" w:cstheme="minorHAnsi"/>
        </w:rPr>
        <w:t>. JetS3t se encuentra activo y cuenta con una gran base de usuarios</w:t>
      </w:r>
      <w:r w:rsidR="00D13B42" w:rsidRPr="00EC6620">
        <w:rPr>
          <w:rFonts w:asciiTheme="minorHAnsi" w:hAnsiTheme="minorHAnsi" w:cstheme="minorHAnsi"/>
        </w:rPr>
        <w:t xml:space="preserve">, </w:t>
      </w:r>
      <w:r w:rsidRPr="00EC6620">
        <w:rPr>
          <w:rFonts w:asciiTheme="minorHAnsi" w:hAnsiTheme="minorHAnsi" w:cstheme="minorHAnsi"/>
        </w:rPr>
        <w:t>principalmente como conector a S3.</w:t>
      </w:r>
    </w:p>
    <w:p w14:paraId="5460ADFD" w14:textId="77777777" w:rsidR="00414559" w:rsidRPr="00EC6620" w:rsidRDefault="00414559">
      <w:pPr>
        <w:jc w:val="both"/>
        <w:rPr>
          <w:rFonts w:asciiTheme="minorHAnsi" w:hAnsiTheme="minorHAnsi" w:cstheme="minorHAnsi"/>
          <w:sz w:val="24"/>
          <w:szCs w:val="24"/>
        </w:rPr>
      </w:pPr>
    </w:p>
    <w:p w14:paraId="1031EA14" w14:textId="77777777" w:rsidR="000142E6" w:rsidRDefault="00E10A9F" w:rsidP="00EC6620">
      <w:pPr>
        <w:keepNext/>
        <w:jc w:val="both"/>
      </w:pPr>
      <w:r w:rsidRPr="00EC6620">
        <w:rPr>
          <w:rFonts w:asciiTheme="minorHAnsi" w:hAnsiTheme="minorHAnsi" w:cstheme="minorHAnsi"/>
          <w:noProof/>
          <w:sz w:val="24"/>
          <w:szCs w:val="24"/>
          <w:lang w:eastAsia="es-AR"/>
        </w:rPr>
        <w:lastRenderedPageBreak/>
        <w:drawing>
          <wp:inline distT="0" distB="0" distL="0" distR="0" wp14:anchorId="567E0B2D" wp14:editId="3C7F9E88">
            <wp:extent cx="5943600" cy="3152775"/>
            <wp:effectExtent l="0" t="0" r="0" b="9525"/>
            <wp:docPr id="6" name="Picture 6" descr="J:\Temp\image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Temp\image02.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152775"/>
                    </a:xfrm>
                    <a:prstGeom prst="rect">
                      <a:avLst/>
                    </a:prstGeom>
                    <a:noFill/>
                    <a:ln>
                      <a:noFill/>
                    </a:ln>
                  </pic:spPr>
                </pic:pic>
              </a:graphicData>
            </a:graphic>
          </wp:inline>
        </w:drawing>
      </w:r>
    </w:p>
    <w:p w14:paraId="1BFFADFC" w14:textId="7B2DF64C" w:rsidR="00E10A9F" w:rsidRPr="00CC6B4D" w:rsidRDefault="000142E6" w:rsidP="00EC6620">
      <w:pPr>
        <w:pStyle w:val="Caption"/>
      </w:pPr>
      <w:r>
        <w:t xml:space="preserve">Figura </w:t>
      </w:r>
      <w:fldSimple w:instr=" STYLEREF 1 \s ">
        <w:r w:rsidR="004B17DA">
          <w:rPr>
            <w:noProof/>
          </w:rPr>
          <w:t>2</w:t>
        </w:r>
      </w:fldSimple>
      <w:r w:rsidR="007C3537">
        <w:t>.</w:t>
      </w:r>
      <w:fldSimple w:instr=" SEQ Figura \* ARABIC \s 1 ">
        <w:r w:rsidR="004B17DA">
          <w:rPr>
            <w:noProof/>
          </w:rPr>
          <w:t>6</w:t>
        </w:r>
      </w:fldSimple>
      <w:r>
        <w:t xml:space="preserve"> </w:t>
      </w:r>
      <w:r w:rsidRPr="00C43BBE">
        <w:t>Vista de alto nivel de la arquitectura de JetS3t</w:t>
      </w:r>
      <w:r w:rsidR="0089778E">
        <w:t>.</w:t>
      </w:r>
    </w:p>
    <w:p w14:paraId="4EC3827A" w14:textId="77777777" w:rsidR="00EA0BA5" w:rsidRPr="00FB2E5B" w:rsidRDefault="00EA0BA5">
      <w:pPr>
        <w:jc w:val="both"/>
        <w:rPr>
          <w:rFonts w:asciiTheme="minorHAnsi" w:hAnsiTheme="minorHAnsi" w:cstheme="minorHAnsi"/>
        </w:rPr>
      </w:pPr>
    </w:p>
    <w:p w14:paraId="3D7159FD" w14:textId="1CB25F18" w:rsidR="00414559" w:rsidRPr="00FB2E5B" w:rsidRDefault="009B1747">
      <w:pPr>
        <w:jc w:val="both"/>
        <w:rPr>
          <w:rFonts w:asciiTheme="minorHAnsi" w:hAnsiTheme="minorHAnsi" w:cstheme="minorHAnsi"/>
        </w:rPr>
      </w:pPr>
      <w:r w:rsidRPr="00EC6620">
        <w:rPr>
          <w:rFonts w:asciiTheme="minorHAnsi" w:hAnsiTheme="minorHAnsi" w:cstheme="minorHAnsi"/>
        </w:rPr>
        <w:t>Como se puede apreciar</w:t>
      </w:r>
      <w:r w:rsidR="009D1F3F" w:rsidRPr="00EC6620">
        <w:rPr>
          <w:rFonts w:asciiTheme="minorHAnsi" w:hAnsiTheme="minorHAnsi" w:cstheme="minorHAnsi"/>
        </w:rPr>
        <w:t xml:space="preserve"> en la figura 2.6</w:t>
      </w:r>
      <w:r w:rsidRPr="00EC6620">
        <w:rPr>
          <w:rFonts w:asciiTheme="minorHAnsi" w:hAnsiTheme="minorHAnsi" w:cstheme="minorHAnsi"/>
        </w:rPr>
        <w:t xml:space="preserve">, la arquitectura de JetS3t es muy </w:t>
      </w:r>
      <w:r w:rsidR="007A583D" w:rsidRPr="00EC6620">
        <w:rPr>
          <w:rFonts w:asciiTheme="minorHAnsi" w:hAnsiTheme="minorHAnsi" w:cstheme="minorHAnsi"/>
        </w:rPr>
        <w:t>básica</w:t>
      </w:r>
      <w:r w:rsidRPr="00EC6620">
        <w:rPr>
          <w:rFonts w:asciiTheme="minorHAnsi" w:hAnsiTheme="minorHAnsi" w:cstheme="minorHAnsi"/>
        </w:rPr>
        <w:t xml:space="preserve">. </w:t>
      </w:r>
      <w:r w:rsidR="00D13B42" w:rsidRPr="00EC6620">
        <w:rPr>
          <w:rFonts w:asciiTheme="minorHAnsi" w:hAnsiTheme="minorHAnsi" w:cstheme="minorHAnsi"/>
        </w:rPr>
        <w:t>El desarrollador debe instanciar directamente el controlador para el proveedor deseado</w:t>
      </w:r>
      <w:r w:rsidR="007A583D" w:rsidRPr="00EC6620">
        <w:rPr>
          <w:rFonts w:asciiTheme="minorHAnsi" w:hAnsiTheme="minorHAnsi" w:cstheme="minorHAnsi"/>
        </w:rPr>
        <w:t xml:space="preserve"> ya que no se cuenta con interfaces</w:t>
      </w:r>
      <w:r w:rsidR="00D13B42" w:rsidRPr="00EC6620">
        <w:rPr>
          <w:rFonts w:asciiTheme="minorHAnsi" w:hAnsiTheme="minorHAnsi" w:cstheme="minorHAnsi"/>
        </w:rPr>
        <w:t xml:space="preserve">. Esto significa que no </w:t>
      </w:r>
      <w:r w:rsidRPr="00EC6620">
        <w:rPr>
          <w:rFonts w:asciiTheme="minorHAnsi" w:hAnsiTheme="minorHAnsi" w:cstheme="minorHAnsi"/>
        </w:rPr>
        <w:t>se cuenta con mecanismos para instanciar objetos fácilmente, ni facilidades para configurar los servicios por medio de archivos o mecanismos similares. Esto provoca que cualquier cambio de proveedor o de configuración de los mismos impacte sobre el código del usuario.</w:t>
      </w:r>
    </w:p>
    <w:p w14:paraId="40960651" w14:textId="77777777" w:rsidR="00EA0BA5" w:rsidRPr="00FB2E5B" w:rsidRDefault="00EA0BA5">
      <w:pPr>
        <w:jc w:val="both"/>
        <w:rPr>
          <w:rFonts w:asciiTheme="minorHAnsi" w:hAnsiTheme="minorHAnsi" w:cstheme="minorHAnsi"/>
        </w:rPr>
      </w:pPr>
    </w:p>
    <w:p w14:paraId="567D2F3C" w14:textId="5E3C1CE2" w:rsidR="006F7210" w:rsidRPr="00FB2E5B" w:rsidRDefault="009B1747">
      <w:pPr>
        <w:jc w:val="both"/>
        <w:rPr>
          <w:rFonts w:asciiTheme="minorHAnsi" w:hAnsiTheme="minorHAnsi" w:cstheme="minorHAnsi"/>
        </w:rPr>
      </w:pPr>
      <w:r w:rsidRPr="00EC6620">
        <w:rPr>
          <w:rFonts w:asciiTheme="minorHAnsi" w:hAnsiTheme="minorHAnsi" w:cstheme="minorHAnsi"/>
        </w:rPr>
        <w:t xml:space="preserve">La plataforma soporta todas las primitivas básicas de almacenamiento. Su uso es sencillo, en particular para desarrolladores con conocimientos de la API de Amazon S3, </w:t>
      </w:r>
      <w:r w:rsidR="00D13B42" w:rsidRPr="00EC6620">
        <w:rPr>
          <w:rFonts w:asciiTheme="minorHAnsi" w:hAnsiTheme="minorHAnsi" w:cstheme="minorHAnsi"/>
        </w:rPr>
        <w:t>sobre</w:t>
      </w:r>
      <w:r w:rsidRPr="00EC6620">
        <w:rPr>
          <w:rFonts w:asciiTheme="minorHAnsi" w:hAnsiTheme="minorHAnsi" w:cstheme="minorHAnsi"/>
        </w:rPr>
        <w:t xml:space="preserve"> la cual JetS3t basa su modelo. De esto último surge el inconveniente más grande de JetS3t y es que no fue concebido como framework. El agregado de Google Storage generó un set aislado de </w:t>
      </w:r>
      <w:r w:rsidR="00D13B42" w:rsidRPr="00EC6620">
        <w:rPr>
          <w:rFonts w:asciiTheme="minorHAnsi" w:hAnsiTheme="minorHAnsi" w:cstheme="minorHAnsi"/>
        </w:rPr>
        <w:t>clases</w:t>
      </w:r>
      <w:r w:rsidRPr="00EC6620">
        <w:rPr>
          <w:rFonts w:asciiTheme="minorHAnsi" w:hAnsiTheme="minorHAnsi" w:cstheme="minorHAnsi"/>
        </w:rPr>
        <w:t xml:space="preserve"> y diversos métodos que cambian su comportamiento utilizando “</w:t>
      </w:r>
      <w:proofErr w:type="spellStart"/>
      <w:r w:rsidRPr="00EC6620">
        <w:rPr>
          <w:rFonts w:asciiTheme="minorHAnsi" w:hAnsiTheme="minorHAnsi" w:cstheme="minorHAnsi"/>
        </w:rPr>
        <w:t>instanceof</w:t>
      </w:r>
      <w:proofErr w:type="spellEnd"/>
      <w:r w:rsidRPr="00EC6620">
        <w:rPr>
          <w:rFonts w:asciiTheme="minorHAnsi" w:hAnsiTheme="minorHAnsi" w:cstheme="minorHAnsi"/>
        </w:rPr>
        <w:t>” para reconocer S3 de Google Storage. Esto provoca que implementar un nuevo protocolo no sea una tarea trivial y que la migración entre proveedores tenga dificultades y no sea un simple cambio de credenciales.</w:t>
      </w:r>
    </w:p>
    <w:p w14:paraId="1B89FA86" w14:textId="77777777" w:rsidR="00414559" w:rsidRPr="00FB2E5B" w:rsidRDefault="00414559">
      <w:pPr>
        <w:jc w:val="both"/>
        <w:rPr>
          <w:rFonts w:asciiTheme="minorHAnsi" w:hAnsiTheme="minorHAnsi" w:cstheme="minorHAnsi"/>
        </w:rPr>
      </w:pPr>
    </w:p>
    <w:p w14:paraId="175CA579" w14:textId="77777777" w:rsidR="00414559" w:rsidRPr="00FB2E5B" w:rsidRDefault="009B1747">
      <w:pPr>
        <w:jc w:val="both"/>
        <w:rPr>
          <w:rFonts w:asciiTheme="minorHAnsi" w:hAnsiTheme="minorHAnsi" w:cstheme="minorHAnsi"/>
        </w:rPr>
      </w:pPr>
      <w:r w:rsidRPr="00EC6620">
        <w:rPr>
          <w:rFonts w:asciiTheme="minorHAnsi" w:hAnsiTheme="minorHAnsi" w:cstheme="minorHAnsi"/>
        </w:rPr>
        <w:t>El proyecto tampoco cuenta con facilidades para migrar una aplicación desde otro framework, generando que el desarrollador deba codificar nuevamente su aplicación.</w:t>
      </w:r>
    </w:p>
    <w:p w14:paraId="5C316EA0" w14:textId="77777777" w:rsidR="004A0E9D" w:rsidRPr="004A53B1" w:rsidRDefault="004A0E9D" w:rsidP="00FF7A02">
      <w:pPr>
        <w:ind w:left="360"/>
        <w:jc w:val="both"/>
        <w:rPr>
          <w:rFonts w:asciiTheme="minorHAnsi" w:hAnsiTheme="minorHAnsi" w:cstheme="minorHAnsi"/>
        </w:rPr>
      </w:pPr>
    </w:p>
    <w:p w14:paraId="193FF818" w14:textId="77777777" w:rsidR="00EC6620" w:rsidRDefault="00EC6620">
      <w:pPr>
        <w:spacing w:line="240" w:lineRule="auto"/>
        <w:rPr>
          <w:ins w:id="28" w:author="Marcos" w:date="2013-12-16T11:23:00Z"/>
          <w:b/>
          <w:bCs/>
          <w:sz w:val="28"/>
          <w:szCs w:val="24"/>
        </w:rPr>
      </w:pPr>
      <w:bookmarkStart w:id="29" w:name="_Toc339204585"/>
      <w:ins w:id="30" w:author="Marcos" w:date="2013-12-16T11:23:00Z">
        <w:r>
          <w:br w:type="page"/>
        </w:r>
      </w:ins>
    </w:p>
    <w:p w14:paraId="6F6DD5BA" w14:textId="49674146" w:rsidR="002D2A65" w:rsidRDefault="002D2A65" w:rsidP="005F0803">
      <w:pPr>
        <w:pStyle w:val="Heading4"/>
      </w:pPr>
      <w:r w:rsidRPr="004A53B1">
        <w:lastRenderedPageBreak/>
        <w:t>2.</w:t>
      </w:r>
      <w:r w:rsidR="005F0803">
        <w:t>1.</w:t>
      </w:r>
      <w:r>
        <w:t>7</w:t>
      </w:r>
      <w:r w:rsidRPr="004A53B1">
        <w:t xml:space="preserve">. </w:t>
      </w:r>
      <w:proofErr w:type="spellStart"/>
      <w:proofErr w:type="gramStart"/>
      <w:r w:rsidRPr="004A53B1">
        <w:t>libcloud</w:t>
      </w:r>
      <w:bookmarkEnd w:id="29"/>
      <w:proofErr w:type="spellEnd"/>
      <w:proofErr w:type="gramEnd"/>
    </w:p>
    <w:p w14:paraId="634F2460" w14:textId="77777777" w:rsidR="0089778E" w:rsidRPr="00CC6B4D" w:rsidRDefault="0089778E" w:rsidP="00EC6620"/>
    <w:p w14:paraId="63AD2619" w14:textId="43CBEBF5" w:rsidR="002D2A65" w:rsidRPr="00FB2E5B" w:rsidRDefault="009B1747">
      <w:pPr>
        <w:jc w:val="both"/>
        <w:rPr>
          <w:rFonts w:asciiTheme="minorHAnsi" w:hAnsiTheme="minorHAnsi" w:cstheme="minorHAnsi"/>
        </w:rPr>
      </w:pPr>
      <w:r w:rsidRPr="00EC6620">
        <w:rPr>
          <w:rFonts w:asciiTheme="minorHAnsi" w:hAnsiTheme="minorHAnsi" w:cstheme="minorHAnsi"/>
        </w:rPr>
        <w:t xml:space="preserve">El proyecto </w:t>
      </w:r>
      <w:proofErr w:type="spellStart"/>
      <w:r w:rsidRPr="00EC6620">
        <w:rPr>
          <w:rFonts w:asciiTheme="minorHAnsi" w:hAnsiTheme="minorHAnsi" w:cstheme="minorHAnsi"/>
        </w:rPr>
        <w:t>libcloud</w:t>
      </w:r>
      <w:proofErr w:type="spellEnd"/>
      <w:r w:rsidRPr="00EC6620">
        <w:rPr>
          <w:rFonts w:asciiTheme="minorHAnsi" w:hAnsiTheme="minorHAnsi" w:cstheme="minorHAnsi"/>
        </w:rPr>
        <w:t xml:space="preserve"> tiene por objetivo la generación de una interface única y simple a los servicios de tipo “compute” de distintos proveedores. Además</w:t>
      </w:r>
      <w:r w:rsidR="00A5205F" w:rsidRPr="00EC6620">
        <w:rPr>
          <w:rFonts w:asciiTheme="minorHAnsi" w:hAnsiTheme="minorHAnsi" w:cstheme="minorHAnsi"/>
        </w:rPr>
        <w:t xml:space="preserve">, también cuenta con soporte básico </w:t>
      </w:r>
      <w:r w:rsidRPr="00EC6620">
        <w:rPr>
          <w:rFonts w:asciiTheme="minorHAnsi" w:hAnsiTheme="minorHAnsi" w:cstheme="minorHAnsi"/>
        </w:rPr>
        <w:t xml:space="preserve">para servicios de almacenamiento. Es principalmente un módulo para </w:t>
      </w:r>
      <w:proofErr w:type="spellStart"/>
      <w:r w:rsidRPr="00EC6620">
        <w:rPr>
          <w:rFonts w:asciiTheme="minorHAnsi" w:hAnsiTheme="minorHAnsi" w:cstheme="minorHAnsi"/>
        </w:rPr>
        <w:t>Python</w:t>
      </w:r>
      <w:proofErr w:type="spellEnd"/>
      <w:r w:rsidRPr="00EC6620">
        <w:rPr>
          <w:rFonts w:asciiTheme="minorHAnsi" w:hAnsiTheme="minorHAnsi" w:cstheme="minorHAnsi"/>
        </w:rPr>
        <w:t>, pero también cuenta con desarrollo para Java, aunque por el momento con capacidades reducidas</w:t>
      </w:r>
      <w:r w:rsidR="00A5205F" w:rsidRPr="00EC6620">
        <w:rPr>
          <w:rFonts w:asciiTheme="minorHAnsi" w:hAnsiTheme="minorHAnsi" w:cstheme="minorHAnsi"/>
        </w:rPr>
        <w:t>, ya que su desarrollo se encuentra congelado</w:t>
      </w:r>
      <w:r w:rsidRPr="00EC6620">
        <w:rPr>
          <w:rFonts w:asciiTheme="minorHAnsi" w:hAnsiTheme="minorHAnsi" w:cstheme="minorHAnsi"/>
        </w:rPr>
        <w:t xml:space="preserve"> desde noviembre de 2010.</w:t>
      </w:r>
    </w:p>
    <w:p w14:paraId="2683112D" w14:textId="77777777" w:rsidR="002D2A65" w:rsidRPr="00EC6620" w:rsidRDefault="002D2A65">
      <w:pPr>
        <w:jc w:val="both"/>
        <w:rPr>
          <w:rFonts w:asciiTheme="minorHAnsi" w:hAnsiTheme="minorHAnsi" w:cstheme="minorHAnsi"/>
          <w:sz w:val="24"/>
          <w:szCs w:val="24"/>
        </w:rPr>
      </w:pPr>
    </w:p>
    <w:p w14:paraId="520A012E" w14:textId="77777777" w:rsidR="000142E6" w:rsidRDefault="00E10A9F" w:rsidP="00EC6620">
      <w:pPr>
        <w:keepNext/>
        <w:jc w:val="both"/>
      </w:pPr>
      <w:r w:rsidRPr="00EC6620">
        <w:rPr>
          <w:rFonts w:asciiTheme="minorHAnsi" w:hAnsiTheme="minorHAnsi" w:cstheme="minorHAnsi"/>
          <w:noProof/>
          <w:sz w:val="24"/>
          <w:szCs w:val="24"/>
          <w:lang w:eastAsia="es-AR"/>
        </w:rPr>
        <w:drawing>
          <wp:inline distT="0" distB="0" distL="0" distR="0" wp14:anchorId="06F19170" wp14:editId="7C653AD8">
            <wp:extent cx="5943600" cy="4667250"/>
            <wp:effectExtent l="0" t="0" r="0" b="0"/>
            <wp:docPr id="7" name="Picture 7" descr="J:\Temp\image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J:\Temp\image03.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4667250"/>
                    </a:xfrm>
                    <a:prstGeom prst="rect">
                      <a:avLst/>
                    </a:prstGeom>
                    <a:noFill/>
                    <a:ln>
                      <a:noFill/>
                    </a:ln>
                  </pic:spPr>
                </pic:pic>
              </a:graphicData>
            </a:graphic>
          </wp:inline>
        </w:drawing>
      </w:r>
    </w:p>
    <w:p w14:paraId="0D36AB31" w14:textId="2740D773" w:rsidR="00E10A9F" w:rsidRPr="00CC6B4D" w:rsidRDefault="000142E6" w:rsidP="00EC6620">
      <w:pPr>
        <w:pStyle w:val="Caption"/>
      </w:pPr>
      <w:bookmarkStart w:id="31" w:name="_Toc374286450"/>
      <w:r>
        <w:t xml:space="preserve">Figura </w:t>
      </w:r>
      <w:fldSimple w:instr=" STYLEREF 1 \s ">
        <w:r w:rsidR="004B17DA">
          <w:rPr>
            <w:noProof/>
          </w:rPr>
          <w:t>2</w:t>
        </w:r>
      </w:fldSimple>
      <w:r w:rsidR="007C3537">
        <w:t>.</w:t>
      </w:r>
      <w:fldSimple w:instr=" SEQ Figura \* ARABIC \s 1 ">
        <w:r w:rsidR="004B17DA">
          <w:rPr>
            <w:noProof/>
          </w:rPr>
          <w:t>7</w:t>
        </w:r>
      </w:fldSimple>
      <w:r>
        <w:t xml:space="preserve"> </w:t>
      </w:r>
      <w:r w:rsidRPr="0044435E">
        <w:t xml:space="preserve">Vista de alto nivel de la arquitectura de </w:t>
      </w:r>
      <w:proofErr w:type="spellStart"/>
      <w:r w:rsidRPr="0044435E">
        <w:t>libcloud</w:t>
      </w:r>
      <w:proofErr w:type="spellEnd"/>
      <w:r w:rsidR="0089778E">
        <w:t>.</w:t>
      </w:r>
      <w:bookmarkEnd w:id="31"/>
    </w:p>
    <w:p w14:paraId="3AC84780" w14:textId="77777777" w:rsidR="0012263A" w:rsidRPr="00FB2E5B" w:rsidRDefault="0012263A">
      <w:pPr>
        <w:jc w:val="both"/>
        <w:rPr>
          <w:rFonts w:asciiTheme="minorHAnsi" w:hAnsiTheme="minorHAnsi" w:cstheme="minorHAnsi"/>
        </w:rPr>
      </w:pPr>
    </w:p>
    <w:p w14:paraId="306BDF2E" w14:textId="0D8F2501" w:rsidR="00D13E9D" w:rsidRPr="00FB2E5B" w:rsidRDefault="009B1747">
      <w:pPr>
        <w:jc w:val="both"/>
        <w:rPr>
          <w:rFonts w:asciiTheme="minorHAnsi" w:hAnsiTheme="minorHAnsi" w:cstheme="minorHAnsi"/>
        </w:rPr>
      </w:pPr>
      <w:r w:rsidRPr="00EC6620">
        <w:rPr>
          <w:rFonts w:asciiTheme="minorHAnsi" w:hAnsiTheme="minorHAnsi" w:cstheme="minorHAnsi"/>
        </w:rPr>
        <w:t>Como se puede apreciar</w:t>
      </w:r>
      <w:r w:rsidR="009D1F3F" w:rsidRPr="00EC6620">
        <w:rPr>
          <w:rFonts w:asciiTheme="minorHAnsi" w:hAnsiTheme="minorHAnsi" w:cstheme="minorHAnsi"/>
        </w:rPr>
        <w:t xml:space="preserve"> en la figura 2.7,</w:t>
      </w:r>
      <w:r w:rsidRPr="00EC6620">
        <w:rPr>
          <w:rFonts w:asciiTheme="minorHAnsi" w:hAnsiTheme="minorHAnsi" w:cstheme="minorHAnsi"/>
        </w:rPr>
        <w:t xml:space="preserve"> </w:t>
      </w:r>
      <w:r w:rsidR="00B5481D" w:rsidRPr="00EC6620">
        <w:rPr>
          <w:rFonts w:asciiTheme="minorHAnsi" w:hAnsiTheme="minorHAnsi" w:cstheme="minorHAnsi"/>
        </w:rPr>
        <w:t xml:space="preserve">la arquitectura de </w:t>
      </w:r>
      <w:proofErr w:type="spellStart"/>
      <w:r w:rsidR="00B5481D" w:rsidRPr="00EC6620">
        <w:rPr>
          <w:rFonts w:asciiTheme="minorHAnsi" w:hAnsiTheme="minorHAnsi" w:cstheme="minorHAnsi"/>
        </w:rPr>
        <w:t>libcloud</w:t>
      </w:r>
      <w:proofErr w:type="spellEnd"/>
      <w:r w:rsidR="00B5481D" w:rsidRPr="00EC6620">
        <w:rPr>
          <w:rFonts w:asciiTheme="minorHAnsi" w:hAnsiTheme="minorHAnsi" w:cstheme="minorHAnsi"/>
        </w:rPr>
        <w:t xml:space="preserve"> es simple. Por cada tipo de servicio soportado </w:t>
      </w:r>
      <w:proofErr w:type="spellStart"/>
      <w:r w:rsidR="00B5481D" w:rsidRPr="00EC6620">
        <w:rPr>
          <w:rFonts w:asciiTheme="minorHAnsi" w:hAnsiTheme="minorHAnsi" w:cstheme="minorHAnsi"/>
        </w:rPr>
        <w:t>libcloud</w:t>
      </w:r>
      <w:proofErr w:type="spellEnd"/>
      <w:r w:rsidR="00B5481D" w:rsidRPr="00EC6620">
        <w:rPr>
          <w:rFonts w:asciiTheme="minorHAnsi" w:hAnsiTheme="minorHAnsi" w:cstheme="minorHAnsi"/>
        </w:rPr>
        <w:t xml:space="preserve"> provee una interface genérica que cada proveedor debe implementar. Como complemento de esto, se provee </w:t>
      </w:r>
      <w:r w:rsidRPr="00EC6620">
        <w:rPr>
          <w:rFonts w:asciiTheme="minorHAnsi" w:hAnsiTheme="minorHAnsi" w:cstheme="minorHAnsi"/>
        </w:rPr>
        <w:t xml:space="preserve">una fábrica de controladores que gestiona la instanciación de los objetos </w:t>
      </w:r>
      <w:r w:rsidR="00B5481D" w:rsidRPr="00EC6620">
        <w:rPr>
          <w:rFonts w:asciiTheme="minorHAnsi" w:hAnsiTheme="minorHAnsi" w:cstheme="minorHAnsi"/>
        </w:rPr>
        <w:lastRenderedPageBreak/>
        <w:t xml:space="preserve">del </w:t>
      </w:r>
      <w:r w:rsidRPr="00EC6620">
        <w:rPr>
          <w:rFonts w:asciiTheme="minorHAnsi" w:hAnsiTheme="minorHAnsi" w:cstheme="minorHAnsi"/>
        </w:rPr>
        <w:t>servicio deseado. Esto evita que el desarrollador tenga que conocer detalles de bajo nivel de la construcción de cada objeto</w:t>
      </w:r>
      <w:r w:rsidR="00C93E7E" w:rsidRPr="00EC6620">
        <w:rPr>
          <w:rFonts w:asciiTheme="minorHAnsi" w:hAnsiTheme="minorHAnsi" w:cstheme="minorHAnsi"/>
        </w:rPr>
        <w:t>, aunque podría mejorarse con el agregado de archivos de configuración</w:t>
      </w:r>
      <w:r w:rsidRPr="00EC6620">
        <w:rPr>
          <w:rFonts w:asciiTheme="minorHAnsi" w:hAnsiTheme="minorHAnsi" w:cstheme="minorHAnsi"/>
        </w:rPr>
        <w:t xml:space="preserve">. </w:t>
      </w:r>
    </w:p>
    <w:p w14:paraId="355DADD8" w14:textId="77777777" w:rsidR="002D2A65" w:rsidRPr="00FB2E5B" w:rsidRDefault="002D2A65">
      <w:pPr>
        <w:jc w:val="both"/>
        <w:rPr>
          <w:rFonts w:asciiTheme="minorHAnsi" w:hAnsiTheme="minorHAnsi" w:cstheme="minorHAnsi"/>
        </w:rPr>
      </w:pPr>
    </w:p>
    <w:p w14:paraId="65E311E8" w14:textId="457FB3F4" w:rsidR="0012263A" w:rsidRPr="00FB2E5B" w:rsidRDefault="009B1747">
      <w:pPr>
        <w:jc w:val="both"/>
        <w:rPr>
          <w:rFonts w:asciiTheme="minorHAnsi" w:hAnsiTheme="minorHAnsi" w:cstheme="minorHAnsi"/>
        </w:rPr>
      </w:pPr>
      <w:r w:rsidRPr="00EC6620">
        <w:rPr>
          <w:rFonts w:asciiTheme="minorHAnsi" w:hAnsiTheme="minorHAnsi" w:cstheme="minorHAnsi"/>
        </w:rPr>
        <w:t xml:space="preserve">En cuanto a su funcionalidad, </w:t>
      </w:r>
      <w:proofErr w:type="spellStart"/>
      <w:r w:rsidRPr="00EC6620">
        <w:rPr>
          <w:rFonts w:asciiTheme="minorHAnsi" w:hAnsiTheme="minorHAnsi" w:cstheme="minorHAnsi"/>
        </w:rPr>
        <w:t>libcloud</w:t>
      </w:r>
      <w:proofErr w:type="spellEnd"/>
      <w:r w:rsidRPr="00EC6620">
        <w:rPr>
          <w:rFonts w:asciiTheme="minorHAnsi" w:hAnsiTheme="minorHAnsi" w:cstheme="minorHAnsi"/>
        </w:rPr>
        <w:t xml:space="preserve"> soporta todas las primitivas básicas </w:t>
      </w:r>
      <w:r w:rsidR="00A5205F" w:rsidRPr="00EC6620">
        <w:rPr>
          <w:rFonts w:asciiTheme="minorHAnsi" w:hAnsiTheme="minorHAnsi" w:cstheme="minorHAnsi"/>
        </w:rPr>
        <w:t xml:space="preserve">de almacenamiento </w:t>
      </w:r>
      <w:r w:rsidRPr="00EC6620">
        <w:rPr>
          <w:rFonts w:asciiTheme="minorHAnsi" w:hAnsiTheme="minorHAnsi" w:cstheme="minorHAnsi"/>
        </w:rPr>
        <w:t xml:space="preserve">(subir, bajar, listar, buscar, borrar y extraer metadatos). Para comenzar a trabajar con </w:t>
      </w:r>
      <w:proofErr w:type="spellStart"/>
      <w:r w:rsidRPr="00EC6620">
        <w:rPr>
          <w:rFonts w:asciiTheme="minorHAnsi" w:hAnsiTheme="minorHAnsi" w:cstheme="minorHAnsi"/>
        </w:rPr>
        <w:t>libcloud</w:t>
      </w:r>
      <w:proofErr w:type="spellEnd"/>
      <w:r w:rsidRPr="00EC6620">
        <w:rPr>
          <w:rFonts w:asciiTheme="minorHAnsi" w:hAnsiTheme="minorHAnsi" w:cstheme="minorHAnsi"/>
        </w:rPr>
        <w:t xml:space="preserve"> para almacenamiento tan solo tenemos que crear instancias de alguna implementación de la interface de almacenamiento. </w:t>
      </w:r>
      <w:r w:rsidR="00A5205F" w:rsidRPr="00EC6620">
        <w:rPr>
          <w:rFonts w:asciiTheme="minorHAnsi" w:hAnsiTheme="minorHAnsi" w:cstheme="minorHAnsi"/>
        </w:rPr>
        <w:t>Estas instancias presentan</w:t>
      </w:r>
      <w:r w:rsidRPr="00EC6620">
        <w:rPr>
          <w:rFonts w:asciiTheme="minorHAnsi" w:hAnsiTheme="minorHAnsi" w:cstheme="minorHAnsi"/>
        </w:rPr>
        <w:t xml:space="preserve"> un set suficiente y claro de primitivas para trabajar con cada proveedor. Es igualmente simple implementar un nuevo servicio de almacenamiento. Para esto debe extenderse la interface provista implementando todos los métodos necesarios.</w:t>
      </w:r>
    </w:p>
    <w:p w14:paraId="5332D456" w14:textId="77777777" w:rsidR="002D2A65" w:rsidRPr="00FB2E5B" w:rsidRDefault="002D2A65">
      <w:pPr>
        <w:jc w:val="both"/>
        <w:rPr>
          <w:rFonts w:asciiTheme="minorHAnsi" w:hAnsiTheme="minorHAnsi" w:cstheme="minorHAnsi"/>
        </w:rPr>
      </w:pPr>
    </w:p>
    <w:p w14:paraId="6008C606" w14:textId="4F276CFC" w:rsidR="0012263A" w:rsidRPr="00FB2E5B" w:rsidRDefault="009B1747">
      <w:pPr>
        <w:jc w:val="both"/>
        <w:rPr>
          <w:rFonts w:asciiTheme="minorHAnsi" w:hAnsiTheme="minorHAnsi" w:cstheme="minorHAnsi"/>
        </w:rPr>
      </w:pPr>
      <w:r w:rsidRPr="00EC6620">
        <w:rPr>
          <w:rFonts w:asciiTheme="minorHAnsi" w:hAnsiTheme="minorHAnsi" w:cstheme="minorHAnsi"/>
        </w:rPr>
        <w:t xml:space="preserve">Si hablamos de migración entre proveedores dentro de </w:t>
      </w:r>
      <w:proofErr w:type="spellStart"/>
      <w:r w:rsidRPr="00EC6620">
        <w:rPr>
          <w:rFonts w:asciiTheme="minorHAnsi" w:hAnsiTheme="minorHAnsi" w:cstheme="minorHAnsi"/>
        </w:rPr>
        <w:t>libcloud</w:t>
      </w:r>
      <w:proofErr w:type="spellEnd"/>
      <w:r w:rsidRPr="00EC6620">
        <w:rPr>
          <w:rFonts w:asciiTheme="minorHAnsi" w:hAnsiTheme="minorHAnsi" w:cstheme="minorHAnsi"/>
        </w:rPr>
        <w:t xml:space="preserve"> podemos notar que si se utilizan correctamente las interfaces provistas el pasaje es muy simple. Tan solo se deben cambiar el tipo de la clase concreta y los parámetros necesarios del constructor. </w:t>
      </w:r>
    </w:p>
    <w:p w14:paraId="4BA1CBC4" w14:textId="77777777" w:rsidR="0012263A" w:rsidRPr="00FB2E5B" w:rsidRDefault="0012263A">
      <w:pPr>
        <w:jc w:val="both"/>
        <w:rPr>
          <w:rFonts w:asciiTheme="minorHAnsi" w:hAnsiTheme="minorHAnsi" w:cstheme="minorHAnsi"/>
        </w:rPr>
      </w:pPr>
    </w:p>
    <w:p w14:paraId="1912F426" w14:textId="77777777" w:rsidR="002D2A65" w:rsidRPr="00FB2E5B" w:rsidRDefault="009B1747">
      <w:pPr>
        <w:jc w:val="both"/>
        <w:rPr>
          <w:rFonts w:asciiTheme="minorHAnsi" w:hAnsiTheme="minorHAnsi" w:cstheme="minorHAnsi"/>
        </w:rPr>
      </w:pPr>
      <w:r w:rsidRPr="00EC6620">
        <w:rPr>
          <w:rFonts w:asciiTheme="minorHAnsi" w:hAnsiTheme="minorHAnsi" w:cstheme="minorHAnsi"/>
        </w:rPr>
        <w:t xml:space="preserve">Un punto que </w:t>
      </w:r>
      <w:proofErr w:type="spellStart"/>
      <w:r w:rsidRPr="00EC6620">
        <w:rPr>
          <w:rFonts w:asciiTheme="minorHAnsi" w:hAnsiTheme="minorHAnsi" w:cstheme="minorHAnsi"/>
        </w:rPr>
        <w:t>libcloud</w:t>
      </w:r>
      <w:proofErr w:type="spellEnd"/>
      <w:r w:rsidRPr="00EC6620">
        <w:rPr>
          <w:rFonts w:asciiTheme="minorHAnsi" w:hAnsiTheme="minorHAnsi" w:cstheme="minorHAnsi"/>
        </w:rPr>
        <w:t xml:space="preserve"> no contempla es su utilización dentro de una aplicación ya codificada con otro framework. Por ejemplo, si el usuario tiene implementada una aplicación para S3 con JetS3 y quiere utilizar </w:t>
      </w:r>
      <w:proofErr w:type="spellStart"/>
      <w:r w:rsidRPr="00EC6620">
        <w:rPr>
          <w:rFonts w:asciiTheme="minorHAnsi" w:hAnsiTheme="minorHAnsi" w:cstheme="minorHAnsi"/>
        </w:rPr>
        <w:t>Nirvanix</w:t>
      </w:r>
      <w:proofErr w:type="spellEnd"/>
      <w:r w:rsidRPr="00EC6620">
        <w:rPr>
          <w:rFonts w:asciiTheme="minorHAnsi" w:hAnsiTheme="minorHAnsi" w:cstheme="minorHAnsi"/>
        </w:rPr>
        <w:t xml:space="preserve"> con </w:t>
      </w:r>
      <w:proofErr w:type="spellStart"/>
      <w:r w:rsidRPr="00EC6620">
        <w:rPr>
          <w:rFonts w:asciiTheme="minorHAnsi" w:hAnsiTheme="minorHAnsi" w:cstheme="minorHAnsi"/>
        </w:rPr>
        <w:t>libcloud</w:t>
      </w:r>
      <w:proofErr w:type="spellEnd"/>
      <w:r w:rsidRPr="00EC6620">
        <w:rPr>
          <w:rFonts w:asciiTheme="minorHAnsi" w:hAnsiTheme="minorHAnsi" w:cstheme="minorHAnsi"/>
        </w:rPr>
        <w:t xml:space="preserve"> no tiene otra salida que volver a codificar su aplicación desde cero.</w:t>
      </w:r>
    </w:p>
    <w:p w14:paraId="39235243" w14:textId="77777777" w:rsidR="004A0E9D" w:rsidRDefault="004A0E9D" w:rsidP="00FF7A02">
      <w:pPr>
        <w:ind w:left="360"/>
        <w:jc w:val="both"/>
        <w:rPr>
          <w:rFonts w:asciiTheme="minorHAnsi" w:hAnsiTheme="minorHAnsi" w:cstheme="minorHAnsi"/>
        </w:rPr>
      </w:pPr>
    </w:p>
    <w:p w14:paraId="031087A4" w14:textId="77777777" w:rsidR="00C433A5" w:rsidRDefault="002E2082">
      <w:pPr>
        <w:pStyle w:val="Heading3"/>
      </w:pPr>
      <w:bookmarkStart w:id="32" w:name="_Toc372994989"/>
      <w:bookmarkStart w:id="33" w:name="_Toc374286512"/>
      <w:r>
        <w:t>2.</w:t>
      </w:r>
      <w:r w:rsidR="005F0803">
        <w:t>2</w:t>
      </w:r>
      <w:r>
        <w:t xml:space="preserve">. </w:t>
      </w:r>
      <w:r w:rsidR="006B44A5">
        <w:t>Conclusiones</w:t>
      </w:r>
      <w:r w:rsidR="00D71F8F">
        <w:t>, puntos fuertes y débiles de cada herramienta.</w:t>
      </w:r>
      <w:bookmarkEnd w:id="32"/>
      <w:bookmarkEnd w:id="33"/>
      <w:r w:rsidR="00D71F8F" w:rsidDel="006B44A5">
        <w:t xml:space="preserve"> </w:t>
      </w:r>
    </w:p>
    <w:p w14:paraId="1B179B26" w14:textId="32143901" w:rsidR="002E2082" w:rsidRDefault="002E2082" w:rsidP="00EC6620"/>
    <w:p w14:paraId="077934C4" w14:textId="22C90258" w:rsidR="00D435A5" w:rsidRPr="00FB2E5B" w:rsidRDefault="009B1747">
      <w:pPr>
        <w:jc w:val="both"/>
        <w:rPr>
          <w:rFonts w:asciiTheme="minorHAnsi" w:hAnsiTheme="minorHAnsi" w:cstheme="minorHAnsi"/>
        </w:rPr>
      </w:pPr>
      <w:r w:rsidRPr="00EC6620">
        <w:rPr>
          <w:rFonts w:asciiTheme="minorHAnsi" w:hAnsiTheme="minorHAnsi" w:cstheme="minorHAnsi"/>
        </w:rPr>
        <w:t>Del análisis de cada herramienta se desprenden puntos fuertes y débiles que analizados en conjunto ofrecen conclusiones interesantes. La Tabla 2.1 presenta los detalles básicos de cada aplicación. La columna “Proyecto” presenta el nombre del framework. La columna “Activo</w:t>
      </w:r>
      <w:proofErr w:type="gramStart"/>
      <w:r w:rsidRPr="00EC6620">
        <w:rPr>
          <w:rFonts w:asciiTheme="minorHAnsi" w:hAnsiTheme="minorHAnsi" w:cstheme="minorHAnsi"/>
        </w:rPr>
        <w:t>?</w:t>
      </w:r>
      <w:proofErr w:type="gramEnd"/>
      <w:r w:rsidRPr="00EC6620">
        <w:rPr>
          <w:rFonts w:asciiTheme="minorHAnsi" w:hAnsiTheme="minorHAnsi" w:cstheme="minorHAnsi"/>
        </w:rPr>
        <w:t xml:space="preserve">” indica si el proyecto sigue siendo mejorado en la actualidad. La columna “Soporte de almacenamiento para Java?” indica si un framework en particular soporta primitivas de almacenamiento en el lenguaje Java. La columna “Documentación” indica la calidad de la documentación de cada framework. Diremos que la documentación es mala cuando no se tiene ningún tipo de comentario, </w:t>
      </w:r>
      <w:proofErr w:type="spellStart"/>
      <w:r w:rsidRPr="00EC6620">
        <w:rPr>
          <w:rFonts w:asciiTheme="minorHAnsi" w:hAnsiTheme="minorHAnsi" w:cstheme="minorHAnsi"/>
        </w:rPr>
        <w:t>javadoc</w:t>
      </w:r>
      <w:proofErr w:type="spellEnd"/>
      <w:r w:rsidRPr="00EC6620">
        <w:rPr>
          <w:rFonts w:asciiTheme="minorHAnsi" w:hAnsiTheme="minorHAnsi" w:cstheme="minorHAnsi"/>
        </w:rPr>
        <w:t xml:space="preserve"> o manual para utilizar el framework. Una aplicación tendrá documentación regular si al menos posee </w:t>
      </w:r>
      <w:proofErr w:type="spellStart"/>
      <w:r w:rsidRPr="00EC6620">
        <w:rPr>
          <w:rFonts w:asciiTheme="minorHAnsi" w:hAnsiTheme="minorHAnsi" w:cstheme="minorHAnsi"/>
        </w:rPr>
        <w:t>javadocs</w:t>
      </w:r>
      <w:proofErr w:type="spellEnd"/>
      <w:r w:rsidRPr="00EC6620">
        <w:rPr>
          <w:rFonts w:asciiTheme="minorHAnsi" w:hAnsiTheme="minorHAnsi" w:cstheme="minorHAnsi"/>
        </w:rPr>
        <w:t xml:space="preserve"> para sus interfaces y será buena si tiene al menos </w:t>
      </w:r>
      <w:proofErr w:type="spellStart"/>
      <w:r w:rsidRPr="00EC6620">
        <w:rPr>
          <w:rFonts w:asciiTheme="minorHAnsi" w:hAnsiTheme="minorHAnsi" w:cstheme="minorHAnsi"/>
        </w:rPr>
        <w:t>javadocs</w:t>
      </w:r>
      <w:proofErr w:type="spellEnd"/>
      <w:r w:rsidRPr="00EC6620">
        <w:rPr>
          <w:rFonts w:asciiTheme="minorHAnsi" w:hAnsiTheme="minorHAnsi" w:cstheme="minorHAnsi"/>
        </w:rPr>
        <w:t xml:space="preserve"> y los desarrolladores proveen ejemplos de código.</w:t>
      </w:r>
    </w:p>
    <w:p w14:paraId="4FE9FF12" w14:textId="77777777" w:rsidR="00D435A5" w:rsidRPr="00EC6620" w:rsidRDefault="00D435A5">
      <w:pPr>
        <w:jc w:val="both"/>
        <w:rPr>
          <w:rFonts w:asciiTheme="minorHAnsi" w:hAnsiTheme="minorHAnsi" w:cstheme="minorHAnsi"/>
          <w:sz w:val="24"/>
          <w:szCs w:val="24"/>
        </w:rPr>
      </w:pPr>
    </w:p>
    <w:p w14:paraId="70E46079" w14:textId="77777777" w:rsidR="00EC6620" w:rsidRDefault="00EC6620">
      <w:pPr>
        <w:rPr>
          <w:ins w:id="34" w:author="Marcos" w:date="2013-12-16T11:23:00Z"/>
        </w:rPr>
      </w:pPr>
      <w:ins w:id="35" w:author="Marcos" w:date="2013-12-16T11:23:00Z">
        <w:r>
          <w:br w:type="page"/>
        </w:r>
      </w:ins>
    </w:p>
    <w:tbl>
      <w:tblPr>
        <w:tblW w:w="9384" w:type="dxa"/>
        <w:tblInd w:w="93" w:type="dxa"/>
        <w:tblLook w:val="04A0" w:firstRow="1" w:lastRow="0" w:firstColumn="1" w:lastColumn="0" w:noHBand="0" w:noVBand="1"/>
        <w:tblPrChange w:id="36" w:author="Marcos" w:date="2013-12-16T11:23:00Z">
          <w:tblPr>
            <w:tblW w:w="9384" w:type="dxa"/>
            <w:tblInd w:w="93" w:type="dxa"/>
            <w:tblLook w:val="04A0" w:firstRow="1" w:lastRow="0" w:firstColumn="1" w:lastColumn="0" w:noHBand="0" w:noVBand="1"/>
          </w:tblPr>
        </w:tblPrChange>
      </w:tblPr>
      <w:tblGrid>
        <w:gridCol w:w="1150"/>
        <w:gridCol w:w="806"/>
        <w:gridCol w:w="1476"/>
        <w:gridCol w:w="1478"/>
        <w:gridCol w:w="4474"/>
        <w:tblGridChange w:id="37">
          <w:tblGrid>
            <w:gridCol w:w="1150"/>
            <w:gridCol w:w="806"/>
            <w:gridCol w:w="1476"/>
            <w:gridCol w:w="1478"/>
            <w:gridCol w:w="4474"/>
          </w:tblGrid>
        </w:tblGridChange>
      </w:tblGrid>
      <w:tr w:rsidR="00D07C70" w:rsidRPr="00D07C70" w14:paraId="7FC2F1EF" w14:textId="77777777" w:rsidTr="00EC6620">
        <w:trPr>
          <w:trHeight w:val="310"/>
          <w:trPrChange w:id="38" w:author="Marcos" w:date="2013-12-16T11:23:00Z">
            <w:trPr>
              <w:trHeight w:val="310"/>
            </w:trPr>
          </w:trPrChange>
        </w:trPr>
        <w:tc>
          <w:tcPr>
            <w:tcW w:w="1150" w:type="dxa"/>
            <w:vMerge w:val="restart"/>
            <w:tcBorders>
              <w:top w:val="single" w:sz="4" w:space="0" w:color="000000"/>
              <w:left w:val="single" w:sz="4" w:space="0" w:color="000000"/>
              <w:bottom w:val="single" w:sz="4" w:space="0" w:color="000000"/>
              <w:right w:val="single" w:sz="4" w:space="0" w:color="000000"/>
            </w:tcBorders>
            <w:shd w:val="clear" w:color="000000" w:fill="FFCC00"/>
            <w:vAlign w:val="bottom"/>
            <w:hideMark/>
            <w:tcPrChange w:id="39" w:author="Marcos" w:date="2013-12-16T11:23:00Z">
              <w:tcPr>
                <w:tcW w:w="1194" w:type="dxa"/>
                <w:vMerge w:val="restart"/>
                <w:tcBorders>
                  <w:top w:val="single" w:sz="4" w:space="0" w:color="000000"/>
                  <w:left w:val="single" w:sz="4" w:space="0" w:color="000000"/>
                  <w:bottom w:val="single" w:sz="4" w:space="0" w:color="000000"/>
                  <w:right w:val="single" w:sz="4" w:space="0" w:color="000000"/>
                </w:tcBorders>
                <w:shd w:val="clear" w:color="000000" w:fill="FFCC00"/>
                <w:vAlign w:val="bottom"/>
                <w:hideMark/>
              </w:tcPr>
            </w:tcPrChange>
          </w:tcPr>
          <w:p w14:paraId="63B4EE14" w14:textId="461D6625" w:rsidR="00E10A9F" w:rsidRDefault="009B1747" w:rsidP="00EC6620">
            <w:pPr>
              <w:jc w:val="center"/>
              <w:rPr>
                <w:rFonts w:asciiTheme="minorHAnsi" w:eastAsia="Times New Roman" w:hAnsiTheme="minorHAnsi" w:cstheme="minorHAnsi"/>
                <w:b/>
                <w:bCs/>
                <w:sz w:val="18"/>
                <w:szCs w:val="18"/>
                <w:lang w:val="en-US"/>
              </w:rPr>
            </w:pPr>
            <w:r w:rsidRPr="00EC6620">
              <w:rPr>
                <w:rFonts w:asciiTheme="minorHAnsi" w:eastAsia="Times New Roman" w:hAnsiTheme="minorHAnsi" w:cstheme="minorHAnsi"/>
                <w:b/>
                <w:bCs/>
                <w:sz w:val="18"/>
                <w:szCs w:val="18"/>
              </w:rPr>
              <w:lastRenderedPageBreak/>
              <w:t>Proyecto</w:t>
            </w:r>
          </w:p>
        </w:tc>
        <w:tc>
          <w:tcPr>
            <w:tcW w:w="806" w:type="dxa"/>
            <w:vMerge w:val="restart"/>
            <w:tcBorders>
              <w:top w:val="single" w:sz="4" w:space="0" w:color="000000"/>
              <w:left w:val="single" w:sz="4" w:space="0" w:color="000000"/>
              <w:bottom w:val="single" w:sz="4" w:space="0" w:color="000000"/>
              <w:right w:val="single" w:sz="4" w:space="0" w:color="000000"/>
            </w:tcBorders>
            <w:shd w:val="clear" w:color="000000" w:fill="FFCC00"/>
            <w:vAlign w:val="bottom"/>
            <w:hideMark/>
            <w:tcPrChange w:id="40" w:author="Marcos" w:date="2013-12-16T11:23:00Z">
              <w:tcPr>
                <w:tcW w:w="729" w:type="dxa"/>
                <w:vMerge w:val="restart"/>
                <w:tcBorders>
                  <w:top w:val="single" w:sz="4" w:space="0" w:color="000000"/>
                  <w:left w:val="single" w:sz="4" w:space="0" w:color="000000"/>
                  <w:bottom w:val="single" w:sz="4" w:space="0" w:color="000000"/>
                  <w:right w:val="single" w:sz="4" w:space="0" w:color="000000"/>
                </w:tcBorders>
                <w:shd w:val="clear" w:color="000000" w:fill="FFCC00"/>
                <w:vAlign w:val="bottom"/>
                <w:hideMark/>
              </w:tcPr>
            </w:tcPrChange>
          </w:tcPr>
          <w:p w14:paraId="2F1E6FFB" w14:textId="77777777" w:rsidR="00E10A9F" w:rsidRDefault="00D07C70" w:rsidP="00EC6620">
            <w:pPr>
              <w:jc w:val="center"/>
              <w:rPr>
                <w:rFonts w:asciiTheme="minorHAnsi" w:eastAsia="Times New Roman" w:hAnsiTheme="minorHAnsi" w:cstheme="minorHAnsi"/>
                <w:b/>
                <w:bCs/>
                <w:sz w:val="18"/>
                <w:szCs w:val="18"/>
                <w:lang w:val="en-US"/>
              </w:rPr>
            </w:pPr>
            <w:proofErr w:type="spellStart"/>
            <w:r w:rsidRPr="00D07C70">
              <w:rPr>
                <w:rFonts w:asciiTheme="minorHAnsi" w:eastAsia="Times New Roman" w:hAnsiTheme="minorHAnsi" w:cstheme="minorHAnsi"/>
                <w:b/>
                <w:bCs/>
                <w:sz w:val="18"/>
                <w:szCs w:val="18"/>
                <w:lang w:val="en-US"/>
              </w:rPr>
              <w:t>Activo</w:t>
            </w:r>
            <w:proofErr w:type="spellEnd"/>
            <w:r w:rsidRPr="00D07C70">
              <w:rPr>
                <w:rFonts w:asciiTheme="minorHAnsi" w:eastAsia="Times New Roman" w:hAnsiTheme="minorHAnsi" w:cstheme="minorHAnsi"/>
                <w:b/>
                <w:bCs/>
                <w:sz w:val="18"/>
                <w:szCs w:val="18"/>
                <w:lang w:val="en-US"/>
              </w:rPr>
              <w:t>?</w:t>
            </w:r>
          </w:p>
        </w:tc>
        <w:tc>
          <w:tcPr>
            <w:tcW w:w="1476" w:type="dxa"/>
            <w:vMerge w:val="restart"/>
            <w:tcBorders>
              <w:top w:val="single" w:sz="4" w:space="0" w:color="000000"/>
              <w:left w:val="single" w:sz="4" w:space="0" w:color="000000"/>
              <w:bottom w:val="single" w:sz="4" w:space="0" w:color="000000"/>
              <w:right w:val="single" w:sz="4" w:space="0" w:color="000000"/>
            </w:tcBorders>
            <w:shd w:val="clear" w:color="000000" w:fill="FFCC00"/>
            <w:vAlign w:val="bottom"/>
            <w:hideMark/>
            <w:tcPrChange w:id="41" w:author="Marcos" w:date="2013-12-16T11:23:00Z">
              <w:tcPr>
                <w:tcW w:w="1251" w:type="dxa"/>
                <w:vMerge w:val="restart"/>
                <w:tcBorders>
                  <w:top w:val="single" w:sz="4" w:space="0" w:color="000000"/>
                  <w:left w:val="single" w:sz="4" w:space="0" w:color="000000"/>
                  <w:bottom w:val="single" w:sz="4" w:space="0" w:color="000000"/>
                  <w:right w:val="single" w:sz="4" w:space="0" w:color="000000"/>
                </w:tcBorders>
                <w:shd w:val="clear" w:color="000000" w:fill="FFCC00"/>
                <w:vAlign w:val="bottom"/>
                <w:hideMark/>
              </w:tcPr>
            </w:tcPrChange>
          </w:tcPr>
          <w:p w14:paraId="3DBABFC2" w14:textId="77777777" w:rsidR="00E10A9F" w:rsidRPr="00EC6620" w:rsidRDefault="009B1747" w:rsidP="00EC6620">
            <w:pPr>
              <w:jc w:val="center"/>
              <w:rPr>
                <w:rFonts w:asciiTheme="minorHAnsi" w:eastAsia="Times New Roman" w:hAnsiTheme="minorHAnsi" w:cstheme="minorHAnsi"/>
                <w:b/>
                <w:bCs/>
                <w:sz w:val="18"/>
                <w:szCs w:val="18"/>
              </w:rPr>
            </w:pPr>
            <w:r w:rsidRPr="00EC6620">
              <w:rPr>
                <w:rFonts w:asciiTheme="minorHAnsi" w:eastAsia="Times New Roman" w:hAnsiTheme="minorHAnsi" w:cstheme="minorHAnsi"/>
                <w:b/>
                <w:bCs/>
                <w:sz w:val="18"/>
                <w:szCs w:val="18"/>
              </w:rPr>
              <w:t>Soporte de almacenamiento para Java</w:t>
            </w:r>
            <w:proofErr w:type="gramStart"/>
            <w:r w:rsidRPr="00EC6620">
              <w:rPr>
                <w:rFonts w:asciiTheme="minorHAnsi" w:eastAsia="Times New Roman" w:hAnsiTheme="minorHAnsi" w:cstheme="minorHAnsi"/>
                <w:b/>
                <w:bCs/>
                <w:sz w:val="18"/>
                <w:szCs w:val="18"/>
              </w:rPr>
              <w:t>?</w:t>
            </w:r>
            <w:proofErr w:type="gramEnd"/>
          </w:p>
        </w:tc>
        <w:tc>
          <w:tcPr>
            <w:tcW w:w="1478" w:type="dxa"/>
            <w:vMerge w:val="restart"/>
            <w:tcBorders>
              <w:top w:val="single" w:sz="4" w:space="0" w:color="000000"/>
              <w:left w:val="single" w:sz="4" w:space="0" w:color="000000"/>
              <w:bottom w:val="single" w:sz="4" w:space="0" w:color="000000"/>
              <w:right w:val="single" w:sz="4" w:space="0" w:color="000000"/>
            </w:tcBorders>
            <w:shd w:val="clear" w:color="000000" w:fill="FFCC00"/>
            <w:vAlign w:val="bottom"/>
            <w:hideMark/>
            <w:tcPrChange w:id="42" w:author="Marcos" w:date="2013-12-16T11:23:00Z">
              <w:tcPr>
                <w:tcW w:w="1523" w:type="dxa"/>
                <w:vMerge w:val="restart"/>
                <w:tcBorders>
                  <w:top w:val="single" w:sz="4" w:space="0" w:color="000000"/>
                  <w:left w:val="single" w:sz="4" w:space="0" w:color="000000"/>
                  <w:bottom w:val="single" w:sz="4" w:space="0" w:color="000000"/>
                  <w:right w:val="single" w:sz="4" w:space="0" w:color="000000"/>
                </w:tcBorders>
                <w:shd w:val="clear" w:color="000000" w:fill="FFCC00"/>
                <w:vAlign w:val="bottom"/>
                <w:hideMark/>
              </w:tcPr>
            </w:tcPrChange>
          </w:tcPr>
          <w:p w14:paraId="405B4B92" w14:textId="77777777" w:rsidR="00E10A9F" w:rsidRDefault="00D07C70" w:rsidP="00EC6620">
            <w:pPr>
              <w:jc w:val="center"/>
              <w:rPr>
                <w:rFonts w:asciiTheme="minorHAnsi" w:eastAsia="Times New Roman" w:hAnsiTheme="minorHAnsi" w:cstheme="minorHAnsi"/>
                <w:b/>
                <w:bCs/>
                <w:sz w:val="18"/>
                <w:szCs w:val="18"/>
                <w:lang w:val="en-US"/>
              </w:rPr>
            </w:pPr>
            <w:proofErr w:type="spellStart"/>
            <w:r w:rsidRPr="00D07C70">
              <w:rPr>
                <w:rFonts w:asciiTheme="minorHAnsi" w:eastAsia="Times New Roman" w:hAnsiTheme="minorHAnsi" w:cstheme="minorHAnsi"/>
                <w:b/>
                <w:bCs/>
                <w:sz w:val="18"/>
                <w:szCs w:val="18"/>
                <w:lang w:val="en-US"/>
              </w:rPr>
              <w:t>Documentación</w:t>
            </w:r>
            <w:proofErr w:type="spellEnd"/>
          </w:p>
        </w:tc>
        <w:tc>
          <w:tcPr>
            <w:tcW w:w="4474" w:type="dxa"/>
            <w:vMerge w:val="restart"/>
            <w:tcBorders>
              <w:top w:val="single" w:sz="4" w:space="0" w:color="000000"/>
              <w:left w:val="single" w:sz="4" w:space="0" w:color="000000"/>
              <w:bottom w:val="single" w:sz="4" w:space="0" w:color="000000"/>
              <w:right w:val="single" w:sz="4" w:space="0" w:color="000000"/>
            </w:tcBorders>
            <w:shd w:val="clear" w:color="000000" w:fill="FFCC00"/>
            <w:vAlign w:val="bottom"/>
            <w:hideMark/>
            <w:tcPrChange w:id="43" w:author="Marcos" w:date="2013-12-16T11:23:00Z">
              <w:tcPr>
                <w:tcW w:w="4687" w:type="dxa"/>
                <w:vMerge w:val="restart"/>
                <w:tcBorders>
                  <w:top w:val="single" w:sz="4" w:space="0" w:color="000000"/>
                  <w:left w:val="single" w:sz="4" w:space="0" w:color="000000"/>
                  <w:bottom w:val="single" w:sz="4" w:space="0" w:color="000000"/>
                  <w:right w:val="single" w:sz="4" w:space="0" w:color="000000"/>
                </w:tcBorders>
                <w:shd w:val="clear" w:color="000000" w:fill="FFCC00"/>
                <w:vAlign w:val="bottom"/>
                <w:hideMark/>
              </w:tcPr>
            </w:tcPrChange>
          </w:tcPr>
          <w:p w14:paraId="096EEE91" w14:textId="77777777" w:rsidR="00E10A9F" w:rsidRDefault="00D07C70" w:rsidP="00EC6620">
            <w:pPr>
              <w:jc w:val="center"/>
              <w:rPr>
                <w:rFonts w:asciiTheme="minorHAnsi" w:eastAsia="Times New Roman" w:hAnsiTheme="minorHAnsi" w:cstheme="minorHAnsi"/>
                <w:b/>
                <w:bCs/>
                <w:sz w:val="18"/>
                <w:szCs w:val="18"/>
                <w:lang w:val="en-US"/>
              </w:rPr>
            </w:pPr>
            <w:r w:rsidRPr="00D07C70">
              <w:rPr>
                <w:rFonts w:asciiTheme="minorHAnsi" w:eastAsia="Times New Roman" w:hAnsiTheme="minorHAnsi" w:cstheme="minorHAnsi"/>
                <w:b/>
                <w:bCs/>
                <w:sz w:val="18"/>
                <w:szCs w:val="18"/>
                <w:lang w:val="en-US"/>
              </w:rPr>
              <w:t>URL</w:t>
            </w:r>
          </w:p>
        </w:tc>
      </w:tr>
      <w:tr w:rsidR="00D07C70" w:rsidRPr="00D07C70" w14:paraId="22F61B6B" w14:textId="77777777" w:rsidTr="00EC6620">
        <w:trPr>
          <w:trHeight w:val="310"/>
          <w:trPrChange w:id="44" w:author="Marcos" w:date="2013-12-16T11:23:00Z">
            <w:trPr>
              <w:trHeight w:val="310"/>
            </w:trPr>
          </w:trPrChange>
        </w:trPr>
        <w:tc>
          <w:tcPr>
            <w:tcW w:w="1150" w:type="dxa"/>
            <w:vMerge/>
            <w:tcBorders>
              <w:top w:val="single" w:sz="4" w:space="0" w:color="000000"/>
              <w:left w:val="single" w:sz="4" w:space="0" w:color="000000"/>
              <w:bottom w:val="single" w:sz="4" w:space="0" w:color="000000"/>
              <w:right w:val="single" w:sz="4" w:space="0" w:color="000000"/>
            </w:tcBorders>
            <w:vAlign w:val="center"/>
            <w:hideMark/>
            <w:tcPrChange w:id="45" w:author="Marcos" w:date="2013-12-16T11:23:00Z">
              <w:tcPr>
                <w:tcW w:w="1194" w:type="dxa"/>
                <w:vMerge/>
                <w:tcBorders>
                  <w:top w:val="single" w:sz="4" w:space="0" w:color="000000"/>
                  <w:left w:val="single" w:sz="4" w:space="0" w:color="000000"/>
                  <w:bottom w:val="single" w:sz="4" w:space="0" w:color="000000"/>
                  <w:right w:val="single" w:sz="4" w:space="0" w:color="000000"/>
                </w:tcBorders>
                <w:vAlign w:val="center"/>
                <w:hideMark/>
              </w:tcPr>
            </w:tcPrChange>
          </w:tcPr>
          <w:p w14:paraId="74C8660A" w14:textId="77777777" w:rsidR="00D07C70" w:rsidRPr="00D07C70" w:rsidRDefault="00D07C70" w:rsidP="00487F68">
            <w:pPr>
              <w:jc w:val="both"/>
              <w:rPr>
                <w:rFonts w:asciiTheme="minorHAnsi" w:eastAsia="Times New Roman" w:hAnsiTheme="minorHAnsi" w:cstheme="minorHAnsi"/>
                <w:b/>
                <w:bCs/>
                <w:sz w:val="18"/>
                <w:szCs w:val="18"/>
                <w:lang w:val="en-US"/>
              </w:rPr>
            </w:pPr>
          </w:p>
        </w:tc>
        <w:tc>
          <w:tcPr>
            <w:tcW w:w="806" w:type="dxa"/>
            <w:vMerge/>
            <w:tcBorders>
              <w:top w:val="single" w:sz="4" w:space="0" w:color="000000"/>
              <w:left w:val="single" w:sz="4" w:space="0" w:color="000000"/>
              <w:bottom w:val="single" w:sz="4" w:space="0" w:color="000000"/>
              <w:right w:val="single" w:sz="4" w:space="0" w:color="000000"/>
            </w:tcBorders>
            <w:vAlign w:val="center"/>
            <w:hideMark/>
            <w:tcPrChange w:id="46" w:author="Marcos" w:date="2013-12-16T11:23:00Z">
              <w:tcPr>
                <w:tcW w:w="729" w:type="dxa"/>
                <w:vMerge/>
                <w:tcBorders>
                  <w:top w:val="single" w:sz="4" w:space="0" w:color="000000"/>
                  <w:left w:val="single" w:sz="4" w:space="0" w:color="000000"/>
                  <w:bottom w:val="single" w:sz="4" w:space="0" w:color="000000"/>
                  <w:right w:val="single" w:sz="4" w:space="0" w:color="000000"/>
                </w:tcBorders>
                <w:vAlign w:val="center"/>
                <w:hideMark/>
              </w:tcPr>
            </w:tcPrChange>
          </w:tcPr>
          <w:p w14:paraId="46FF9687" w14:textId="77777777" w:rsidR="00D07C70" w:rsidRPr="00D07C70" w:rsidRDefault="00D07C70" w:rsidP="00487F68">
            <w:pPr>
              <w:jc w:val="both"/>
              <w:rPr>
                <w:rFonts w:asciiTheme="minorHAnsi" w:eastAsia="Times New Roman" w:hAnsiTheme="minorHAnsi" w:cstheme="minorHAnsi"/>
                <w:b/>
                <w:bCs/>
                <w:sz w:val="18"/>
                <w:szCs w:val="18"/>
                <w:lang w:val="en-US"/>
              </w:rPr>
            </w:pPr>
          </w:p>
        </w:tc>
        <w:tc>
          <w:tcPr>
            <w:tcW w:w="1476" w:type="dxa"/>
            <w:vMerge/>
            <w:tcBorders>
              <w:top w:val="single" w:sz="4" w:space="0" w:color="000000"/>
              <w:left w:val="single" w:sz="4" w:space="0" w:color="000000"/>
              <w:bottom w:val="single" w:sz="4" w:space="0" w:color="000000"/>
              <w:right w:val="single" w:sz="4" w:space="0" w:color="000000"/>
            </w:tcBorders>
            <w:vAlign w:val="center"/>
            <w:hideMark/>
            <w:tcPrChange w:id="47" w:author="Marcos" w:date="2013-12-16T11:23:00Z">
              <w:tcPr>
                <w:tcW w:w="1251" w:type="dxa"/>
                <w:vMerge/>
                <w:tcBorders>
                  <w:top w:val="single" w:sz="4" w:space="0" w:color="000000"/>
                  <w:left w:val="single" w:sz="4" w:space="0" w:color="000000"/>
                  <w:bottom w:val="single" w:sz="4" w:space="0" w:color="000000"/>
                  <w:right w:val="single" w:sz="4" w:space="0" w:color="000000"/>
                </w:tcBorders>
                <w:vAlign w:val="center"/>
                <w:hideMark/>
              </w:tcPr>
            </w:tcPrChange>
          </w:tcPr>
          <w:p w14:paraId="563E8D7C" w14:textId="77777777" w:rsidR="00D07C70" w:rsidRPr="00D07C70" w:rsidRDefault="00D07C70" w:rsidP="00487F68">
            <w:pPr>
              <w:jc w:val="both"/>
              <w:rPr>
                <w:rFonts w:asciiTheme="minorHAnsi" w:eastAsia="Times New Roman" w:hAnsiTheme="minorHAnsi" w:cstheme="minorHAnsi"/>
                <w:b/>
                <w:bCs/>
                <w:sz w:val="18"/>
                <w:szCs w:val="18"/>
                <w:lang w:val="en-US"/>
              </w:rPr>
            </w:pPr>
          </w:p>
        </w:tc>
        <w:tc>
          <w:tcPr>
            <w:tcW w:w="1478" w:type="dxa"/>
            <w:vMerge/>
            <w:tcBorders>
              <w:top w:val="single" w:sz="4" w:space="0" w:color="000000"/>
              <w:left w:val="single" w:sz="4" w:space="0" w:color="000000"/>
              <w:bottom w:val="single" w:sz="4" w:space="0" w:color="000000"/>
              <w:right w:val="single" w:sz="4" w:space="0" w:color="000000"/>
            </w:tcBorders>
            <w:vAlign w:val="center"/>
            <w:hideMark/>
            <w:tcPrChange w:id="48" w:author="Marcos" w:date="2013-12-16T11:23:00Z">
              <w:tcPr>
                <w:tcW w:w="1523" w:type="dxa"/>
                <w:vMerge/>
                <w:tcBorders>
                  <w:top w:val="single" w:sz="4" w:space="0" w:color="000000"/>
                  <w:left w:val="single" w:sz="4" w:space="0" w:color="000000"/>
                  <w:bottom w:val="single" w:sz="4" w:space="0" w:color="000000"/>
                  <w:right w:val="single" w:sz="4" w:space="0" w:color="000000"/>
                </w:tcBorders>
                <w:vAlign w:val="center"/>
                <w:hideMark/>
              </w:tcPr>
            </w:tcPrChange>
          </w:tcPr>
          <w:p w14:paraId="38C6C316" w14:textId="77777777" w:rsidR="00D07C70" w:rsidRPr="00D07C70" w:rsidRDefault="00D07C70" w:rsidP="00487F68">
            <w:pPr>
              <w:jc w:val="both"/>
              <w:rPr>
                <w:rFonts w:asciiTheme="minorHAnsi" w:eastAsia="Times New Roman" w:hAnsiTheme="minorHAnsi" w:cstheme="minorHAnsi"/>
                <w:b/>
                <w:bCs/>
                <w:sz w:val="18"/>
                <w:szCs w:val="18"/>
                <w:lang w:val="en-US"/>
              </w:rPr>
            </w:pPr>
          </w:p>
        </w:tc>
        <w:tc>
          <w:tcPr>
            <w:tcW w:w="4474" w:type="dxa"/>
            <w:vMerge/>
            <w:tcBorders>
              <w:top w:val="single" w:sz="4" w:space="0" w:color="000000"/>
              <w:left w:val="single" w:sz="4" w:space="0" w:color="000000"/>
              <w:bottom w:val="single" w:sz="4" w:space="0" w:color="000000"/>
              <w:right w:val="single" w:sz="4" w:space="0" w:color="000000"/>
            </w:tcBorders>
            <w:vAlign w:val="center"/>
            <w:hideMark/>
            <w:tcPrChange w:id="49" w:author="Marcos" w:date="2013-12-16T11:23:00Z">
              <w:tcPr>
                <w:tcW w:w="4687" w:type="dxa"/>
                <w:vMerge/>
                <w:tcBorders>
                  <w:top w:val="single" w:sz="4" w:space="0" w:color="000000"/>
                  <w:left w:val="single" w:sz="4" w:space="0" w:color="000000"/>
                  <w:bottom w:val="single" w:sz="4" w:space="0" w:color="000000"/>
                  <w:right w:val="single" w:sz="4" w:space="0" w:color="000000"/>
                </w:tcBorders>
                <w:vAlign w:val="center"/>
                <w:hideMark/>
              </w:tcPr>
            </w:tcPrChange>
          </w:tcPr>
          <w:p w14:paraId="3C36F231" w14:textId="77777777" w:rsidR="00D07C70" w:rsidRPr="00D07C70" w:rsidRDefault="00D07C70" w:rsidP="00487F68">
            <w:pPr>
              <w:jc w:val="both"/>
              <w:rPr>
                <w:rFonts w:asciiTheme="minorHAnsi" w:eastAsia="Times New Roman" w:hAnsiTheme="minorHAnsi" w:cstheme="minorHAnsi"/>
                <w:b/>
                <w:bCs/>
                <w:sz w:val="18"/>
                <w:szCs w:val="18"/>
                <w:lang w:val="en-US"/>
              </w:rPr>
            </w:pPr>
          </w:p>
        </w:tc>
      </w:tr>
      <w:tr w:rsidR="00D07C70" w:rsidRPr="00D07C70" w14:paraId="2746BACD" w14:textId="77777777" w:rsidTr="00EC6620">
        <w:trPr>
          <w:trHeight w:val="255"/>
          <w:trPrChange w:id="50" w:author="Marcos" w:date="2013-12-16T11:23:00Z">
            <w:trPr>
              <w:trHeight w:val="255"/>
            </w:trPr>
          </w:trPrChange>
        </w:trPr>
        <w:tc>
          <w:tcPr>
            <w:tcW w:w="1150" w:type="dxa"/>
            <w:tcBorders>
              <w:top w:val="nil"/>
              <w:left w:val="single" w:sz="4" w:space="0" w:color="000000"/>
              <w:bottom w:val="single" w:sz="4" w:space="0" w:color="000000"/>
              <w:right w:val="single" w:sz="4" w:space="0" w:color="000000"/>
            </w:tcBorders>
            <w:shd w:val="clear" w:color="000000" w:fill="F9CB9C"/>
            <w:vAlign w:val="bottom"/>
            <w:hideMark/>
            <w:tcPrChange w:id="51" w:author="Marcos" w:date="2013-12-16T11:23:00Z">
              <w:tcPr>
                <w:tcW w:w="1194" w:type="dxa"/>
                <w:tcBorders>
                  <w:top w:val="nil"/>
                  <w:left w:val="single" w:sz="4" w:space="0" w:color="000000"/>
                  <w:bottom w:val="single" w:sz="4" w:space="0" w:color="000000"/>
                  <w:right w:val="single" w:sz="4" w:space="0" w:color="000000"/>
                </w:tcBorders>
                <w:shd w:val="clear" w:color="000000" w:fill="F9CB9C"/>
                <w:vAlign w:val="bottom"/>
                <w:hideMark/>
              </w:tcPr>
            </w:tcPrChange>
          </w:tcPr>
          <w:p w14:paraId="568694A3" w14:textId="77777777" w:rsidR="00D07C70" w:rsidRPr="00D07C70" w:rsidRDefault="00D07C70" w:rsidP="00CC6B4D">
            <w:pPr>
              <w:jc w:val="both"/>
              <w:rPr>
                <w:rFonts w:asciiTheme="minorHAnsi" w:eastAsia="Times New Roman" w:hAnsiTheme="minorHAnsi" w:cstheme="minorHAnsi"/>
                <w:b/>
                <w:bCs/>
                <w:sz w:val="18"/>
                <w:szCs w:val="18"/>
                <w:lang w:val="en-US"/>
              </w:rPr>
            </w:pPr>
            <w:proofErr w:type="spellStart"/>
            <w:r w:rsidRPr="00D07C70">
              <w:rPr>
                <w:rFonts w:asciiTheme="minorHAnsi" w:eastAsia="Times New Roman" w:hAnsiTheme="minorHAnsi" w:cstheme="minorHAnsi"/>
                <w:b/>
                <w:bCs/>
                <w:sz w:val="18"/>
                <w:szCs w:val="18"/>
                <w:lang w:val="en-US"/>
              </w:rPr>
              <w:t>libcloud</w:t>
            </w:r>
            <w:proofErr w:type="spellEnd"/>
          </w:p>
        </w:tc>
        <w:tc>
          <w:tcPr>
            <w:tcW w:w="806" w:type="dxa"/>
            <w:tcBorders>
              <w:top w:val="nil"/>
              <w:left w:val="nil"/>
              <w:bottom w:val="single" w:sz="4" w:space="0" w:color="000000"/>
              <w:right w:val="single" w:sz="4" w:space="0" w:color="000000"/>
            </w:tcBorders>
            <w:shd w:val="clear" w:color="auto" w:fill="auto"/>
            <w:vAlign w:val="bottom"/>
            <w:hideMark/>
            <w:tcPrChange w:id="52" w:author="Marcos" w:date="2013-12-16T11:23:00Z">
              <w:tcPr>
                <w:tcW w:w="729" w:type="dxa"/>
                <w:tcBorders>
                  <w:top w:val="nil"/>
                  <w:left w:val="nil"/>
                  <w:bottom w:val="single" w:sz="4" w:space="0" w:color="000000"/>
                  <w:right w:val="single" w:sz="4" w:space="0" w:color="000000"/>
                </w:tcBorders>
                <w:shd w:val="clear" w:color="auto" w:fill="auto"/>
                <w:vAlign w:val="bottom"/>
                <w:hideMark/>
              </w:tcPr>
            </w:tcPrChange>
          </w:tcPr>
          <w:p w14:paraId="040116F9" w14:textId="77777777" w:rsidR="00D07C70" w:rsidRPr="00D07C70" w:rsidRDefault="00D07C70" w:rsidP="00487F68">
            <w:pPr>
              <w:jc w:val="both"/>
              <w:rPr>
                <w:rFonts w:asciiTheme="minorHAnsi" w:eastAsia="Times New Roman" w:hAnsiTheme="minorHAnsi" w:cstheme="minorHAnsi"/>
                <w:sz w:val="18"/>
                <w:szCs w:val="18"/>
                <w:lang w:val="en-US"/>
              </w:rPr>
            </w:pPr>
            <w:r w:rsidRPr="00D07C70">
              <w:rPr>
                <w:rFonts w:asciiTheme="minorHAnsi" w:eastAsia="Times New Roman" w:hAnsiTheme="minorHAnsi" w:cstheme="minorHAnsi"/>
                <w:sz w:val="18"/>
                <w:szCs w:val="18"/>
                <w:lang w:val="en-US"/>
              </w:rPr>
              <w:t>No (Java)</w:t>
            </w:r>
          </w:p>
        </w:tc>
        <w:tc>
          <w:tcPr>
            <w:tcW w:w="1476" w:type="dxa"/>
            <w:tcBorders>
              <w:top w:val="nil"/>
              <w:left w:val="nil"/>
              <w:bottom w:val="single" w:sz="4" w:space="0" w:color="000000"/>
              <w:right w:val="single" w:sz="4" w:space="0" w:color="000000"/>
            </w:tcBorders>
            <w:shd w:val="clear" w:color="auto" w:fill="auto"/>
            <w:vAlign w:val="bottom"/>
            <w:hideMark/>
            <w:tcPrChange w:id="53" w:author="Marcos" w:date="2013-12-16T11:23:00Z">
              <w:tcPr>
                <w:tcW w:w="1251" w:type="dxa"/>
                <w:tcBorders>
                  <w:top w:val="nil"/>
                  <w:left w:val="nil"/>
                  <w:bottom w:val="single" w:sz="4" w:space="0" w:color="000000"/>
                  <w:right w:val="single" w:sz="4" w:space="0" w:color="000000"/>
                </w:tcBorders>
                <w:shd w:val="clear" w:color="auto" w:fill="auto"/>
                <w:vAlign w:val="bottom"/>
                <w:hideMark/>
              </w:tcPr>
            </w:tcPrChange>
          </w:tcPr>
          <w:p w14:paraId="38DAF532" w14:textId="77777777" w:rsidR="00D07C70" w:rsidRPr="00D07C70" w:rsidRDefault="00D07C70" w:rsidP="00487F68">
            <w:pPr>
              <w:jc w:val="both"/>
              <w:rPr>
                <w:rFonts w:asciiTheme="minorHAnsi" w:eastAsia="Times New Roman" w:hAnsiTheme="minorHAnsi" w:cstheme="minorHAnsi"/>
                <w:sz w:val="18"/>
                <w:szCs w:val="18"/>
                <w:lang w:val="en-US"/>
              </w:rPr>
            </w:pPr>
            <w:r w:rsidRPr="00D07C70">
              <w:rPr>
                <w:rFonts w:asciiTheme="minorHAnsi" w:eastAsia="Times New Roman" w:hAnsiTheme="minorHAnsi" w:cstheme="minorHAnsi"/>
                <w:sz w:val="18"/>
                <w:szCs w:val="18"/>
                <w:lang w:val="en-US"/>
              </w:rPr>
              <w:t>Si</w:t>
            </w:r>
          </w:p>
        </w:tc>
        <w:tc>
          <w:tcPr>
            <w:tcW w:w="1478" w:type="dxa"/>
            <w:tcBorders>
              <w:top w:val="nil"/>
              <w:left w:val="nil"/>
              <w:bottom w:val="single" w:sz="4" w:space="0" w:color="000000"/>
              <w:right w:val="single" w:sz="4" w:space="0" w:color="000000"/>
            </w:tcBorders>
            <w:shd w:val="clear" w:color="auto" w:fill="auto"/>
            <w:vAlign w:val="bottom"/>
            <w:hideMark/>
            <w:tcPrChange w:id="54" w:author="Marcos" w:date="2013-12-16T11:23:00Z">
              <w:tcPr>
                <w:tcW w:w="1523" w:type="dxa"/>
                <w:tcBorders>
                  <w:top w:val="nil"/>
                  <w:left w:val="nil"/>
                  <w:bottom w:val="single" w:sz="4" w:space="0" w:color="000000"/>
                  <w:right w:val="single" w:sz="4" w:space="0" w:color="000000"/>
                </w:tcBorders>
                <w:shd w:val="clear" w:color="auto" w:fill="auto"/>
                <w:vAlign w:val="bottom"/>
                <w:hideMark/>
              </w:tcPr>
            </w:tcPrChange>
          </w:tcPr>
          <w:p w14:paraId="42FD557B" w14:textId="77777777" w:rsidR="00D07C70" w:rsidRPr="00D07C70" w:rsidRDefault="00D07C70" w:rsidP="00487F68">
            <w:pPr>
              <w:jc w:val="both"/>
              <w:rPr>
                <w:rFonts w:asciiTheme="minorHAnsi" w:eastAsia="Times New Roman" w:hAnsiTheme="minorHAnsi" w:cstheme="minorHAnsi"/>
                <w:sz w:val="18"/>
                <w:szCs w:val="18"/>
                <w:lang w:val="en-US"/>
              </w:rPr>
            </w:pPr>
            <w:r w:rsidRPr="00D07C70">
              <w:rPr>
                <w:rFonts w:asciiTheme="minorHAnsi" w:eastAsia="Times New Roman" w:hAnsiTheme="minorHAnsi" w:cstheme="minorHAnsi"/>
                <w:sz w:val="18"/>
                <w:szCs w:val="18"/>
                <w:lang w:val="en-US"/>
              </w:rPr>
              <w:t>Buena</w:t>
            </w:r>
          </w:p>
        </w:tc>
        <w:tc>
          <w:tcPr>
            <w:tcW w:w="4474" w:type="dxa"/>
            <w:tcBorders>
              <w:top w:val="nil"/>
              <w:left w:val="nil"/>
              <w:bottom w:val="single" w:sz="4" w:space="0" w:color="000000"/>
              <w:right w:val="single" w:sz="4" w:space="0" w:color="000000"/>
            </w:tcBorders>
            <w:shd w:val="clear" w:color="auto" w:fill="auto"/>
            <w:vAlign w:val="bottom"/>
            <w:hideMark/>
            <w:tcPrChange w:id="55" w:author="Marcos" w:date="2013-12-16T11:23:00Z">
              <w:tcPr>
                <w:tcW w:w="4687" w:type="dxa"/>
                <w:tcBorders>
                  <w:top w:val="nil"/>
                  <w:left w:val="nil"/>
                  <w:bottom w:val="single" w:sz="4" w:space="0" w:color="000000"/>
                  <w:right w:val="single" w:sz="4" w:space="0" w:color="000000"/>
                </w:tcBorders>
                <w:shd w:val="clear" w:color="auto" w:fill="auto"/>
                <w:vAlign w:val="bottom"/>
                <w:hideMark/>
              </w:tcPr>
            </w:tcPrChange>
          </w:tcPr>
          <w:p w14:paraId="0BC5331E" w14:textId="77777777" w:rsidR="00D07C70" w:rsidRPr="00D07C70" w:rsidRDefault="00D911A9" w:rsidP="00487F68">
            <w:pPr>
              <w:jc w:val="both"/>
              <w:rPr>
                <w:rFonts w:asciiTheme="minorHAnsi" w:eastAsia="Times New Roman" w:hAnsiTheme="minorHAnsi" w:cstheme="minorHAnsi"/>
                <w:color w:val="0000FF"/>
                <w:sz w:val="20"/>
                <w:szCs w:val="20"/>
                <w:u w:val="single"/>
                <w:lang w:val="en-US"/>
              </w:rPr>
            </w:pPr>
            <w:r>
              <w:fldChar w:fldCharType="begin"/>
            </w:r>
            <w:r>
              <w:instrText xml:space="preserve"> HYPERLINK "http://libcloud.apache.org/" </w:instrText>
            </w:r>
            <w:r>
              <w:fldChar w:fldCharType="separate"/>
            </w:r>
            <w:r w:rsidR="00D07C70" w:rsidRPr="00D07C70">
              <w:rPr>
                <w:rFonts w:asciiTheme="minorHAnsi" w:eastAsia="Times New Roman" w:hAnsiTheme="minorHAnsi" w:cstheme="minorHAnsi"/>
                <w:color w:val="0000FF"/>
                <w:sz w:val="20"/>
                <w:szCs w:val="20"/>
                <w:u w:val="single"/>
                <w:lang w:val="en-US"/>
              </w:rPr>
              <w:t>http://libcloud.apache.org</w:t>
            </w:r>
            <w:r>
              <w:rPr>
                <w:rFonts w:asciiTheme="minorHAnsi" w:eastAsia="Times New Roman" w:hAnsiTheme="minorHAnsi" w:cstheme="minorHAnsi"/>
                <w:color w:val="0000FF"/>
                <w:sz w:val="20"/>
                <w:szCs w:val="20"/>
                <w:u w:val="single"/>
                <w:lang w:val="en-US"/>
              </w:rPr>
              <w:fldChar w:fldCharType="end"/>
            </w:r>
          </w:p>
        </w:tc>
      </w:tr>
      <w:tr w:rsidR="00D07C70" w:rsidRPr="009E3E50" w14:paraId="69C365A1" w14:textId="77777777" w:rsidTr="00EC6620">
        <w:trPr>
          <w:trHeight w:val="255"/>
          <w:trPrChange w:id="56" w:author="Marcos" w:date="2013-12-16T11:23:00Z">
            <w:trPr>
              <w:trHeight w:val="255"/>
            </w:trPr>
          </w:trPrChange>
        </w:trPr>
        <w:tc>
          <w:tcPr>
            <w:tcW w:w="1150" w:type="dxa"/>
            <w:tcBorders>
              <w:top w:val="nil"/>
              <w:left w:val="single" w:sz="4" w:space="0" w:color="000000"/>
              <w:bottom w:val="single" w:sz="4" w:space="0" w:color="000000"/>
              <w:right w:val="single" w:sz="4" w:space="0" w:color="000000"/>
            </w:tcBorders>
            <w:shd w:val="clear" w:color="000000" w:fill="F9CB9C"/>
            <w:vAlign w:val="bottom"/>
            <w:hideMark/>
            <w:tcPrChange w:id="57" w:author="Marcos" w:date="2013-12-16T11:23:00Z">
              <w:tcPr>
                <w:tcW w:w="1194" w:type="dxa"/>
                <w:tcBorders>
                  <w:top w:val="nil"/>
                  <w:left w:val="single" w:sz="4" w:space="0" w:color="000000"/>
                  <w:bottom w:val="single" w:sz="4" w:space="0" w:color="000000"/>
                  <w:right w:val="single" w:sz="4" w:space="0" w:color="000000"/>
                </w:tcBorders>
                <w:shd w:val="clear" w:color="000000" w:fill="F9CB9C"/>
                <w:vAlign w:val="bottom"/>
                <w:hideMark/>
              </w:tcPr>
            </w:tcPrChange>
          </w:tcPr>
          <w:p w14:paraId="5F790717" w14:textId="77777777" w:rsidR="00D07C70" w:rsidRPr="00D07C70" w:rsidRDefault="00D07C70" w:rsidP="00CC6B4D">
            <w:pPr>
              <w:jc w:val="both"/>
              <w:rPr>
                <w:rFonts w:asciiTheme="minorHAnsi" w:eastAsia="Times New Roman" w:hAnsiTheme="minorHAnsi" w:cstheme="minorHAnsi"/>
                <w:b/>
                <w:bCs/>
                <w:sz w:val="18"/>
                <w:szCs w:val="18"/>
                <w:lang w:val="en-US"/>
              </w:rPr>
            </w:pPr>
            <w:r w:rsidRPr="00D07C70">
              <w:rPr>
                <w:rFonts w:asciiTheme="minorHAnsi" w:eastAsia="Times New Roman" w:hAnsiTheme="minorHAnsi" w:cstheme="minorHAnsi"/>
                <w:b/>
                <w:bCs/>
                <w:sz w:val="18"/>
                <w:szCs w:val="18"/>
                <w:lang w:val="en-US"/>
              </w:rPr>
              <w:t>jClouds</w:t>
            </w:r>
          </w:p>
        </w:tc>
        <w:tc>
          <w:tcPr>
            <w:tcW w:w="806" w:type="dxa"/>
            <w:tcBorders>
              <w:top w:val="nil"/>
              <w:left w:val="nil"/>
              <w:bottom w:val="single" w:sz="4" w:space="0" w:color="000000"/>
              <w:right w:val="single" w:sz="4" w:space="0" w:color="000000"/>
            </w:tcBorders>
            <w:shd w:val="clear" w:color="auto" w:fill="auto"/>
            <w:vAlign w:val="bottom"/>
            <w:hideMark/>
            <w:tcPrChange w:id="58" w:author="Marcos" w:date="2013-12-16T11:23:00Z">
              <w:tcPr>
                <w:tcW w:w="729" w:type="dxa"/>
                <w:tcBorders>
                  <w:top w:val="nil"/>
                  <w:left w:val="nil"/>
                  <w:bottom w:val="single" w:sz="4" w:space="0" w:color="000000"/>
                  <w:right w:val="single" w:sz="4" w:space="0" w:color="000000"/>
                </w:tcBorders>
                <w:shd w:val="clear" w:color="auto" w:fill="auto"/>
                <w:vAlign w:val="bottom"/>
                <w:hideMark/>
              </w:tcPr>
            </w:tcPrChange>
          </w:tcPr>
          <w:p w14:paraId="4111D52C" w14:textId="77777777" w:rsidR="00D07C70" w:rsidRPr="00D07C70" w:rsidRDefault="00D07C70" w:rsidP="00487F68">
            <w:pPr>
              <w:jc w:val="both"/>
              <w:rPr>
                <w:rFonts w:asciiTheme="minorHAnsi" w:eastAsia="Times New Roman" w:hAnsiTheme="minorHAnsi" w:cstheme="minorHAnsi"/>
                <w:sz w:val="18"/>
                <w:szCs w:val="18"/>
                <w:lang w:val="en-US"/>
              </w:rPr>
            </w:pPr>
            <w:r w:rsidRPr="00D07C70">
              <w:rPr>
                <w:rFonts w:asciiTheme="minorHAnsi" w:eastAsia="Times New Roman" w:hAnsiTheme="minorHAnsi" w:cstheme="minorHAnsi"/>
                <w:sz w:val="18"/>
                <w:szCs w:val="18"/>
                <w:lang w:val="en-US"/>
              </w:rPr>
              <w:t>Si</w:t>
            </w:r>
          </w:p>
        </w:tc>
        <w:tc>
          <w:tcPr>
            <w:tcW w:w="1476" w:type="dxa"/>
            <w:tcBorders>
              <w:top w:val="nil"/>
              <w:left w:val="nil"/>
              <w:bottom w:val="single" w:sz="4" w:space="0" w:color="000000"/>
              <w:right w:val="single" w:sz="4" w:space="0" w:color="000000"/>
            </w:tcBorders>
            <w:shd w:val="clear" w:color="auto" w:fill="auto"/>
            <w:vAlign w:val="bottom"/>
            <w:hideMark/>
            <w:tcPrChange w:id="59" w:author="Marcos" w:date="2013-12-16T11:23:00Z">
              <w:tcPr>
                <w:tcW w:w="1251" w:type="dxa"/>
                <w:tcBorders>
                  <w:top w:val="nil"/>
                  <w:left w:val="nil"/>
                  <w:bottom w:val="single" w:sz="4" w:space="0" w:color="000000"/>
                  <w:right w:val="single" w:sz="4" w:space="0" w:color="000000"/>
                </w:tcBorders>
                <w:shd w:val="clear" w:color="auto" w:fill="auto"/>
                <w:vAlign w:val="bottom"/>
                <w:hideMark/>
              </w:tcPr>
            </w:tcPrChange>
          </w:tcPr>
          <w:p w14:paraId="642BCE53" w14:textId="77777777" w:rsidR="00D07C70" w:rsidRPr="00D07C70" w:rsidRDefault="00D07C70" w:rsidP="00487F68">
            <w:pPr>
              <w:jc w:val="both"/>
              <w:rPr>
                <w:rFonts w:asciiTheme="minorHAnsi" w:eastAsia="Times New Roman" w:hAnsiTheme="minorHAnsi" w:cstheme="minorHAnsi"/>
                <w:sz w:val="18"/>
                <w:szCs w:val="18"/>
                <w:lang w:val="en-US"/>
              </w:rPr>
            </w:pPr>
            <w:r w:rsidRPr="00D07C70">
              <w:rPr>
                <w:rFonts w:asciiTheme="minorHAnsi" w:eastAsia="Times New Roman" w:hAnsiTheme="minorHAnsi" w:cstheme="minorHAnsi"/>
                <w:sz w:val="18"/>
                <w:szCs w:val="18"/>
                <w:lang w:val="en-US"/>
              </w:rPr>
              <w:t>Si</w:t>
            </w:r>
          </w:p>
        </w:tc>
        <w:tc>
          <w:tcPr>
            <w:tcW w:w="1478" w:type="dxa"/>
            <w:tcBorders>
              <w:top w:val="nil"/>
              <w:left w:val="nil"/>
              <w:bottom w:val="single" w:sz="4" w:space="0" w:color="000000"/>
              <w:right w:val="single" w:sz="4" w:space="0" w:color="000000"/>
            </w:tcBorders>
            <w:shd w:val="clear" w:color="auto" w:fill="auto"/>
            <w:vAlign w:val="bottom"/>
            <w:hideMark/>
            <w:tcPrChange w:id="60" w:author="Marcos" w:date="2013-12-16T11:23:00Z">
              <w:tcPr>
                <w:tcW w:w="1523" w:type="dxa"/>
                <w:tcBorders>
                  <w:top w:val="nil"/>
                  <w:left w:val="nil"/>
                  <w:bottom w:val="single" w:sz="4" w:space="0" w:color="000000"/>
                  <w:right w:val="single" w:sz="4" w:space="0" w:color="000000"/>
                </w:tcBorders>
                <w:shd w:val="clear" w:color="auto" w:fill="auto"/>
                <w:vAlign w:val="bottom"/>
                <w:hideMark/>
              </w:tcPr>
            </w:tcPrChange>
          </w:tcPr>
          <w:p w14:paraId="7F974215" w14:textId="77777777" w:rsidR="00D07C70" w:rsidRPr="00D07C70" w:rsidRDefault="00D07C70" w:rsidP="00487F68">
            <w:pPr>
              <w:jc w:val="both"/>
              <w:rPr>
                <w:rFonts w:asciiTheme="minorHAnsi" w:eastAsia="Times New Roman" w:hAnsiTheme="minorHAnsi" w:cstheme="minorHAnsi"/>
                <w:sz w:val="18"/>
                <w:szCs w:val="18"/>
                <w:lang w:val="en-US"/>
              </w:rPr>
            </w:pPr>
            <w:r w:rsidRPr="00D07C70">
              <w:rPr>
                <w:rFonts w:asciiTheme="minorHAnsi" w:eastAsia="Times New Roman" w:hAnsiTheme="minorHAnsi" w:cstheme="minorHAnsi"/>
                <w:sz w:val="18"/>
                <w:szCs w:val="18"/>
                <w:lang w:val="en-US"/>
              </w:rPr>
              <w:t>Buena</w:t>
            </w:r>
          </w:p>
        </w:tc>
        <w:tc>
          <w:tcPr>
            <w:tcW w:w="4474" w:type="dxa"/>
            <w:tcBorders>
              <w:top w:val="nil"/>
              <w:left w:val="nil"/>
              <w:bottom w:val="single" w:sz="4" w:space="0" w:color="000000"/>
              <w:right w:val="single" w:sz="4" w:space="0" w:color="000000"/>
            </w:tcBorders>
            <w:shd w:val="clear" w:color="auto" w:fill="auto"/>
            <w:vAlign w:val="bottom"/>
            <w:hideMark/>
            <w:tcPrChange w:id="61" w:author="Marcos" w:date="2013-12-16T11:23:00Z">
              <w:tcPr>
                <w:tcW w:w="4687" w:type="dxa"/>
                <w:tcBorders>
                  <w:top w:val="nil"/>
                  <w:left w:val="nil"/>
                  <w:bottom w:val="single" w:sz="4" w:space="0" w:color="000000"/>
                  <w:right w:val="single" w:sz="4" w:space="0" w:color="000000"/>
                </w:tcBorders>
                <w:shd w:val="clear" w:color="auto" w:fill="auto"/>
                <w:vAlign w:val="bottom"/>
                <w:hideMark/>
              </w:tcPr>
            </w:tcPrChange>
          </w:tcPr>
          <w:p w14:paraId="68CF0A1A" w14:textId="77777777" w:rsidR="00D07C70" w:rsidRPr="00D07C70" w:rsidRDefault="009B1747" w:rsidP="00487F68">
            <w:pPr>
              <w:jc w:val="both"/>
              <w:rPr>
                <w:rFonts w:asciiTheme="minorHAnsi" w:eastAsia="Times New Roman" w:hAnsiTheme="minorHAnsi" w:cstheme="minorHAnsi"/>
                <w:color w:val="0000FF"/>
                <w:sz w:val="20"/>
                <w:szCs w:val="20"/>
                <w:u w:val="single"/>
                <w:lang w:val="en-US"/>
              </w:rPr>
            </w:pPr>
            <w:r>
              <w:fldChar w:fldCharType="begin"/>
            </w:r>
            <w:r w:rsidRPr="00EC6620">
              <w:rPr>
                <w:lang w:val="en-US"/>
              </w:rPr>
              <w:instrText>HYPERLINK "http://code.google.com/p/jclouds/"</w:instrText>
            </w:r>
            <w:r>
              <w:fldChar w:fldCharType="separate"/>
            </w:r>
            <w:r w:rsidR="00D07C70" w:rsidRPr="00D07C70">
              <w:rPr>
                <w:rFonts w:asciiTheme="minorHAnsi" w:eastAsia="Times New Roman" w:hAnsiTheme="minorHAnsi" w:cstheme="minorHAnsi"/>
                <w:color w:val="0000FF"/>
                <w:sz w:val="20"/>
                <w:szCs w:val="20"/>
                <w:u w:val="single"/>
                <w:lang w:val="en-US"/>
              </w:rPr>
              <w:t>http://code.google.com/p/jclouds/</w:t>
            </w:r>
            <w:r>
              <w:fldChar w:fldCharType="end"/>
            </w:r>
          </w:p>
        </w:tc>
      </w:tr>
      <w:tr w:rsidR="00D07C70" w:rsidRPr="009E3E50" w14:paraId="58936155" w14:textId="77777777" w:rsidTr="00EC6620">
        <w:trPr>
          <w:trHeight w:val="255"/>
          <w:trPrChange w:id="62" w:author="Marcos" w:date="2013-12-16T11:23:00Z">
            <w:trPr>
              <w:trHeight w:val="255"/>
            </w:trPr>
          </w:trPrChange>
        </w:trPr>
        <w:tc>
          <w:tcPr>
            <w:tcW w:w="1150" w:type="dxa"/>
            <w:tcBorders>
              <w:top w:val="nil"/>
              <w:left w:val="single" w:sz="4" w:space="0" w:color="000000"/>
              <w:bottom w:val="single" w:sz="4" w:space="0" w:color="000000"/>
              <w:right w:val="single" w:sz="4" w:space="0" w:color="000000"/>
            </w:tcBorders>
            <w:shd w:val="clear" w:color="000000" w:fill="F9CB9C"/>
            <w:vAlign w:val="bottom"/>
            <w:hideMark/>
            <w:tcPrChange w:id="63" w:author="Marcos" w:date="2013-12-16T11:23:00Z">
              <w:tcPr>
                <w:tcW w:w="1194" w:type="dxa"/>
                <w:tcBorders>
                  <w:top w:val="nil"/>
                  <w:left w:val="single" w:sz="4" w:space="0" w:color="000000"/>
                  <w:bottom w:val="single" w:sz="4" w:space="0" w:color="000000"/>
                  <w:right w:val="single" w:sz="4" w:space="0" w:color="000000"/>
                </w:tcBorders>
                <w:shd w:val="clear" w:color="000000" w:fill="F9CB9C"/>
                <w:vAlign w:val="bottom"/>
                <w:hideMark/>
              </w:tcPr>
            </w:tcPrChange>
          </w:tcPr>
          <w:p w14:paraId="081EB7B2" w14:textId="77777777" w:rsidR="00D07C70" w:rsidRPr="00D07C70" w:rsidRDefault="00D07C70" w:rsidP="00CC6B4D">
            <w:pPr>
              <w:jc w:val="both"/>
              <w:rPr>
                <w:rFonts w:asciiTheme="minorHAnsi" w:eastAsia="Times New Roman" w:hAnsiTheme="minorHAnsi" w:cstheme="minorHAnsi"/>
                <w:b/>
                <w:bCs/>
                <w:sz w:val="18"/>
                <w:szCs w:val="18"/>
                <w:lang w:val="en-US"/>
              </w:rPr>
            </w:pPr>
            <w:r w:rsidRPr="00D07C70">
              <w:rPr>
                <w:rFonts w:asciiTheme="minorHAnsi" w:eastAsia="Times New Roman" w:hAnsiTheme="minorHAnsi" w:cstheme="minorHAnsi"/>
                <w:b/>
                <w:bCs/>
                <w:sz w:val="18"/>
                <w:szCs w:val="18"/>
                <w:lang w:val="en-US"/>
              </w:rPr>
              <w:t>Dasein</w:t>
            </w:r>
          </w:p>
        </w:tc>
        <w:tc>
          <w:tcPr>
            <w:tcW w:w="806" w:type="dxa"/>
            <w:tcBorders>
              <w:top w:val="nil"/>
              <w:left w:val="nil"/>
              <w:bottom w:val="single" w:sz="4" w:space="0" w:color="000000"/>
              <w:right w:val="single" w:sz="4" w:space="0" w:color="000000"/>
            </w:tcBorders>
            <w:shd w:val="clear" w:color="auto" w:fill="auto"/>
            <w:vAlign w:val="bottom"/>
            <w:hideMark/>
            <w:tcPrChange w:id="64" w:author="Marcos" w:date="2013-12-16T11:23:00Z">
              <w:tcPr>
                <w:tcW w:w="729" w:type="dxa"/>
                <w:tcBorders>
                  <w:top w:val="nil"/>
                  <w:left w:val="nil"/>
                  <w:bottom w:val="single" w:sz="4" w:space="0" w:color="000000"/>
                  <w:right w:val="single" w:sz="4" w:space="0" w:color="000000"/>
                </w:tcBorders>
                <w:shd w:val="clear" w:color="auto" w:fill="auto"/>
                <w:vAlign w:val="bottom"/>
                <w:hideMark/>
              </w:tcPr>
            </w:tcPrChange>
          </w:tcPr>
          <w:p w14:paraId="1D79D1DA" w14:textId="77777777" w:rsidR="00D07C70" w:rsidRPr="00D07C70" w:rsidRDefault="00D07C70" w:rsidP="00487F68">
            <w:pPr>
              <w:jc w:val="both"/>
              <w:rPr>
                <w:rFonts w:asciiTheme="minorHAnsi" w:eastAsia="Times New Roman" w:hAnsiTheme="minorHAnsi" w:cstheme="minorHAnsi"/>
                <w:sz w:val="18"/>
                <w:szCs w:val="18"/>
                <w:lang w:val="en-US"/>
              </w:rPr>
            </w:pPr>
            <w:r w:rsidRPr="00D07C70">
              <w:rPr>
                <w:rFonts w:asciiTheme="minorHAnsi" w:eastAsia="Times New Roman" w:hAnsiTheme="minorHAnsi" w:cstheme="minorHAnsi"/>
                <w:sz w:val="18"/>
                <w:szCs w:val="18"/>
                <w:lang w:val="en-US"/>
              </w:rPr>
              <w:t>Si</w:t>
            </w:r>
          </w:p>
        </w:tc>
        <w:tc>
          <w:tcPr>
            <w:tcW w:w="1476" w:type="dxa"/>
            <w:tcBorders>
              <w:top w:val="nil"/>
              <w:left w:val="nil"/>
              <w:bottom w:val="single" w:sz="4" w:space="0" w:color="000000"/>
              <w:right w:val="single" w:sz="4" w:space="0" w:color="000000"/>
            </w:tcBorders>
            <w:shd w:val="clear" w:color="auto" w:fill="auto"/>
            <w:vAlign w:val="bottom"/>
            <w:hideMark/>
            <w:tcPrChange w:id="65" w:author="Marcos" w:date="2013-12-16T11:23:00Z">
              <w:tcPr>
                <w:tcW w:w="1251" w:type="dxa"/>
                <w:tcBorders>
                  <w:top w:val="nil"/>
                  <w:left w:val="nil"/>
                  <w:bottom w:val="single" w:sz="4" w:space="0" w:color="000000"/>
                  <w:right w:val="single" w:sz="4" w:space="0" w:color="000000"/>
                </w:tcBorders>
                <w:shd w:val="clear" w:color="auto" w:fill="auto"/>
                <w:vAlign w:val="bottom"/>
                <w:hideMark/>
              </w:tcPr>
            </w:tcPrChange>
          </w:tcPr>
          <w:p w14:paraId="657455C9" w14:textId="77777777" w:rsidR="00D07C70" w:rsidRPr="00D07C70" w:rsidRDefault="00D07C70" w:rsidP="00487F68">
            <w:pPr>
              <w:jc w:val="both"/>
              <w:rPr>
                <w:rFonts w:asciiTheme="minorHAnsi" w:eastAsia="Times New Roman" w:hAnsiTheme="minorHAnsi" w:cstheme="minorHAnsi"/>
                <w:sz w:val="18"/>
                <w:szCs w:val="18"/>
                <w:lang w:val="en-US"/>
              </w:rPr>
            </w:pPr>
            <w:r w:rsidRPr="00D07C70">
              <w:rPr>
                <w:rFonts w:asciiTheme="minorHAnsi" w:eastAsia="Times New Roman" w:hAnsiTheme="minorHAnsi" w:cstheme="minorHAnsi"/>
                <w:sz w:val="18"/>
                <w:szCs w:val="18"/>
                <w:lang w:val="en-US"/>
              </w:rPr>
              <w:t>Si</w:t>
            </w:r>
          </w:p>
        </w:tc>
        <w:tc>
          <w:tcPr>
            <w:tcW w:w="1478" w:type="dxa"/>
            <w:tcBorders>
              <w:top w:val="nil"/>
              <w:left w:val="nil"/>
              <w:bottom w:val="single" w:sz="4" w:space="0" w:color="000000"/>
              <w:right w:val="single" w:sz="4" w:space="0" w:color="000000"/>
            </w:tcBorders>
            <w:shd w:val="clear" w:color="auto" w:fill="auto"/>
            <w:vAlign w:val="bottom"/>
            <w:hideMark/>
            <w:tcPrChange w:id="66" w:author="Marcos" w:date="2013-12-16T11:23:00Z">
              <w:tcPr>
                <w:tcW w:w="1523" w:type="dxa"/>
                <w:tcBorders>
                  <w:top w:val="nil"/>
                  <w:left w:val="nil"/>
                  <w:bottom w:val="single" w:sz="4" w:space="0" w:color="000000"/>
                  <w:right w:val="single" w:sz="4" w:space="0" w:color="000000"/>
                </w:tcBorders>
                <w:shd w:val="clear" w:color="auto" w:fill="auto"/>
                <w:vAlign w:val="bottom"/>
                <w:hideMark/>
              </w:tcPr>
            </w:tcPrChange>
          </w:tcPr>
          <w:p w14:paraId="3B0BE5B3" w14:textId="102A3926" w:rsidR="00D07C70" w:rsidRPr="00D07C70" w:rsidRDefault="00694804" w:rsidP="00487F68">
            <w:pPr>
              <w:jc w:val="both"/>
              <w:rPr>
                <w:rFonts w:asciiTheme="minorHAnsi" w:eastAsia="Times New Roman" w:hAnsiTheme="minorHAnsi" w:cstheme="minorHAnsi"/>
                <w:sz w:val="18"/>
                <w:szCs w:val="18"/>
                <w:lang w:val="en-US"/>
              </w:rPr>
            </w:pPr>
            <w:r>
              <w:rPr>
                <w:rFonts w:asciiTheme="minorHAnsi" w:eastAsia="Times New Roman" w:hAnsiTheme="minorHAnsi" w:cstheme="minorHAnsi"/>
                <w:sz w:val="18"/>
                <w:szCs w:val="18"/>
                <w:lang w:val="en-US"/>
              </w:rPr>
              <w:t>Mala</w:t>
            </w:r>
          </w:p>
        </w:tc>
        <w:tc>
          <w:tcPr>
            <w:tcW w:w="4474" w:type="dxa"/>
            <w:tcBorders>
              <w:top w:val="nil"/>
              <w:left w:val="nil"/>
              <w:bottom w:val="single" w:sz="4" w:space="0" w:color="000000"/>
              <w:right w:val="single" w:sz="4" w:space="0" w:color="000000"/>
            </w:tcBorders>
            <w:shd w:val="clear" w:color="auto" w:fill="auto"/>
            <w:vAlign w:val="bottom"/>
            <w:hideMark/>
            <w:tcPrChange w:id="67" w:author="Marcos" w:date="2013-12-16T11:23:00Z">
              <w:tcPr>
                <w:tcW w:w="4687" w:type="dxa"/>
                <w:tcBorders>
                  <w:top w:val="nil"/>
                  <w:left w:val="nil"/>
                  <w:bottom w:val="single" w:sz="4" w:space="0" w:color="000000"/>
                  <w:right w:val="single" w:sz="4" w:space="0" w:color="000000"/>
                </w:tcBorders>
                <w:shd w:val="clear" w:color="auto" w:fill="auto"/>
                <w:vAlign w:val="bottom"/>
                <w:hideMark/>
              </w:tcPr>
            </w:tcPrChange>
          </w:tcPr>
          <w:p w14:paraId="5277CA29" w14:textId="77777777" w:rsidR="00D07C70" w:rsidRPr="00D07C70" w:rsidRDefault="009B1747" w:rsidP="00487F68">
            <w:pPr>
              <w:jc w:val="both"/>
              <w:rPr>
                <w:rFonts w:asciiTheme="minorHAnsi" w:eastAsia="Times New Roman" w:hAnsiTheme="minorHAnsi" w:cstheme="minorHAnsi"/>
                <w:color w:val="0000FF"/>
                <w:sz w:val="20"/>
                <w:szCs w:val="20"/>
                <w:u w:val="single"/>
                <w:lang w:val="en-US"/>
              </w:rPr>
            </w:pPr>
            <w:r>
              <w:fldChar w:fldCharType="begin"/>
            </w:r>
            <w:r w:rsidRPr="00EC6620">
              <w:rPr>
                <w:lang w:val="en-US"/>
              </w:rPr>
              <w:instrText>HYPERLINK "http://dasein-cloud.sourceforge.net/"</w:instrText>
            </w:r>
            <w:r>
              <w:fldChar w:fldCharType="separate"/>
            </w:r>
            <w:r w:rsidR="00D07C70" w:rsidRPr="00D07C70">
              <w:rPr>
                <w:rFonts w:asciiTheme="minorHAnsi" w:eastAsia="Times New Roman" w:hAnsiTheme="minorHAnsi" w:cstheme="minorHAnsi"/>
                <w:color w:val="0000FF"/>
                <w:sz w:val="20"/>
                <w:szCs w:val="20"/>
                <w:u w:val="single"/>
                <w:lang w:val="en-US"/>
              </w:rPr>
              <w:t>http://dasein-cloud.sourceforge.net/</w:t>
            </w:r>
            <w:r>
              <w:fldChar w:fldCharType="end"/>
            </w:r>
          </w:p>
        </w:tc>
      </w:tr>
      <w:tr w:rsidR="00D07C70" w:rsidRPr="009E3E50" w14:paraId="7B223BD6" w14:textId="77777777" w:rsidTr="00EC6620">
        <w:trPr>
          <w:trHeight w:val="255"/>
          <w:trPrChange w:id="68" w:author="Marcos" w:date="2013-12-16T11:23:00Z">
            <w:trPr>
              <w:trHeight w:val="255"/>
            </w:trPr>
          </w:trPrChange>
        </w:trPr>
        <w:tc>
          <w:tcPr>
            <w:tcW w:w="1150" w:type="dxa"/>
            <w:tcBorders>
              <w:top w:val="nil"/>
              <w:left w:val="single" w:sz="4" w:space="0" w:color="000000"/>
              <w:bottom w:val="single" w:sz="4" w:space="0" w:color="000000"/>
              <w:right w:val="single" w:sz="4" w:space="0" w:color="000000"/>
            </w:tcBorders>
            <w:shd w:val="clear" w:color="000000" w:fill="F9CB9C"/>
            <w:vAlign w:val="bottom"/>
            <w:hideMark/>
            <w:tcPrChange w:id="69" w:author="Marcos" w:date="2013-12-16T11:23:00Z">
              <w:tcPr>
                <w:tcW w:w="1194" w:type="dxa"/>
                <w:tcBorders>
                  <w:top w:val="nil"/>
                  <w:left w:val="single" w:sz="4" w:space="0" w:color="000000"/>
                  <w:bottom w:val="single" w:sz="4" w:space="0" w:color="000000"/>
                  <w:right w:val="single" w:sz="4" w:space="0" w:color="000000"/>
                </w:tcBorders>
                <w:shd w:val="clear" w:color="000000" w:fill="F9CB9C"/>
                <w:vAlign w:val="bottom"/>
                <w:hideMark/>
              </w:tcPr>
            </w:tcPrChange>
          </w:tcPr>
          <w:p w14:paraId="2909DCF0" w14:textId="77777777" w:rsidR="00D07C70" w:rsidRPr="00D07C70" w:rsidRDefault="00D07C70" w:rsidP="00CC6B4D">
            <w:pPr>
              <w:jc w:val="both"/>
              <w:rPr>
                <w:rFonts w:asciiTheme="minorHAnsi" w:eastAsia="Times New Roman" w:hAnsiTheme="minorHAnsi" w:cstheme="minorHAnsi"/>
                <w:b/>
                <w:bCs/>
                <w:sz w:val="18"/>
                <w:szCs w:val="18"/>
                <w:lang w:val="en-US"/>
              </w:rPr>
            </w:pPr>
            <w:r w:rsidRPr="00D07C70">
              <w:rPr>
                <w:rFonts w:asciiTheme="minorHAnsi" w:eastAsia="Times New Roman" w:hAnsiTheme="minorHAnsi" w:cstheme="minorHAnsi"/>
                <w:b/>
                <w:bCs/>
                <w:sz w:val="18"/>
                <w:szCs w:val="18"/>
                <w:lang w:val="en-US"/>
              </w:rPr>
              <w:t>Deltacloud</w:t>
            </w:r>
          </w:p>
        </w:tc>
        <w:tc>
          <w:tcPr>
            <w:tcW w:w="806" w:type="dxa"/>
            <w:tcBorders>
              <w:top w:val="nil"/>
              <w:left w:val="nil"/>
              <w:bottom w:val="single" w:sz="4" w:space="0" w:color="000000"/>
              <w:right w:val="single" w:sz="4" w:space="0" w:color="000000"/>
            </w:tcBorders>
            <w:shd w:val="clear" w:color="auto" w:fill="auto"/>
            <w:vAlign w:val="bottom"/>
            <w:hideMark/>
            <w:tcPrChange w:id="70" w:author="Marcos" w:date="2013-12-16T11:23:00Z">
              <w:tcPr>
                <w:tcW w:w="729" w:type="dxa"/>
                <w:tcBorders>
                  <w:top w:val="nil"/>
                  <w:left w:val="nil"/>
                  <w:bottom w:val="single" w:sz="4" w:space="0" w:color="000000"/>
                  <w:right w:val="single" w:sz="4" w:space="0" w:color="000000"/>
                </w:tcBorders>
                <w:shd w:val="clear" w:color="auto" w:fill="auto"/>
                <w:vAlign w:val="bottom"/>
                <w:hideMark/>
              </w:tcPr>
            </w:tcPrChange>
          </w:tcPr>
          <w:p w14:paraId="7A6D9B9B" w14:textId="77777777" w:rsidR="00D07C70" w:rsidRPr="00D07C70" w:rsidRDefault="00D07C70" w:rsidP="00487F68">
            <w:pPr>
              <w:jc w:val="both"/>
              <w:rPr>
                <w:rFonts w:asciiTheme="minorHAnsi" w:eastAsia="Times New Roman" w:hAnsiTheme="minorHAnsi" w:cstheme="minorHAnsi"/>
                <w:sz w:val="18"/>
                <w:szCs w:val="18"/>
                <w:lang w:val="en-US"/>
              </w:rPr>
            </w:pPr>
            <w:r w:rsidRPr="00D07C70">
              <w:rPr>
                <w:rFonts w:asciiTheme="minorHAnsi" w:eastAsia="Times New Roman" w:hAnsiTheme="minorHAnsi" w:cstheme="minorHAnsi"/>
                <w:sz w:val="18"/>
                <w:szCs w:val="18"/>
                <w:lang w:val="en-US"/>
              </w:rPr>
              <w:t>Si</w:t>
            </w:r>
          </w:p>
        </w:tc>
        <w:tc>
          <w:tcPr>
            <w:tcW w:w="1476" w:type="dxa"/>
            <w:tcBorders>
              <w:top w:val="nil"/>
              <w:left w:val="nil"/>
              <w:bottom w:val="single" w:sz="4" w:space="0" w:color="000000"/>
              <w:right w:val="single" w:sz="4" w:space="0" w:color="000000"/>
            </w:tcBorders>
            <w:shd w:val="clear" w:color="auto" w:fill="auto"/>
            <w:vAlign w:val="bottom"/>
            <w:hideMark/>
            <w:tcPrChange w:id="71" w:author="Marcos" w:date="2013-12-16T11:23:00Z">
              <w:tcPr>
                <w:tcW w:w="1251" w:type="dxa"/>
                <w:tcBorders>
                  <w:top w:val="nil"/>
                  <w:left w:val="nil"/>
                  <w:bottom w:val="single" w:sz="4" w:space="0" w:color="000000"/>
                  <w:right w:val="single" w:sz="4" w:space="0" w:color="000000"/>
                </w:tcBorders>
                <w:shd w:val="clear" w:color="auto" w:fill="auto"/>
                <w:vAlign w:val="bottom"/>
                <w:hideMark/>
              </w:tcPr>
            </w:tcPrChange>
          </w:tcPr>
          <w:p w14:paraId="59F780E5" w14:textId="3EDF31F5" w:rsidR="00D07C70" w:rsidRPr="00D07C70" w:rsidRDefault="00694804" w:rsidP="00487F68">
            <w:pPr>
              <w:jc w:val="both"/>
              <w:rPr>
                <w:rFonts w:asciiTheme="minorHAnsi" w:eastAsia="Times New Roman" w:hAnsiTheme="minorHAnsi" w:cstheme="minorHAnsi"/>
                <w:sz w:val="18"/>
                <w:szCs w:val="18"/>
                <w:lang w:val="en-US"/>
              </w:rPr>
            </w:pPr>
            <w:r>
              <w:rPr>
                <w:rFonts w:asciiTheme="minorHAnsi" w:eastAsia="Times New Roman" w:hAnsiTheme="minorHAnsi" w:cstheme="minorHAnsi"/>
                <w:sz w:val="18"/>
                <w:szCs w:val="18"/>
                <w:lang w:val="en-US"/>
              </w:rPr>
              <w:t>No</w:t>
            </w:r>
          </w:p>
        </w:tc>
        <w:tc>
          <w:tcPr>
            <w:tcW w:w="1478" w:type="dxa"/>
            <w:tcBorders>
              <w:top w:val="nil"/>
              <w:left w:val="nil"/>
              <w:bottom w:val="single" w:sz="4" w:space="0" w:color="000000"/>
              <w:right w:val="single" w:sz="4" w:space="0" w:color="000000"/>
            </w:tcBorders>
            <w:shd w:val="clear" w:color="auto" w:fill="auto"/>
            <w:vAlign w:val="bottom"/>
            <w:hideMark/>
            <w:tcPrChange w:id="72" w:author="Marcos" w:date="2013-12-16T11:23:00Z">
              <w:tcPr>
                <w:tcW w:w="1523" w:type="dxa"/>
                <w:tcBorders>
                  <w:top w:val="nil"/>
                  <w:left w:val="nil"/>
                  <w:bottom w:val="single" w:sz="4" w:space="0" w:color="000000"/>
                  <w:right w:val="single" w:sz="4" w:space="0" w:color="000000"/>
                </w:tcBorders>
                <w:shd w:val="clear" w:color="auto" w:fill="auto"/>
                <w:vAlign w:val="bottom"/>
                <w:hideMark/>
              </w:tcPr>
            </w:tcPrChange>
          </w:tcPr>
          <w:p w14:paraId="0718A723" w14:textId="77777777" w:rsidR="00D07C70" w:rsidRPr="00D07C70" w:rsidRDefault="00D07C70" w:rsidP="00487F68">
            <w:pPr>
              <w:jc w:val="both"/>
              <w:rPr>
                <w:rFonts w:asciiTheme="minorHAnsi" w:eastAsia="Times New Roman" w:hAnsiTheme="minorHAnsi" w:cstheme="minorHAnsi"/>
                <w:sz w:val="18"/>
                <w:szCs w:val="18"/>
                <w:lang w:val="en-US"/>
              </w:rPr>
            </w:pPr>
            <w:r w:rsidRPr="00D07C70">
              <w:rPr>
                <w:rFonts w:asciiTheme="minorHAnsi" w:eastAsia="Times New Roman" w:hAnsiTheme="minorHAnsi" w:cstheme="minorHAnsi"/>
                <w:sz w:val="18"/>
                <w:szCs w:val="18"/>
                <w:lang w:val="en-US"/>
              </w:rPr>
              <w:t>Buena</w:t>
            </w:r>
          </w:p>
        </w:tc>
        <w:tc>
          <w:tcPr>
            <w:tcW w:w="4474" w:type="dxa"/>
            <w:tcBorders>
              <w:top w:val="nil"/>
              <w:left w:val="nil"/>
              <w:bottom w:val="single" w:sz="4" w:space="0" w:color="000000"/>
              <w:right w:val="single" w:sz="4" w:space="0" w:color="000000"/>
            </w:tcBorders>
            <w:shd w:val="clear" w:color="auto" w:fill="auto"/>
            <w:vAlign w:val="bottom"/>
            <w:hideMark/>
            <w:tcPrChange w:id="73" w:author="Marcos" w:date="2013-12-16T11:23:00Z">
              <w:tcPr>
                <w:tcW w:w="4687" w:type="dxa"/>
                <w:tcBorders>
                  <w:top w:val="nil"/>
                  <w:left w:val="nil"/>
                  <w:bottom w:val="single" w:sz="4" w:space="0" w:color="000000"/>
                  <w:right w:val="single" w:sz="4" w:space="0" w:color="000000"/>
                </w:tcBorders>
                <w:shd w:val="clear" w:color="auto" w:fill="auto"/>
                <w:vAlign w:val="bottom"/>
                <w:hideMark/>
              </w:tcPr>
            </w:tcPrChange>
          </w:tcPr>
          <w:p w14:paraId="57D0AA4D" w14:textId="77777777" w:rsidR="00D07C70" w:rsidRPr="00D07C70" w:rsidRDefault="009B1747" w:rsidP="00487F68">
            <w:pPr>
              <w:jc w:val="both"/>
              <w:rPr>
                <w:rFonts w:asciiTheme="minorHAnsi" w:eastAsia="Times New Roman" w:hAnsiTheme="minorHAnsi" w:cstheme="minorHAnsi"/>
                <w:color w:val="0000FF"/>
                <w:sz w:val="20"/>
                <w:szCs w:val="20"/>
                <w:u w:val="single"/>
                <w:lang w:val="en-US"/>
              </w:rPr>
            </w:pPr>
            <w:r>
              <w:fldChar w:fldCharType="begin"/>
            </w:r>
            <w:r w:rsidRPr="00EC6620">
              <w:rPr>
                <w:lang w:val="en-US"/>
              </w:rPr>
              <w:instrText>HYPERLINK "http://incubator.apache.org/deltacloud/index.html"</w:instrText>
            </w:r>
            <w:r>
              <w:fldChar w:fldCharType="separate"/>
            </w:r>
            <w:r w:rsidR="00D07C70" w:rsidRPr="00D07C70">
              <w:rPr>
                <w:rFonts w:asciiTheme="minorHAnsi" w:eastAsia="Times New Roman" w:hAnsiTheme="minorHAnsi" w:cstheme="minorHAnsi"/>
                <w:color w:val="0000FF"/>
                <w:sz w:val="20"/>
                <w:szCs w:val="20"/>
                <w:u w:val="single"/>
                <w:lang w:val="en-US"/>
              </w:rPr>
              <w:t>http://incubator.apache.org/deltacloud/index.html</w:t>
            </w:r>
            <w:r>
              <w:fldChar w:fldCharType="end"/>
            </w:r>
          </w:p>
        </w:tc>
      </w:tr>
      <w:tr w:rsidR="00D07C70" w:rsidRPr="009E3E50" w14:paraId="3312B72C" w14:textId="77777777" w:rsidTr="00EC6620">
        <w:trPr>
          <w:trHeight w:val="255"/>
          <w:trPrChange w:id="74" w:author="Marcos" w:date="2013-12-16T11:23:00Z">
            <w:trPr>
              <w:trHeight w:val="255"/>
            </w:trPr>
          </w:trPrChange>
        </w:trPr>
        <w:tc>
          <w:tcPr>
            <w:tcW w:w="1150" w:type="dxa"/>
            <w:tcBorders>
              <w:top w:val="nil"/>
              <w:left w:val="single" w:sz="4" w:space="0" w:color="000000"/>
              <w:bottom w:val="single" w:sz="4" w:space="0" w:color="000000"/>
              <w:right w:val="single" w:sz="4" w:space="0" w:color="000000"/>
            </w:tcBorders>
            <w:shd w:val="clear" w:color="000000" w:fill="F9CB9C"/>
            <w:vAlign w:val="bottom"/>
            <w:hideMark/>
            <w:tcPrChange w:id="75" w:author="Marcos" w:date="2013-12-16T11:23:00Z">
              <w:tcPr>
                <w:tcW w:w="1194" w:type="dxa"/>
                <w:tcBorders>
                  <w:top w:val="nil"/>
                  <w:left w:val="single" w:sz="4" w:space="0" w:color="000000"/>
                  <w:bottom w:val="single" w:sz="4" w:space="0" w:color="000000"/>
                  <w:right w:val="single" w:sz="4" w:space="0" w:color="000000"/>
                </w:tcBorders>
                <w:shd w:val="clear" w:color="000000" w:fill="F9CB9C"/>
                <w:vAlign w:val="bottom"/>
                <w:hideMark/>
              </w:tcPr>
            </w:tcPrChange>
          </w:tcPr>
          <w:p w14:paraId="6B5E8836" w14:textId="77777777" w:rsidR="00D07C70" w:rsidRPr="00D07C70" w:rsidRDefault="00D07C70" w:rsidP="00CC6B4D">
            <w:pPr>
              <w:jc w:val="both"/>
              <w:rPr>
                <w:rFonts w:asciiTheme="minorHAnsi" w:eastAsia="Times New Roman" w:hAnsiTheme="minorHAnsi" w:cstheme="minorHAnsi"/>
                <w:b/>
                <w:bCs/>
                <w:sz w:val="18"/>
                <w:szCs w:val="18"/>
                <w:lang w:val="en-US"/>
              </w:rPr>
            </w:pPr>
            <w:r w:rsidRPr="00D07C70">
              <w:rPr>
                <w:rFonts w:asciiTheme="minorHAnsi" w:eastAsia="Times New Roman" w:hAnsiTheme="minorHAnsi" w:cstheme="minorHAnsi"/>
                <w:b/>
                <w:bCs/>
                <w:sz w:val="18"/>
                <w:szCs w:val="18"/>
                <w:lang w:val="en-US"/>
              </w:rPr>
              <w:t>JetS3t</w:t>
            </w:r>
          </w:p>
        </w:tc>
        <w:tc>
          <w:tcPr>
            <w:tcW w:w="806" w:type="dxa"/>
            <w:tcBorders>
              <w:top w:val="nil"/>
              <w:left w:val="nil"/>
              <w:bottom w:val="single" w:sz="4" w:space="0" w:color="000000"/>
              <w:right w:val="single" w:sz="4" w:space="0" w:color="000000"/>
            </w:tcBorders>
            <w:shd w:val="clear" w:color="auto" w:fill="auto"/>
            <w:vAlign w:val="bottom"/>
            <w:hideMark/>
            <w:tcPrChange w:id="76" w:author="Marcos" w:date="2013-12-16T11:23:00Z">
              <w:tcPr>
                <w:tcW w:w="729" w:type="dxa"/>
                <w:tcBorders>
                  <w:top w:val="nil"/>
                  <w:left w:val="nil"/>
                  <w:bottom w:val="single" w:sz="4" w:space="0" w:color="000000"/>
                  <w:right w:val="single" w:sz="4" w:space="0" w:color="000000"/>
                </w:tcBorders>
                <w:shd w:val="clear" w:color="auto" w:fill="auto"/>
                <w:vAlign w:val="bottom"/>
                <w:hideMark/>
              </w:tcPr>
            </w:tcPrChange>
          </w:tcPr>
          <w:p w14:paraId="249C690B" w14:textId="77777777" w:rsidR="00D07C70" w:rsidRPr="00D07C70" w:rsidRDefault="00D07C70" w:rsidP="00487F68">
            <w:pPr>
              <w:jc w:val="both"/>
              <w:rPr>
                <w:rFonts w:asciiTheme="minorHAnsi" w:eastAsia="Times New Roman" w:hAnsiTheme="minorHAnsi" w:cstheme="minorHAnsi"/>
                <w:sz w:val="18"/>
                <w:szCs w:val="18"/>
                <w:lang w:val="en-US"/>
              </w:rPr>
            </w:pPr>
            <w:r w:rsidRPr="00D07C70">
              <w:rPr>
                <w:rFonts w:asciiTheme="minorHAnsi" w:eastAsia="Times New Roman" w:hAnsiTheme="minorHAnsi" w:cstheme="minorHAnsi"/>
                <w:sz w:val="18"/>
                <w:szCs w:val="18"/>
                <w:lang w:val="en-US"/>
              </w:rPr>
              <w:t>Si</w:t>
            </w:r>
          </w:p>
        </w:tc>
        <w:tc>
          <w:tcPr>
            <w:tcW w:w="1476" w:type="dxa"/>
            <w:tcBorders>
              <w:top w:val="nil"/>
              <w:left w:val="nil"/>
              <w:bottom w:val="single" w:sz="4" w:space="0" w:color="000000"/>
              <w:right w:val="single" w:sz="4" w:space="0" w:color="000000"/>
            </w:tcBorders>
            <w:shd w:val="clear" w:color="auto" w:fill="auto"/>
            <w:vAlign w:val="bottom"/>
            <w:hideMark/>
            <w:tcPrChange w:id="77" w:author="Marcos" w:date="2013-12-16T11:23:00Z">
              <w:tcPr>
                <w:tcW w:w="1251" w:type="dxa"/>
                <w:tcBorders>
                  <w:top w:val="nil"/>
                  <w:left w:val="nil"/>
                  <w:bottom w:val="single" w:sz="4" w:space="0" w:color="000000"/>
                  <w:right w:val="single" w:sz="4" w:space="0" w:color="000000"/>
                </w:tcBorders>
                <w:shd w:val="clear" w:color="auto" w:fill="auto"/>
                <w:vAlign w:val="bottom"/>
                <w:hideMark/>
              </w:tcPr>
            </w:tcPrChange>
          </w:tcPr>
          <w:p w14:paraId="1F76945A" w14:textId="77777777" w:rsidR="00D07C70" w:rsidRPr="00D07C70" w:rsidRDefault="00D07C70" w:rsidP="00487F68">
            <w:pPr>
              <w:jc w:val="both"/>
              <w:rPr>
                <w:rFonts w:asciiTheme="minorHAnsi" w:eastAsia="Times New Roman" w:hAnsiTheme="minorHAnsi" w:cstheme="minorHAnsi"/>
                <w:sz w:val="18"/>
                <w:szCs w:val="18"/>
                <w:lang w:val="en-US"/>
              </w:rPr>
            </w:pPr>
            <w:r w:rsidRPr="00D07C70">
              <w:rPr>
                <w:rFonts w:asciiTheme="minorHAnsi" w:eastAsia="Times New Roman" w:hAnsiTheme="minorHAnsi" w:cstheme="minorHAnsi"/>
                <w:sz w:val="18"/>
                <w:szCs w:val="18"/>
                <w:lang w:val="en-US"/>
              </w:rPr>
              <w:t>Si</w:t>
            </w:r>
          </w:p>
        </w:tc>
        <w:tc>
          <w:tcPr>
            <w:tcW w:w="1478" w:type="dxa"/>
            <w:tcBorders>
              <w:top w:val="nil"/>
              <w:left w:val="nil"/>
              <w:bottom w:val="single" w:sz="4" w:space="0" w:color="000000"/>
              <w:right w:val="single" w:sz="4" w:space="0" w:color="000000"/>
            </w:tcBorders>
            <w:shd w:val="clear" w:color="auto" w:fill="auto"/>
            <w:vAlign w:val="bottom"/>
            <w:hideMark/>
            <w:tcPrChange w:id="78" w:author="Marcos" w:date="2013-12-16T11:23:00Z">
              <w:tcPr>
                <w:tcW w:w="1523" w:type="dxa"/>
                <w:tcBorders>
                  <w:top w:val="nil"/>
                  <w:left w:val="nil"/>
                  <w:bottom w:val="single" w:sz="4" w:space="0" w:color="000000"/>
                  <w:right w:val="single" w:sz="4" w:space="0" w:color="000000"/>
                </w:tcBorders>
                <w:shd w:val="clear" w:color="auto" w:fill="auto"/>
                <w:vAlign w:val="bottom"/>
                <w:hideMark/>
              </w:tcPr>
            </w:tcPrChange>
          </w:tcPr>
          <w:p w14:paraId="232613DE" w14:textId="77777777" w:rsidR="00D07C70" w:rsidRPr="00D07C70" w:rsidRDefault="00D07C70" w:rsidP="00487F68">
            <w:pPr>
              <w:jc w:val="both"/>
              <w:rPr>
                <w:rFonts w:asciiTheme="minorHAnsi" w:eastAsia="Times New Roman" w:hAnsiTheme="minorHAnsi" w:cstheme="minorHAnsi"/>
                <w:sz w:val="18"/>
                <w:szCs w:val="18"/>
                <w:lang w:val="en-US"/>
              </w:rPr>
            </w:pPr>
            <w:r w:rsidRPr="00D07C70">
              <w:rPr>
                <w:rFonts w:asciiTheme="minorHAnsi" w:eastAsia="Times New Roman" w:hAnsiTheme="minorHAnsi" w:cstheme="minorHAnsi"/>
                <w:sz w:val="18"/>
                <w:szCs w:val="18"/>
                <w:lang w:val="en-US"/>
              </w:rPr>
              <w:t>Buena</w:t>
            </w:r>
          </w:p>
        </w:tc>
        <w:tc>
          <w:tcPr>
            <w:tcW w:w="4474" w:type="dxa"/>
            <w:tcBorders>
              <w:top w:val="nil"/>
              <w:left w:val="nil"/>
              <w:bottom w:val="single" w:sz="4" w:space="0" w:color="000000"/>
              <w:right w:val="single" w:sz="4" w:space="0" w:color="000000"/>
            </w:tcBorders>
            <w:shd w:val="clear" w:color="auto" w:fill="auto"/>
            <w:vAlign w:val="bottom"/>
            <w:hideMark/>
            <w:tcPrChange w:id="79" w:author="Marcos" w:date="2013-12-16T11:23:00Z">
              <w:tcPr>
                <w:tcW w:w="4687" w:type="dxa"/>
                <w:tcBorders>
                  <w:top w:val="nil"/>
                  <w:left w:val="nil"/>
                  <w:bottom w:val="single" w:sz="4" w:space="0" w:color="000000"/>
                  <w:right w:val="single" w:sz="4" w:space="0" w:color="000000"/>
                </w:tcBorders>
                <w:shd w:val="clear" w:color="auto" w:fill="auto"/>
                <w:vAlign w:val="bottom"/>
                <w:hideMark/>
              </w:tcPr>
            </w:tcPrChange>
          </w:tcPr>
          <w:p w14:paraId="06D4F6F5" w14:textId="77777777" w:rsidR="00D07C70" w:rsidRPr="00D07C70" w:rsidRDefault="009B1747" w:rsidP="00487F68">
            <w:pPr>
              <w:jc w:val="both"/>
              <w:rPr>
                <w:rFonts w:asciiTheme="minorHAnsi" w:eastAsia="Times New Roman" w:hAnsiTheme="minorHAnsi" w:cstheme="minorHAnsi"/>
                <w:color w:val="0000FF"/>
                <w:sz w:val="20"/>
                <w:szCs w:val="20"/>
                <w:u w:val="single"/>
                <w:lang w:val="en-US"/>
              </w:rPr>
            </w:pPr>
            <w:r>
              <w:fldChar w:fldCharType="begin"/>
            </w:r>
            <w:r w:rsidRPr="00EC6620">
              <w:rPr>
                <w:lang w:val="en-US"/>
              </w:rPr>
              <w:instrText>HYPERLINK "https://github.com/geemus/fog"</w:instrText>
            </w:r>
            <w:r>
              <w:fldChar w:fldCharType="separate"/>
            </w:r>
            <w:r w:rsidR="00D07C70" w:rsidRPr="00D07C70">
              <w:rPr>
                <w:rFonts w:asciiTheme="minorHAnsi" w:eastAsia="Times New Roman" w:hAnsiTheme="minorHAnsi" w:cstheme="minorHAnsi"/>
                <w:color w:val="0000FF"/>
                <w:sz w:val="20"/>
                <w:szCs w:val="20"/>
                <w:u w:val="single"/>
                <w:lang w:val="en-US"/>
              </w:rPr>
              <w:t>https://github.com/geemus/fog</w:t>
            </w:r>
            <w:r>
              <w:fldChar w:fldCharType="end"/>
            </w:r>
          </w:p>
        </w:tc>
      </w:tr>
      <w:tr w:rsidR="00D07C70" w:rsidRPr="009E3E50" w14:paraId="0E52C8FD" w14:textId="77777777" w:rsidTr="00EC6620">
        <w:trPr>
          <w:trHeight w:val="255"/>
          <w:trPrChange w:id="80" w:author="Marcos" w:date="2013-12-16T11:23:00Z">
            <w:trPr>
              <w:trHeight w:val="255"/>
            </w:trPr>
          </w:trPrChange>
        </w:trPr>
        <w:tc>
          <w:tcPr>
            <w:tcW w:w="1150" w:type="dxa"/>
            <w:tcBorders>
              <w:top w:val="nil"/>
              <w:left w:val="single" w:sz="4" w:space="0" w:color="000000"/>
              <w:bottom w:val="single" w:sz="4" w:space="0" w:color="000000"/>
              <w:right w:val="single" w:sz="4" w:space="0" w:color="000000"/>
            </w:tcBorders>
            <w:shd w:val="clear" w:color="000000" w:fill="F9CB9C"/>
            <w:vAlign w:val="bottom"/>
            <w:hideMark/>
            <w:tcPrChange w:id="81" w:author="Marcos" w:date="2013-12-16T11:23:00Z">
              <w:tcPr>
                <w:tcW w:w="1194" w:type="dxa"/>
                <w:tcBorders>
                  <w:top w:val="nil"/>
                  <w:left w:val="single" w:sz="4" w:space="0" w:color="000000"/>
                  <w:bottom w:val="single" w:sz="4" w:space="0" w:color="000000"/>
                  <w:right w:val="single" w:sz="4" w:space="0" w:color="000000"/>
                </w:tcBorders>
                <w:shd w:val="clear" w:color="000000" w:fill="F9CB9C"/>
                <w:vAlign w:val="bottom"/>
                <w:hideMark/>
              </w:tcPr>
            </w:tcPrChange>
          </w:tcPr>
          <w:p w14:paraId="7009E63A" w14:textId="77777777" w:rsidR="00D07C70" w:rsidRPr="00D07C70" w:rsidRDefault="00D07C70" w:rsidP="00CC6B4D">
            <w:pPr>
              <w:jc w:val="both"/>
              <w:rPr>
                <w:rFonts w:asciiTheme="minorHAnsi" w:eastAsia="Times New Roman" w:hAnsiTheme="minorHAnsi" w:cstheme="minorHAnsi"/>
                <w:b/>
                <w:bCs/>
                <w:sz w:val="18"/>
                <w:szCs w:val="18"/>
                <w:lang w:val="en-US"/>
              </w:rPr>
            </w:pPr>
            <w:proofErr w:type="spellStart"/>
            <w:r w:rsidRPr="00D07C70">
              <w:rPr>
                <w:rFonts w:asciiTheme="minorHAnsi" w:eastAsia="Times New Roman" w:hAnsiTheme="minorHAnsi" w:cstheme="minorHAnsi"/>
                <w:b/>
                <w:bCs/>
                <w:sz w:val="18"/>
                <w:szCs w:val="18"/>
                <w:lang w:val="en-US"/>
              </w:rPr>
              <w:t>CloudLoop</w:t>
            </w:r>
            <w:proofErr w:type="spellEnd"/>
          </w:p>
        </w:tc>
        <w:tc>
          <w:tcPr>
            <w:tcW w:w="806" w:type="dxa"/>
            <w:tcBorders>
              <w:top w:val="nil"/>
              <w:left w:val="nil"/>
              <w:bottom w:val="single" w:sz="4" w:space="0" w:color="000000"/>
              <w:right w:val="single" w:sz="4" w:space="0" w:color="000000"/>
            </w:tcBorders>
            <w:shd w:val="clear" w:color="auto" w:fill="auto"/>
            <w:vAlign w:val="bottom"/>
            <w:hideMark/>
            <w:tcPrChange w:id="82" w:author="Marcos" w:date="2013-12-16T11:23:00Z">
              <w:tcPr>
                <w:tcW w:w="729" w:type="dxa"/>
                <w:tcBorders>
                  <w:top w:val="nil"/>
                  <w:left w:val="nil"/>
                  <w:bottom w:val="single" w:sz="4" w:space="0" w:color="000000"/>
                  <w:right w:val="single" w:sz="4" w:space="0" w:color="000000"/>
                </w:tcBorders>
                <w:shd w:val="clear" w:color="auto" w:fill="auto"/>
                <w:vAlign w:val="bottom"/>
                <w:hideMark/>
              </w:tcPr>
            </w:tcPrChange>
          </w:tcPr>
          <w:p w14:paraId="46D237B4" w14:textId="77777777" w:rsidR="00D07C70" w:rsidRPr="00D07C70" w:rsidRDefault="00D07C70" w:rsidP="00487F68">
            <w:pPr>
              <w:jc w:val="both"/>
              <w:rPr>
                <w:rFonts w:asciiTheme="minorHAnsi" w:eastAsia="Times New Roman" w:hAnsiTheme="minorHAnsi" w:cstheme="minorHAnsi"/>
                <w:sz w:val="18"/>
                <w:szCs w:val="18"/>
                <w:lang w:val="en-US"/>
              </w:rPr>
            </w:pPr>
            <w:r w:rsidRPr="00D07C70">
              <w:rPr>
                <w:rFonts w:asciiTheme="minorHAnsi" w:eastAsia="Times New Roman" w:hAnsiTheme="minorHAnsi" w:cstheme="minorHAnsi"/>
                <w:sz w:val="18"/>
                <w:szCs w:val="18"/>
                <w:lang w:val="en-US"/>
              </w:rPr>
              <w:t>No</w:t>
            </w:r>
          </w:p>
        </w:tc>
        <w:tc>
          <w:tcPr>
            <w:tcW w:w="1476" w:type="dxa"/>
            <w:tcBorders>
              <w:top w:val="nil"/>
              <w:left w:val="nil"/>
              <w:bottom w:val="single" w:sz="4" w:space="0" w:color="000000"/>
              <w:right w:val="single" w:sz="4" w:space="0" w:color="000000"/>
            </w:tcBorders>
            <w:shd w:val="clear" w:color="auto" w:fill="auto"/>
            <w:vAlign w:val="bottom"/>
            <w:hideMark/>
            <w:tcPrChange w:id="83" w:author="Marcos" w:date="2013-12-16T11:23:00Z">
              <w:tcPr>
                <w:tcW w:w="1251" w:type="dxa"/>
                <w:tcBorders>
                  <w:top w:val="nil"/>
                  <w:left w:val="nil"/>
                  <w:bottom w:val="single" w:sz="4" w:space="0" w:color="000000"/>
                  <w:right w:val="single" w:sz="4" w:space="0" w:color="000000"/>
                </w:tcBorders>
                <w:shd w:val="clear" w:color="auto" w:fill="auto"/>
                <w:vAlign w:val="bottom"/>
                <w:hideMark/>
              </w:tcPr>
            </w:tcPrChange>
          </w:tcPr>
          <w:p w14:paraId="09AFDF51" w14:textId="77777777" w:rsidR="00D07C70" w:rsidRPr="00D07C70" w:rsidRDefault="00D07C70" w:rsidP="00487F68">
            <w:pPr>
              <w:jc w:val="both"/>
              <w:rPr>
                <w:rFonts w:asciiTheme="minorHAnsi" w:eastAsia="Times New Roman" w:hAnsiTheme="minorHAnsi" w:cstheme="minorHAnsi"/>
                <w:sz w:val="18"/>
                <w:szCs w:val="18"/>
                <w:lang w:val="en-US"/>
              </w:rPr>
            </w:pPr>
            <w:r w:rsidRPr="00D07C70">
              <w:rPr>
                <w:rFonts w:asciiTheme="minorHAnsi" w:eastAsia="Times New Roman" w:hAnsiTheme="minorHAnsi" w:cstheme="minorHAnsi"/>
                <w:sz w:val="18"/>
                <w:szCs w:val="18"/>
                <w:lang w:val="en-US"/>
              </w:rPr>
              <w:t>Si</w:t>
            </w:r>
          </w:p>
        </w:tc>
        <w:tc>
          <w:tcPr>
            <w:tcW w:w="1478" w:type="dxa"/>
            <w:tcBorders>
              <w:top w:val="nil"/>
              <w:left w:val="nil"/>
              <w:bottom w:val="single" w:sz="4" w:space="0" w:color="000000"/>
              <w:right w:val="single" w:sz="4" w:space="0" w:color="000000"/>
            </w:tcBorders>
            <w:shd w:val="clear" w:color="auto" w:fill="auto"/>
            <w:vAlign w:val="bottom"/>
            <w:hideMark/>
            <w:tcPrChange w:id="84" w:author="Marcos" w:date="2013-12-16T11:23:00Z">
              <w:tcPr>
                <w:tcW w:w="1523" w:type="dxa"/>
                <w:tcBorders>
                  <w:top w:val="nil"/>
                  <w:left w:val="nil"/>
                  <w:bottom w:val="single" w:sz="4" w:space="0" w:color="000000"/>
                  <w:right w:val="single" w:sz="4" w:space="0" w:color="000000"/>
                </w:tcBorders>
                <w:shd w:val="clear" w:color="auto" w:fill="auto"/>
                <w:vAlign w:val="bottom"/>
                <w:hideMark/>
              </w:tcPr>
            </w:tcPrChange>
          </w:tcPr>
          <w:p w14:paraId="3B16E19F" w14:textId="77777777" w:rsidR="00D07C70" w:rsidRPr="00D07C70" w:rsidRDefault="00D07C70" w:rsidP="00487F68">
            <w:pPr>
              <w:jc w:val="both"/>
              <w:rPr>
                <w:rFonts w:asciiTheme="minorHAnsi" w:eastAsia="Times New Roman" w:hAnsiTheme="minorHAnsi" w:cstheme="minorHAnsi"/>
                <w:sz w:val="18"/>
                <w:szCs w:val="18"/>
                <w:lang w:val="en-US"/>
              </w:rPr>
            </w:pPr>
            <w:r w:rsidRPr="00D07C70">
              <w:rPr>
                <w:rFonts w:asciiTheme="minorHAnsi" w:eastAsia="Times New Roman" w:hAnsiTheme="minorHAnsi" w:cstheme="minorHAnsi"/>
                <w:sz w:val="18"/>
                <w:szCs w:val="18"/>
                <w:lang w:val="en-US"/>
              </w:rPr>
              <w:t>Regular</w:t>
            </w:r>
          </w:p>
        </w:tc>
        <w:tc>
          <w:tcPr>
            <w:tcW w:w="4474" w:type="dxa"/>
            <w:tcBorders>
              <w:top w:val="nil"/>
              <w:left w:val="nil"/>
              <w:bottom w:val="single" w:sz="4" w:space="0" w:color="000000"/>
              <w:right w:val="single" w:sz="4" w:space="0" w:color="000000"/>
            </w:tcBorders>
            <w:shd w:val="clear" w:color="auto" w:fill="auto"/>
            <w:vAlign w:val="bottom"/>
            <w:hideMark/>
            <w:tcPrChange w:id="85" w:author="Marcos" w:date="2013-12-16T11:23:00Z">
              <w:tcPr>
                <w:tcW w:w="4687" w:type="dxa"/>
                <w:tcBorders>
                  <w:top w:val="nil"/>
                  <w:left w:val="nil"/>
                  <w:bottom w:val="single" w:sz="4" w:space="0" w:color="000000"/>
                  <w:right w:val="single" w:sz="4" w:space="0" w:color="000000"/>
                </w:tcBorders>
                <w:shd w:val="clear" w:color="auto" w:fill="auto"/>
                <w:vAlign w:val="bottom"/>
                <w:hideMark/>
              </w:tcPr>
            </w:tcPrChange>
          </w:tcPr>
          <w:p w14:paraId="77DA5744" w14:textId="77777777" w:rsidR="00D07C70" w:rsidRPr="00D07C70" w:rsidRDefault="009B1747" w:rsidP="00487F68">
            <w:pPr>
              <w:jc w:val="both"/>
              <w:rPr>
                <w:rFonts w:asciiTheme="minorHAnsi" w:eastAsia="Times New Roman" w:hAnsiTheme="minorHAnsi" w:cstheme="minorHAnsi"/>
                <w:color w:val="0000FF"/>
                <w:sz w:val="20"/>
                <w:szCs w:val="20"/>
                <w:u w:val="single"/>
                <w:lang w:val="en-US"/>
              </w:rPr>
            </w:pPr>
            <w:r>
              <w:fldChar w:fldCharType="begin"/>
            </w:r>
            <w:r w:rsidRPr="00EC6620">
              <w:rPr>
                <w:lang w:val="en-US"/>
              </w:rPr>
              <w:instrText>HYPERLINK "https://cloudloop.dev.java.net/"</w:instrText>
            </w:r>
            <w:r>
              <w:fldChar w:fldCharType="separate"/>
            </w:r>
            <w:r w:rsidR="00D07C70" w:rsidRPr="00D07C70">
              <w:rPr>
                <w:rFonts w:asciiTheme="minorHAnsi" w:eastAsia="Times New Roman" w:hAnsiTheme="minorHAnsi" w:cstheme="minorHAnsi"/>
                <w:color w:val="0000FF"/>
                <w:sz w:val="20"/>
                <w:szCs w:val="20"/>
                <w:u w:val="single"/>
                <w:lang w:val="en-US"/>
              </w:rPr>
              <w:t>https://cloudloop.dev.java.net/</w:t>
            </w:r>
            <w:r>
              <w:fldChar w:fldCharType="end"/>
            </w:r>
          </w:p>
        </w:tc>
      </w:tr>
      <w:tr w:rsidR="00D07C70" w:rsidRPr="009E3E50" w14:paraId="66F42BE0" w14:textId="77777777" w:rsidTr="00EC6620">
        <w:trPr>
          <w:trHeight w:val="255"/>
          <w:trPrChange w:id="86" w:author="Marcos" w:date="2013-12-16T11:23:00Z">
            <w:trPr>
              <w:trHeight w:val="255"/>
            </w:trPr>
          </w:trPrChange>
        </w:trPr>
        <w:tc>
          <w:tcPr>
            <w:tcW w:w="1150" w:type="dxa"/>
            <w:tcBorders>
              <w:top w:val="nil"/>
              <w:left w:val="single" w:sz="4" w:space="0" w:color="000000"/>
              <w:bottom w:val="single" w:sz="4" w:space="0" w:color="000000"/>
              <w:right w:val="single" w:sz="4" w:space="0" w:color="000000"/>
            </w:tcBorders>
            <w:shd w:val="clear" w:color="000000" w:fill="F9CB9C"/>
            <w:vAlign w:val="bottom"/>
            <w:hideMark/>
            <w:tcPrChange w:id="87" w:author="Marcos" w:date="2013-12-16T11:23:00Z">
              <w:tcPr>
                <w:tcW w:w="1194" w:type="dxa"/>
                <w:tcBorders>
                  <w:top w:val="nil"/>
                  <w:left w:val="single" w:sz="4" w:space="0" w:color="000000"/>
                  <w:bottom w:val="single" w:sz="4" w:space="0" w:color="000000"/>
                  <w:right w:val="single" w:sz="4" w:space="0" w:color="000000"/>
                </w:tcBorders>
                <w:shd w:val="clear" w:color="000000" w:fill="F9CB9C"/>
                <w:vAlign w:val="bottom"/>
                <w:hideMark/>
              </w:tcPr>
            </w:tcPrChange>
          </w:tcPr>
          <w:p w14:paraId="18F53A00" w14:textId="77777777" w:rsidR="00D07C70" w:rsidRPr="00D07C70" w:rsidRDefault="00D07C70" w:rsidP="00CC6B4D">
            <w:pPr>
              <w:jc w:val="both"/>
              <w:rPr>
                <w:rFonts w:asciiTheme="minorHAnsi" w:eastAsia="Times New Roman" w:hAnsiTheme="minorHAnsi" w:cstheme="minorHAnsi"/>
                <w:b/>
                <w:bCs/>
                <w:sz w:val="18"/>
                <w:szCs w:val="18"/>
                <w:lang w:val="en-US"/>
              </w:rPr>
            </w:pPr>
            <w:r w:rsidRPr="00D07C70">
              <w:rPr>
                <w:rFonts w:asciiTheme="minorHAnsi" w:eastAsia="Times New Roman" w:hAnsiTheme="minorHAnsi" w:cstheme="minorHAnsi"/>
                <w:b/>
                <w:bCs/>
                <w:sz w:val="18"/>
                <w:szCs w:val="18"/>
                <w:lang w:val="en-US"/>
              </w:rPr>
              <w:t>Java-Storage</w:t>
            </w:r>
          </w:p>
        </w:tc>
        <w:tc>
          <w:tcPr>
            <w:tcW w:w="806" w:type="dxa"/>
            <w:tcBorders>
              <w:top w:val="nil"/>
              <w:left w:val="nil"/>
              <w:bottom w:val="single" w:sz="4" w:space="0" w:color="000000"/>
              <w:right w:val="single" w:sz="4" w:space="0" w:color="000000"/>
            </w:tcBorders>
            <w:shd w:val="clear" w:color="auto" w:fill="auto"/>
            <w:vAlign w:val="bottom"/>
            <w:hideMark/>
            <w:tcPrChange w:id="88" w:author="Marcos" w:date="2013-12-16T11:23:00Z">
              <w:tcPr>
                <w:tcW w:w="729" w:type="dxa"/>
                <w:tcBorders>
                  <w:top w:val="nil"/>
                  <w:left w:val="nil"/>
                  <w:bottom w:val="single" w:sz="4" w:space="0" w:color="000000"/>
                  <w:right w:val="single" w:sz="4" w:space="0" w:color="000000"/>
                </w:tcBorders>
                <w:shd w:val="clear" w:color="auto" w:fill="auto"/>
                <w:vAlign w:val="bottom"/>
                <w:hideMark/>
              </w:tcPr>
            </w:tcPrChange>
          </w:tcPr>
          <w:p w14:paraId="12BECC4C" w14:textId="77777777" w:rsidR="00D07C70" w:rsidRPr="00D07C70" w:rsidRDefault="00D07C70" w:rsidP="00487F68">
            <w:pPr>
              <w:jc w:val="both"/>
              <w:rPr>
                <w:rFonts w:asciiTheme="minorHAnsi" w:eastAsia="Times New Roman" w:hAnsiTheme="minorHAnsi" w:cstheme="minorHAnsi"/>
                <w:sz w:val="18"/>
                <w:szCs w:val="18"/>
                <w:lang w:val="en-US"/>
              </w:rPr>
            </w:pPr>
            <w:r w:rsidRPr="00D07C70">
              <w:rPr>
                <w:rFonts w:asciiTheme="minorHAnsi" w:eastAsia="Times New Roman" w:hAnsiTheme="minorHAnsi" w:cstheme="minorHAnsi"/>
                <w:sz w:val="18"/>
                <w:szCs w:val="18"/>
                <w:lang w:val="en-US"/>
              </w:rPr>
              <w:t>No</w:t>
            </w:r>
          </w:p>
        </w:tc>
        <w:tc>
          <w:tcPr>
            <w:tcW w:w="1476" w:type="dxa"/>
            <w:tcBorders>
              <w:top w:val="nil"/>
              <w:left w:val="nil"/>
              <w:bottom w:val="single" w:sz="4" w:space="0" w:color="000000"/>
              <w:right w:val="single" w:sz="4" w:space="0" w:color="000000"/>
            </w:tcBorders>
            <w:shd w:val="clear" w:color="auto" w:fill="auto"/>
            <w:vAlign w:val="bottom"/>
            <w:hideMark/>
            <w:tcPrChange w:id="89" w:author="Marcos" w:date="2013-12-16T11:23:00Z">
              <w:tcPr>
                <w:tcW w:w="1251" w:type="dxa"/>
                <w:tcBorders>
                  <w:top w:val="nil"/>
                  <w:left w:val="nil"/>
                  <w:bottom w:val="single" w:sz="4" w:space="0" w:color="000000"/>
                  <w:right w:val="single" w:sz="4" w:space="0" w:color="000000"/>
                </w:tcBorders>
                <w:shd w:val="clear" w:color="auto" w:fill="auto"/>
                <w:vAlign w:val="bottom"/>
                <w:hideMark/>
              </w:tcPr>
            </w:tcPrChange>
          </w:tcPr>
          <w:p w14:paraId="3CB03F39" w14:textId="77777777" w:rsidR="00D07C70" w:rsidRPr="00D07C70" w:rsidRDefault="00D07C70" w:rsidP="00487F68">
            <w:pPr>
              <w:jc w:val="both"/>
              <w:rPr>
                <w:rFonts w:asciiTheme="minorHAnsi" w:eastAsia="Times New Roman" w:hAnsiTheme="minorHAnsi" w:cstheme="minorHAnsi"/>
                <w:sz w:val="18"/>
                <w:szCs w:val="18"/>
                <w:lang w:val="en-US"/>
              </w:rPr>
            </w:pPr>
            <w:r w:rsidRPr="00D07C70">
              <w:rPr>
                <w:rFonts w:asciiTheme="minorHAnsi" w:eastAsia="Times New Roman" w:hAnsiTheme="minorHAnsi" w:cstheme="minorHAnsi"/>
                <w:sz w:val="18"/>
                <w:szCs w:val="18"/>
                <w:lang w:val="en-US"/>
              </w:rPr>
              <w:t>Si</w:t>
            </w:r>
          </w:p>
        </w:tc>
        <w:tc>
          <w:tcPr>
            <w:tcW w:w="1478" w:type="dxa"/>
            <w:tcBorders>
              <w:top w:val="nil"/>
              <w:left w:val="nil"/>
              <w:bottom w:val="single" w:sz="4" w:space="0" w:color="000000"/>
              <w:right w:val="single" w:sz="4" w:space="0" w:color="000000"/>
            </w:tcBorders>
            <w:shd w:val="clear" w:color="auto" w:fill="auto"/>
            <w:vAlign w:val="bottom"/>
            <w:hideMark/>
            <w:tcPrChange w:id="90" w:author="Marcos" w:date="2013-12-16T11:23:00Z">
              <w:tcPr>
                <w:tcW w:w="1523" w:type="dxa"/>
                <w:tcBorders>
                  <w:top w:val="nil"/>
                  <w:left w:val="nil"/>
                  <w:bottom w:val="single" w:sz="4" w:space="0" w:color="000000"/>
                  <w:right w:val="single" w:sz="4" w:space="0" w:color="000000"/>
                </w:tcBorders>
                <w:shd w:val="clear" w:color="auto" w:fill="auto"/>
                <w:vAlign w:val="bottom"/>
                <w:hideMark/>
              </w:tcPr>
            </w:tcPrChange>
          </w:tcPr>
          <w:p w14:paraId="50764FB6" w14:textId="77777777" w:rsidR="00D07C70" w:rsidRPr="00D07C70" w:rsidRDefault="00D07C70" w:rsidP="00487F68">
            <w:pPr>
              <w:jc w:val="both"/>
              <w:rPr>
                <w:rFonts w:asciiTheme="minorHAnsi" w:eastAsia="Times New Roman" w:hAnsiTheme="minorHAnsi" w:cstheme="minorHAnsi"/>
                <w:sz w:val="18"/>
                <w:szCs w:val="18"/>
                <w:lang w:val="en-US"/>
              </w:rPr>
            </w:pPr>
            <w:r w:rsidRPr="00D07C70">
              <w:rPr>
                <w:rFonts w:asciiTheme="minorHAnsi" w:eastAsia="Times New Roman" w:hAnsiTheme="minorHAnsi" w:cstheme="minorHAnsi"/>
                <w:sz w:val="18"/>
                <w:szCs w:val="18"/>
                <w:lang w:val="en-US"/>
              </w:rPr>
              <w:t>Buena</w:t>
            </w:r>
          </w:p>
        </w:tc>
        <w:tc>
          <w:tcPr>
            <w:tcW w:w="4474" w:type="dxa"/>
            <w:tcBorders>
              <w:top w:val="nil"/>
              <w:left w:val="nil"/>
              <w:bottom w:val="single" w:sz="4" w:space="0" w:color="000000"/>
              <w:right w:val="single" w:sz="4" w:space="0" w:color="000000"/>
            </w:tcBorders>
            <w:shd w:val="clear" w:color="auto" w:fill="auto"/>
            <w:vAlign w:val="bottom"/>
            <w:hideMark/>
            <w:tcPrChange w:id="91" w:author="Marcos" w:date="2013-12-16T11:23:00Z">
              <w:tcPr>
                <w:tcW w:w="4687" w:type="dxa"/>
                <w:tcBorders>
                  <w:top w:val="nil"/>
                  <w:left w:val="nil"/>
                  <w:bottom w:val="single" w:sz="4" w:space="0" w:color="000000"/>
                  <w:right w:val="single" w:sz="4" w:space="0" w:color="000000"/>
                </w:tcBorders>
                <w:shd w:val="clear" w:color="auto" w:fill="auto"/>
                <w:vAlign w:val="bottom"/>
                <w:hideMark/>
              </w:tcPr>
            </w:tcPrChange>
          </w:tcPr>
          <w:p w14:paraId="65DCE96F" w14:textId="77777777" w:rsidR="00D07C70" w:rsidRPr="00D07C70" w:rsidRDefault="009B1747" w:rsidP="00EC6620">
            <w:pPr>
              <w:keepNext/>
              <w:jc w:val="both"/>
              <w:rPr>
                <w:rFonts w:asciiTheme="minorHAnsi" w:eastAsia="Times New Roman" w:hAnsiTheme="minorHAnsi" w:cstheme="minorHAnsi"/>
                <w:color w:val="0000FF"/>
                <w:sz w:val="20"/>
                <w:szCs w:val="20"/>
                <w:u w:val="single"/>
                <w:lang w:val="en-US"/>
              </w:rPr>
            </w:pPr>
            <w:r>
              <w:fldChar w:fldCharType="begin"/>
            </w:r>
            <w:r w:rsidRPr="00EC6620">
              <w:rPr>
                <w:lang w:val="en-US"/>
              </w:rPr>
              <w:instrText>HYPERLINK "http://www.simplecloud.org/api"</w:instrText>
            </w:r>
            <w:r>
              <w:fldChar w:fldCharType="separate"/>
            </w:r>
            <w:r w:rsidR="00D07C70" w:rsidRPr="00D07C70">
              <w:rPr>
                <w:rFonts w:asciiTheme="minorHAnsi" w:eastAsia="Times New Roman" w:hAnsiTheme="minorHAnsi" w:cstheme="minorHAnsi"/>
                <w:color w:val="0000FF"/>
                <w:sz w:val="20"/>
                <w:szCs w:val="20"/>
                <w:u w:val="single"/>
                <w:lang w:val="en-US"/>
              </w:rPr>
              <w:t>http://www.simplecloud.org/api</w:t>
            </w:r>
            <w:r>
              <w:fldChar w:fldCharType="end"/>
            </w:r>
          </w:p>
        </w:tc>
      </w:tr>
    </w:tbl>
    <w:p w14:paraId="250A2EAC" w14:textId="64672609" w:rsidR="000142E6" w:rsidRDefault="000142E6">
      <w:pPr>
        <w:pStyle w:val="Caption"/>
      </w:pPr>
      <w:bookmarkStart w:id="92" w:name="_Toc374286438"/>
      <w:r>
        <w:t xml:space="preserve">Tabla </w:t>
      </w:r>
      <w:fldSimple w:instr=" STYLEREF 1 \s ">
        <w:r w:rsidR="004B17DA">
          <w:rPr>
            <w:noProof/>
          </w:rPr>
          <w:t>2</w:t>
        </w:r>
      </w:fldSimple>
      <w:r w:rsidR="003E7C15">
        <w:t>.</w:t>
      </w:r>
      <w:fldSimple w:instr=" SEQ Tabla \* ARABIC \s 1 ">
        <w:r w:rsidR="004B17DA">
          <w:rPr>
            <w:noProof/>
          </w:rPr>
          <w:t>1</w:t>
        </w:r>
      </w:fldSimple>
      <w:r>
        <w:t xml:space="preserve"> </w:t>
      </w:r>
      <w:r w:rsidRPr="00463303">
        <w:t>Información básica</w:t>
      </w:r>
      <w:r>
        <w:t xml:space="preserve"> de los frameworks actuales</w:t>
      </w:r>
      <w:r w:rsidR="0089778E">
        <w:t>.</w:t>
      </w:r>
      <w:bookmarkEnd w:id="92"/>
    </w:p>
    <w:p w14:paraId="11A9BF38" w14:textId="77777777" w:rsidR="00D435A5" w:rsidRPr="00FB2E5B" w:rsidRDefault="00D435A5">
      <w:pPr>
        <w:jc w:val="both"/>
        <w:rPr>
          <w:rFonts w:asciiTheme="minorHAnsi" w:hAnsiTheme="minorHAnsi" w:cstheme="minorHAnsi"/>
        </w:rPr>
      </w:pPr>
    </w:p>
    <w:p w14:paraId="334704F7" w14:textId="77777777" w:rsidR="008673AD" w:rsidRPr="00EC6620" w:rsidRDefault="008673AD">
      <w:pPr>
        <w:jc w:val="both"/>
        <w:rPr>
          <w:rFonts w:asciiTheme="minorHAnsi" w:hAnsiTheme="minorHAnsi" w:cstheme="minorHAnsi"/>
        </w:rPr>
      </w:pPr>
      <w:r w:rsidRPr="00EC6620">
        <w:rPr>
          <w:rFonts w:asciiTheme="minorHAnsi" w:hAnsiTheme="minorHAnsi" w:cstheme="minorHAnsi"/>
        </w:rPr>
        <w:t>Es interesante resaltar que tres de los proyectos evaluados no se encuentran en actividad (</w:t>
      </w:r>
      <w:proofErr w:type="spellStart"/>
      <w:r w:rsidRPr="00EC6620">
        <w:rPr>
          <w:rFonts w:asciiTheme="minorHAnsi" w:hAnsiTheme="minorHAnsi" w:cstheme="minorHAnsi"/>
        </w:rPr>
        <w:t>libcloud</w:t>
      </w:r>
      <w:proofErr w:type="spellEnd"/>
      <w:r w:rsidRPr="00EC6620">
        <w:rPr>
          <w:rFonts w:asciiTheme="minorHAnsi" w:hAnsiTheme="minorHAnsi" w:cstheme="minorHAnsi"/>
        </w:rPr>
        <w:t xml:space="preserve">, </w:t>
      </w:r>
      <w:proofErr w:type="spellStart"/>
      <w:r w:rsidRPr="00EC6620">
        <w:rPr>
          <w:rFonts w:asciiTheme="minorHAnsi" w:hAnsiTheme="minorHAnsi" w:cstheme="minorHAnsi"/>
        </w:rPr>
        <w:t>CloudLoop</w:t>
      </w:r>
      <w:proofErr w:type="spellEnd"/>
      <w:r w:rsidRPr="00EC6620">
        <w:rPr>
          <w:rFonts w:asciiTheme="minorHAnsi" w:hAnsiTheme="minorHAnsi" w:cstheme="minorHAnsi"/>
        </w:rPr>
        <w:t xml:space="preserve"> y Java-Storage). Esto hace que no sean utilizados en ambientes de producción, al menos que el equipo que lo utilice también se encargue de mantenerlo. También puede apreciarse que salvo Deltacloud todos los frameworks soportan almacenamiento en Java. El dato negativo más destacable de Dasein es la inexistencia total de documentación sumada a una definición de interfaces poco claras con parámetros mal nombrados. </w:t>
      </w:r>
    </w:p>
    <w:p w14:paraId="0D4E9C09" w14:textId="77777777" w:rsidR="008673AD" w:rsidRPr="00FB2E5B" w:rsidRDefault="008673AD">
      <w:pPr>
        <w:jc w:val="both"/>
        <w:rPr>
          <w:rFonts w:asciiTheme="minorHAnsi" w:hAnsiTheme="minorHAnsi" w:cstheme="minorHAnsi"/>
        </w:rPr>
      </w:pPr>
    </w:p>
    <w:p w14:paraId="38197E6B" w14:textId="789BFF14" w:rsidR="00B02EA0" w:rsidRPr="00FB2E5B" w:rsidRDefault="009B1747">
      <w:pPr>
        <w:jc w:val="both"/>
        <w:rPr>
          <w:rFonts w:asciiTheme="minorHAnsi" w:hAnsiTheme="minorHAnsi" w:cstheme="minorHAnsi"/>
        </w:rPr>
      </w:pPr>
      <w:r w:rsidRPr="00EC6620">
        <w:rPr>
          <w:rFonts w:asciiTheme="minorHAnsi" w:hAnsiTheme="minorHAnsi" w:cstheme="minorHAnsi"/>
        </w:rPr>
        <w:t xml:space="preserve">La tabla 2.2 profundiza sobre el soporte de almacenamiento de cada framework. La columna “Servicios de almacenamiento soportados” muestra que proveedores son soportados por cada framework. Las columnas englobadas en “Soporte de primitivas básicas” indican si cada framework soporta una primitiva en particular. “Subir” se refiere a escribir sobre el sistema de almacenamiento remoto. “Bajar” se refiere a poder leer datos remotos. “Listar” es la habilidad de poder detallar el contenido de una unidad de almacenamiento. “Buscar” consiste en poder realizar una búsqueda por clave o similitud de nombre dentro de un sistema de almacenamiento. “Borrar” se refiere a tener la habilidad de poder eliminar datos remotos. Y por último “Metadatos” se refiere a poder leer y escribir los metadatos de un elemento remoto, por ejemplo su tamaño en bytes o su hash MD5. Por último, la columna “Facilidad en el uso de las primitivas” muestra que tan simple resulta utilizar cada una de las primitivas mencionadas en cada framework. En este contexto diremos que utilizar las primitivas es “Fácil” si la interface provista tiene comentarios en los métodos y sus parámetros correctamente nombrados, caso contrario será considerada “Difícil” de utilizar. </w:t>
      </w:r>
    </w:p>
    <w:p w14:paraId="0B02AB9E" w14:textId="77777777" w:rsidR="003E7C15" w:rsidRPr="00327503" w:rsidRDefault="003E7C15" w:rsidP="003E7C15">
      <w:pPr>
        <w:jc w:val="both"/>
        <w:rPr>
          <w:rFonts w:asciiTheme="minorHAnsi" w:hAnsiTheme="minorHAnsi" w:cstheme="minorHAnsi"/>
        </w:rPr>
      </w:pPr>
    </w:p>
    <w:tbl>
      <w:tblPr>
        <w:tblW w:w="9375" w:type="dxa"/>
        <w:tblInd w:w="93" w:type="dxa"/>
        <w:tblLayout w:type="fixed"/>
        <w:tblLook w:val="04A0" w:firstRow="1" w:lastRow="0" w:firstColumn="1" w:lastColumn="0" w:noHBand="0" w:noVBand="1"/>
      </w:tblPr>
      <w:tblGrid>
        <w:gridCol w:w="1185"/>
        <w:gridCol w:w="1710"/>
        <w:gridCol w:w="720"/>
        <w:gridCol w:w="720"/>
        <w:gridCol w:w="720"/>
        <w:gridCol w:w="900"/>
        <w:gridCol w:w="810"/>
        <w:gridCol w:w="1170"/>
        <w:gridCol w:w="1440"/>
      </w:tblGrid>
      <w:tr w:rsidR="003E7C15" w:rsidRPr="00327503" w14:paraId="7ABCD861" w14:textId="77777777" w:rsidTr="004C39A8">
        <w:trPr>
          <w:trHeight w:val="255"/>
        </w:trPr>
        <w:tc>
          <w:tcPr>
            <w:tcW w:w="1185" w:type="dxa"/>
            <w:vMerge w:val="restart"/>
            <w:tcBorders>
              <w:top w:val="single" w:sz="4" w:space="0" w:color="auto"/>
              <w:left w:val="single" w:sz="4" w:space="0" w:color="auto"/>
              <w:bottom w:val="single" w:sz="4" w:space="0" w:color="auto"/>
              <w:right w:val="single" w:sz="4" w:space="0" w:color="auto"/>
            </w:tcBorders>
            <w:shd w:val="clear" w:color="000000" w:fill="FFCC00"/>
            <w:vAlign w:val="bottom"/>
            <w:hideMark/>
          </w:tcPr>
          <w:p w14:paraId="007E8A5E" w14:textId="77777777" w:rsidR="003E7C15" w:rsidRDefault="003E7C15" w:rsidP="004C39A8">
            <w:pPr>
              <w:jc w:val="center"/>
              <w:rPr>
                <w:rFonts w:asciiTheme="minorHAnsi" w:eastAsia="Times New Roman" w:hAnsiTheme="minorHAnsi" w:cstheme="minorHAnsi"/>
                <w:b/>
                <w:bCs/>
                <w:sz w:val="18"/>
                <w:szCs w:val="18"/>
                <w:lang w:val="en-US"/>
              </w:rPr>
            </w:pPr>
            <w:proofErr w:type="spellStart"/>
            <w:r w:rsidRPr="00327503">
              <w:rPr>
                <w:rFonts w:asciiTheme="minorHAnsi" w:eastAsia="Times New Roman" w:hAnsiTheme="minorHAnsi" w:cstheme="minorHAnsi"/>
                <w:b/>
                <w:bCs/>
                <w:sz w:val="18"/>
                <w:szCs w:val="18"/>
                <w:lang w:val="en-US"/>
              </w:rPr>
              <w:lastRenderedPageBreak/>
              <w:t>Proyecto</w:t>
            </w:r>
            <w:proofErr w:type="spellEnd"/>
          </w:p>
        </w:tc>
        <w:tc>
          <w:tcPr>
            <w:tcW w:w="1710" w:type="dxa"/>
            <w:vMerge w:val="restart"/>
            <w:tcBorders>
              <w:top w:val="single" w:sz="4" w:space="0" w:color="auto"/>
              <w:left w:val="single" w:sz="4" w:space="0" w:color="auto"/>
              <w:bottom w:val="single" w:sz="4" w:space="0" w:color="auto"/>
              <w:right w:val="single" w:sz="4" w:space="0" w:color="auto"/>
            </w:tcBorders>
            <w:shd w:val="clear" w:color="000000" w:fill="FFCC00"/>
            <w:vAlign w:val="bottom"/>
            <w:hideMark/>
          </w:tcPr>
          <w:p w14:paraId="118EF3F2" w14:textId="77777777" w:rsidR="003E7C15" w:rsidRDefault="003E7C15" w:rsidP="004C39A8">
            <w:pPr>
              <w:jc w:val="center"/>
              <w:rPr>
                <w:rFonts w:asciiTheme="minorHAnsi" w:eastAsia="Times New Roman" w:hAnsiTheme="minorHAnsi" w:cstheme="minorHAnsi"/>
                <w:b/>
                <w:bCs/>
                <w:sz w:val="18"/>
                <w:szCs w:val="18"/>
                <w:lang w:val="en-US"/>
              </w:rPr>
            </w:pPr>
            <w:proofErr w:type="spellStart"/>
            <w:r w:rsidRPr="00327503">
              <w:rPr>
                <w:rFonts w:asciiTheme="minorHAnsi" w:eastAsia="Times New Roman" w:hAnsiTheme="minorHAnsi" w:cstheme="minorHAnsi"/>
                <w:b/>
                <w:bCs/>
                <w:sz w:val="18"/>
                <w:szCs w:val="18"/>
                <w:lang w:val="en-US"/>
              </w:rPr>
              <w:t>Servicios</w:t>
            </w:r>
            <w:proofErr w:type="spellEnd"/>
            <w:r w:rsidRPr="00327503">
              <w:rPr>
                <w:rFonts w:asciiTheme="minorHAnsi" w:eastAsia="Times New Roman" w:hAnsiTheme="minorHAnsi" w:cstheme="minorHAnsi"/>
                <w:b/>
                <w:bCs/>
                <w:sz w:val="18"/>
                <w:szCs w:val="18"/>
                <w:lang w:val="en-US"/>
              </w:rPr>
              <w:t xml:space="preserve"> de </w:t>
            </w:r>
            <w:proofErr w:type="spellStart"/>
            <w:r>
              <w:rPr>
                <w:rFonts w:asciiTheme="minorHAnsi" w:eastAsia="Times New Roman" w:hAnsiTheme="minorHAnsi" w:cstheme="minorHAnsi"/>
                <w:b/>
                <w:bCs/>
                <w:sz w:val="18"/>
                <w:szCs w:val="18"/>
                <w:lang w:val="en-US"/>
              </w:rPr>
              <w:t>almacenamiento</w:t>
            </w:r>
            <w:proofErr w:type="spellEnd"/>
            <w:r w:rsidRPr="00327503">
              <w:rPr>
                <w:rFonts w:asciiTheme="minorHAnsi" w:eastAsia="Times New Roman" w:hAnsiTheme="minorHAnsi" w:cstheme="minorHAnsi"/>
                <w:b/>
                <w:bCs/>
                <w:sz w:val="18"/>
                <w:szCs w:val="18"/>
                <w:lang w:val="en-US"/>
              </w:rPr>
              <w:t xml:space="preserve"> </w:t>
            </w:r>
            <w:proofErr w:type="spellStart"/>
            <w:r w:rsidRPr="00327503">
              <w:rPr>
                <w:rFonts w:asciiTheme="minorHAnsi" w:eastAsia="Times New Roman" w:hAnsiTheme="minorHAnsi" w:cstheme="minorHAnsi"/>
                <w:b/>
                <w:bCs/>
                <w:sz w:val="18"/>
                <w:szCs w:val="18"/>
                <w:lang w:val="en-US"/>
              </w:rPr>
              <w:t>soportados</w:t>
            </w:r>
            <w:proofErr w:type="spellEnd"/>
          </w:p>
        </w:tc>
        <w:tc>
          <w:tcPr>
            <w:tcW w:w="5040" w:type="dxa"/>
            <w:gridSpan w:val="6"/>
            <w:tcBorders>
              <w:top w:val="single" w:sz="4" w:space="0" w:color="000000"/>
              <w:left w:val="nil"/>
              <w:bottom w:val="single" w:sz="4" w:space="0" w:color="000000"/>
              <w:right w:val="single" w:sz="4" w:space="0" w:color="000000"/>
            </w:tcBorders>
            <w:shd w:val="clear" w:color="000000" w:fill="FFCC00"/>
            <w:vAlign w:val="bottom"/>
            <w:hideMark/>
          </w:tcPr>
          <w:p w14:paraId="34313C72" w14:textId="77777777" w:rsidR="003E7C15" w:rsidRDefault="003E7C15" w:rsidP="004C39A8">
            <w:pPr>
              <w:jc w:val="center"/>
              <w:rPr>
                <w:rFonts w:asciiTheme="minorHAnsi" w:eastAsia="Times New Roman" w:hAnsiTheme="minorHAnsi" w:cstheme="minorHAnsi"/>
                <w:b/>
                <w:bCs/>
                <w:sz w:val="18"/>
                <w:szCs w:val="18"/>
                <w:lang w:val="en-US"/>
              </w:rPr>
            </w:pPr>
            <w:proofErr w:type="spellStart"/>
            <w:r w:rsidRPr="00327503">
              <w:rPr>
                <w:rFonts w:asciiTheme="minorHAnsi" w:eastAsia="Times New Roman" w:hAnsiTheme="minorHAnsi" w:cstheme="minorHAnsi"/>
                <w:b/>
                <w:bCs/>
                <w:sz w:val="18"/>
                <w:szCs w:val="18"/>
                <w:lang w:val="en-US"/>
              </w:rPr>
              <w:t>Soporte</w:t>
            </w:r>
            <w:proofErr w:type="spellEnd"/>
            <w:r w:rsidRPr="00327503">
              <w:rPr>
                <w:rFonts w:asciiTheme="minorHAnsi" w:eastAsia="Times New Roman" w:hAnsiTheme="minorHAnsi" w:cstheme="minorHAnsi"/>
                <w:b/>
                <w:bCs/>
                <w:sz w:val="18"/>
                <w:szCs w:val="18"/>
                <w:lang w:val="en-US"/>
              </w:rPr>
              <w:t xml:space="preserve"> de </w:t>
            </w:r>
            <w:proofErr w:type="spellStart"/>
            <w:r w:rsidRPr="00327503">
              <w:rPr>
                <w:rFonts w:asciiTheme="minorHAnsi" w:eastAsia="Times New Roman" w:hAnsiTheme="minorHAnsi" w:cstheme="minorHAnsi"/>
                <w:b/>
                <w:bCs/>
                <w:sz w:val="18"/>
                <w:szCs w:val="18"/>
                <w:lang w:val="en-US"/>
              </w:rPr>
              <w:t>primitivas</w:t>
            </w:r>
            <w:proofErr w:type="spellEnd"/>
            <w:r>
              <w:rPr>
                <w:rFonts w:asciiTheme="minorHAnsi" w:eastAsia="Times New Roman" w:hAnsiTheme="minorHAnsi" w:cstheme="minorHAnsi"/>
                <w:b/>
                <w:bCs/>
                <w:sz w:val="18"/>
                <w:szCs w:val="18"/>
                <w:lang w:val="en-US"/>
              </w:rPr>
              <w:t xml:space="preserve"> </w:t>
            </w:r>
            <w:r>
              <w:rPr>
                <w:rFonts w:asciiTheme="minorHAnsi" w:eastAsia="Times New Roman" w:hAnsiTheme="minorHAnsi" w:cstheme="minorHAnsi"/>
                <w:b/>
                <w:bCs/>
                <w:sz w:val="18"/>
                <w:szCs w:val="18"/>
              </w:rPr>
              <w:t>básicas</w:t>
            </w:r>
          </w:p>
        </w:tc>
        <w:tc>
          <w:tcPr>
            <w:tcW w:w="1440" w:type="dxa"/>
            <w:vMerge w:val="restart"/>
            <w:tcBorders>
              <w:top w:val="single" w:sz="4" w:space="0" w:color="000000"/>
              <w:left w:val="single" w:sz="4" w:space="0" w:color="000000"/>
              <w:bottom w:val="single" w:sz="4" w:space="0" w:color="000000"/>
              <w:right w:val="single" w:sz="4" w:space="0" w:color="000000"/>
            </w:tcBorders>
            <w:shd w:val="clear" w:color="000000" w:fill="FFCC00"/>
            <w:vAlign w:val="bottom"/>
            <w:hideMark/>
          </w:tcPr>
          <w:p w14:paraId="5FE8A2DD" w14:textId="77777777" w:rsidR="003E7C15" w:rsidRDefault="003E7C15" w:rsidP="004C39A8">
            <w:pPr>
              <w:jc w:val="center"/>
              <w:rPr>
                <w:rFonts w:asciiTheme="minorHAnsi" w:eastAsia="Times New Roman" w:hAnsiTheme="minorHAnsi" w:cstheme="minorHAnsi"/>
                <w:b/>
                <w:bCs/>
                <w:sz w:val="18"/>
                <w:szCs w:val="18"/>
                <w:lang w:val="es-ES_tradnl"/>
              </w:rPr>
            </w:pPr>
            <w:r w:rsidRPr="007C676B">
              <w:rPr>
                <w:rFonts w:asciiTheme="minorHAnsi" w:eastAsia="Times New Roman" w:hAnsiTheme="minorHAnsi" w:cstheme="minorHAnsi"/>
                <w:b/>
                <w:bCs/>
                <w:sz w:val="18"/>
                <w:szCs w:val="18"/>
                <w:lang w:val="es-ES_tradnl"/>
              </w:rPr>
              <w:t>Facilidad en el uso de las primitivas</w:t>
            </w:r>
          </w:p>
        </w:tc>
      </w:tr>
      <w:tr w:rsidR="003E7C15" w:rsidRPr="00327503" w14:paraId="6C470B6D" w14:textId="77777777" w:rsidTr="004C39A8">
        <w:trPr>
          <w:trHeight w:val="240"/>
        </w:trPr>
        <w:tc>
          <w:tcPr>
            <w:tcW w:w="1185" w:type="dxa"/>
            <w:vMerge/>
            <w:tcBorders>
              <w:top w:val="single" w:sz="4" w:space="0" w:color="auto"/>
              <w:left w:val="single" w:sz="4" w:space="0" w:color="auto"/>
              <w:bottom w:val="single" w:sz="4" w:space="0" w:color="auto"/>
              <w:right w:val="single" w:sz="4" w:space="0" w:color="auto"/>
            </w:tcBorders>
            <w:vAlign w:val="center"/>
            <w:hideMark/>
          </w:tcPr>
          <w:p w14:paraId="39C5EC89" w14:textId="77777777" w:rsidR="003E7C15" w:rsidRPr="00CC3D54" w:rsidRDefault="003E7C15" w:rsidP="004C39A8">
            <w:pPr>
              <w:spacing w:before="280" w:after="80"/>
              <w:jc w:val="both"/>
              <w:outlineLvl w:val="2"/>
              <w:rPr>
                <w:rFonts w:asciiTheme="minorHAnsi" w:eastAsia="Times New Roman" w:hAnsiTheme="minorHAnsi" w:cstheme="minorHAnsi"/>
                <w:b/>
                <w:bCs/>
                <w:sz w:val="18"/>
                <w:szCs w:val="18"/>
                <w:lang w:val="es-ES_tradnl"/>
              </w:rPr>
            </w:pPr>
          </w:p>
        </w:tc>
        <w:tc>
          <w:tcPr>
            <w:tcW w:w="1710" w:type="dxa"/>
            <w:vMerge/>
            <w:tcBorders>
              <w:top w:val="single" w:sz="4" w:space="0" w:color="auto"/>
              <w:left w:val="single" w:sz="4" w:space="0" w:color="auto"/>
              <w:bottom w:val="single" w:sz="4" w:space="0" w:color="auto"/>
              <w:right w:val="single" w:sz="4" w:space="0" w:color="auto"/>
            </w:tcBorders>
            <w:vAlign w:val="center"/>
            <w:hideMark/>
          </w:tcPr>
          <w:p w14:paraId="791021CD" w14:textId="77777777" w:rsidR="003E7C15" w:rsidRPr="00CC3D54" w:rsidRDefault="003E7C15" w:rsidP="004C39A8">
            <w:pPr>
              <w:spacing w:before="280" w:after="80"/>
              <w:jc w:val="both"/>
              <w:outlineLvl w:val="2"/>
              <w:rPr>
                <w:rFonts w:asciiTheme="minorHAnsi" w:eastAsia="Times New Roman" w:hAnsiTheme="minorHAnsi" w:cstheme="minorHAnsi"/>
                <w:b/>
                <w:bCs/>
                <w:sz w:val="18"/>
                <w:szCs w:val="18"/>
                <w:lang w:val="es-ES_tradnl"/>
              </w:rPr>
            </w:pPr>
          </w:p>
        </w:tc>
        <w:tc>
          <w:tcPr>
            <w:tcW w:w="720" w:type="dxa"/>
            <w:tcBorders>
              <w:top w:val="nil"/>
              <w:left w:val="nil"/>
              <w:bottom w:val="single" w:sz="4" w:space="0" w:color="000000"/>
              <w:right w:val="single" w:sz="4" w:space="0" w:color="000000"/>
            </w:tcBorders>
            <w:shd w:val="clear" w:color="000000" w:fill="FFCC00"/>
            <w:vAlign w:val="bottom"/>
            <w:hideMark/>
          </w:tcPr>
          <w:p w14:paraId="7AEDB419" w14:textId="77777777" w:rsidR="003E7C15" w:rsidRPr="00327503" w:rsidRDefault="003E7C15" w:rsidP="004C39A8">
            <w:pPr>
              <w:jc w:val="both"/>
              <w:rPr>
                <w:rFonts w:asciiTheme="minorHAnsi" w:eastAsia="Times New Roman" w:hAnsiTheme="minorHAnsi" w:cstheme="minorHAnsi"/>
                <w:b/>
                <w:bCs/>
                <w:sz w:val="18"/>
                <w:szCs w:val="18"/>
                <w:lang w:val="en-US"/>
              </w:rPr>
            </w:pPr>
            <w:proofErr w:type="spellStart"/>
            <w:r w:rsidRPr="00327503">
              <w:rPr>
                <w:rFonts w:asciiTheme="minorHAnsi" w:eastAsia="Times New Roman" w:hAnsiTheme="minorHAnsi" w:cstheme="minorHAnsi"/>
                <w:b/>
                <w:bCs/>
                <w:sz w:val="18"/>
                <w:szCs w:val="18"/>
                <w:lang w:val="en-US"/>
              </w:rPr>
              <w:t>Subir</w:t>
            </w:r>
            <w:proofErr w:type="spellEnd"/>
          </w:p>
        </w:tc>
        <w:tc>
          <w:tcPr>
            <w:tcW w:w="720" w:type="dxa"/>
            <w:tcBorders>
              <w:top w:val="nil"/>
              <w:left w:val="nil"/>
              <w:bottom w:val="single" w:sz="4" w:space="0" w:color="000000"/>
              <w:right w:val="single" w:sz="4" w:space="0" w:color="000000"/>
            </w:tcBorders>
            <w:shd w:val="clear" w:color="000000" w:fill="FFCC00"/>
            <w:vAlign w:val="bottom"/>
            <w:hideMark/>
          </w:tcPr>
          <w:p w14:paraId="0C232264" w14:textId="77777777" w:rsidR="003E7C15" w:rsidRPr="00327503" w:rsidRDefault="003E7C15" w:rsidP="004C39A8">
            <w:pPr>
              <w:jc w:val="both"/>
              <w:rPr>
                <w:rFonts w:asciiTheme="minorHAnsi" w:eastAsia="Times New Roman" w:hAnsiTheme="minorHAnsi" w:cstheme="minorHAnsi"/>
                <w:b/>
                <w:bCs/>
                <w:sz w:val="18"/>
                <w:szCs w:val="18"/>
                <w:lang w:val="en-US"/>
              </w:rPr>
            </w:pPr>
            <w:proofErr w:type="spellStart"/>
            <w:r w:rsidRPr="00327503">
              <w:rPr>
                <w:rFonts w:asciiTheme="minorHAnsi" w:eastAsia="Times New Roman" w:hAnsiTheme="minorHAnsi" w:cstheme="minorHAnsi"/>
                <w:b/>
                <w:bCs/>
                <w:sz w:val="18"/>
                <w:szCs w:val="18"/>
                <w:lang w:val="en-US"/>
              </w:rPr>
              <w:t>Bajar</w:t>
            </w:r>
            <w:proofErr w:type="spellEnd"/>
          </w:p>
        </w:tc>
        <w:tc>
          <w:tcPr>
            <w:tcW w:w="720" w:type="dxa"/>
            <w:tcBorders>
              <w:top w:val="nil"/>
              <w:left w:val="nil"/>
              <w:bottom w:val="single" w:sz="4" w:space="0" w:color="000000"/>
              <w:right w:val="single" w:sz="4" w:space="0" w:color="000000"/>
            </w:tcBorders>
            <w:shd w:val="clear" w:color="000000" w:fill="FFCC00"/>
            <w:vAlign w:val="bottom"/>
            <w:hideMark/>
          </w:tcPr>
          <w:p w14:paraId="3AEAFAD2" w14:textId="77777777" w:rsidR="003E7C15" w:rsidRPr="00327503" w:rsidRDefault="003E7C15" w:rsidP="004C39A8">
            <w:pPr>
              <w:jc w:val="both"/>
              <w:rPr>
                <w:rFonts w:asciiTheme="minorHAnsi" w:eastAsia="Times New Roman" w:hAnsiTheme="minorHAnsi" w:cstheme="minorHAnsi"/>
                <w:b/>
                <w:bCs/>
                <w:sz w:val="18"/>
                <w:szCs w:val="18"/>
                <w:lang w:val="en-US"/>
              </w:rPr>
            </w:pPr>
            <w:proofErr w:type="spellStart"/>
            <w:r w:rsidRPr="00327503">
              <w:rPr>
                <w:rFonts w:asciiTheme="minorHAnsi" w:eastAsia="Times New Roman" w:hAnsiTheme="minorHAnsi" w:cstheme="minorHAnsi"/>
                <w:b/>
                <w:bCs/>
                <w:sz w:val="18"/>
                <w:szCs w:val="18"/>
                <w:lang w:val="en-US"/>
              </w:rPr>
              <w:t>Listar</w:t>
            </w:r>
            <w:proofErr w:type="spellEnd"/>
          </w:p>
        </w:tc>
        <w:tc>
          <w:tcPr>
            <w:tcW w:w="900" w:type="dxa"/>
            <w:tcBorders>
              <w:top w:val="nil"/>
              <w:left w:val="nil"/>
              <w:bottom w:val="single" w:sz="4" w:space="0" w:color="000000"/>
              <w:right w:val="single" w:sz="4" w:space="0" w:color="000000"/>
            </w:tcBorders>
            <w:shd w:val="clear" w:color="000000" w:fill="FFCC00"/>
            <w:vAlign w:val="bottom"/>
            <w:hideMark/>
          </w:tcPr>
          <w:p w14:paraId="63A50F5F" w14:textId="77777777" w:rsidR="003E7C15" w:rsidRPr="00327503" w:rsidRDefault="003E7C15" w:rsidP="004C39A8">
            <w:pPr>
              <w:jc w:val="both"/>
              <w:rPr>
                <w:rFonts w:asciiTheme="minorHAnsi" w:eastAsia="Times New Roman" w:hAnsiTheme="minorHAnsi" w:cstheme="minorHAnsi"/>
                <w:b/>
                <w:bCs/>
                <w:sz w:val="18"/>
                <w:szCs w:val="18"/>
                <w:lang w:val="en-US"/>
              </w:rPr>
            </w:pPr>
            <w:proofErr w:type="spellStart"/>
            <w:r w:rsidRPr="00327503">
              <w:rPr>
                <w:rFonts w:asciiTheme="minorHAnsi" w:eastAsia="Times New Roman" w:hAnsiTheme="minorHAnsi" w:cstheme="minorHAnsi"/>
                <w:b/>
                <w:bCs/>
                <w:sz w:val="18"/>
                <w:szCs w:val="18"/>
                <w:lang w:val="en-US"/>
              </w:rPr>
              <w:t>Buscar</w:t>
            </w:r>
            <w:proofErr w:type="spellEnd"/>
          </w:p>
        </w:tc>
        <w:tc>
          <w:tcPr>
            <w:tcW w:w="810" w:type="dxa"/>
            <w:tcBorders>
              <w:top w:val="nil"/>
              <w:left w:val="nil"/>
              <w:bottom w:val="single" w:sz="4" w:space="0" w:color="000000"/>
              <w:right w:val="single" w:sz="4" w:space="0" w:color="000000"/>
            </w:tcBorders>
            <w:shd w:val="clear" w:color="000000" w:fill="FFCC00"/>
            <w:vAlign w:val="bottom"/>
            <w:hideMark/>
          </w:tcPr>
          <w:p w14:paraId="4E4B9B7C" w14:textId="77777777" w:rsidR="003E7C15" w:rsidRPr="00327503" w:rsidRDefault="003E7C15" w:rsidP="004C39A8">
            <w:pPr>
              <w:jc w:val="both"/>
              <w:rPr>
                <w:rFonts w:asciiTheme="minorHAnsi" w:eastAsia="Times New Roman" w:hAnsiTheme="minorHAnsi" w:cstheme="minorHAnsi"/>
                <w:b/>
                <w:bCs/>
                <w:sz w:val="18"/>
                <w:szCs w:val="18"/>
                <w:lang w:val="en-US"/>
              </w:rPr>
            </w:pPr>
            <w:proofErr w:type="spellStart"/>
            <w:r w:rsidRPr="00327503">
              <w:rPr>
                <w:rFonts w:asciiTheme="minorHAnsi" w:eastAsia="Times New Roman" w:hAnsiTheme="minorHAnsi" w:cstheme="minorHAnsi"/>
                <w:b/>
                <w:bCs/>
                <w:sz w:val="18"/>
                <w:szCs w:val="18"/>
                <w:lang w:val="en-US"/>
              </w:rPr>
              <w:t>Borrar</w:t>
            </w:r>
            <w:proofErr w:type="spellEnd"/>
          </w:p>
        </w:tc>
        <w:tc>
          <w:tcPr>
            <w:tcW w:w="1170" w:type="dxa"/>
            <w:tcBorders>
              <w:top w:val="nil"/>
              <w:left w:val="nil"/>
              <w:bottom w:val="single" w:sz="4" w:space="0" w:color="000000"/>
              <w:right w:val="single" w:sz="4" w:space="0" w:color="000000"/>
            </w:tcBorders>
            <w:shd w:val="clear" w:color="000000" w:fill="FFCC00"/>
            <w:vAlign w:val="bottom"/>
            <w:hideMark/>
          </w:tcPr>
          <w:p w14:paraId="4598B412" w14:textId="77777777" w:rsidR="003E7C15" w:rsidRPr="00327503" w:rsidRDefault="003E7C15" w:rsidP="004C39A8">
            <w:pPr>
              <w:jc w:val="both"/>
              <w:rPr>
                <w:rFonts w:asciiTheme="minorHAnsi" w:eastAsia="Times New Roman" w:hAnsiTheme="minorHAnsi" w:cstheme="minorHAnsi"/>
                <w:b/>
                <w:bCs/>
                <w:sz w:val="18"/>
                <w:szCs w:val="18"/>
                <w:lang w:val="en-US"/>
              </w:rPr>
            </w:pPr>
            <w:proofErr w:type="spellStart"/>
            <w:r w:rsidRPr="00327503">
              <w:rPr>
                <w:rFonts w:asciiTheme="minorHAnsi" w:eastAsia="Times New Roman" w:hAnsiTheme="minorHAnsi" w:cstheme="minorHAnsi"/>
                <w:b/>
                <w:bCs/>
                <w:sz w:val="18"/>
                <w:szCs w:val="18"/>
                <w:lang w:val="en-US"/>
              </w:rPr>
              <w:t>Metadatos</w:t>
            </w:r>
            <w:proofErr w:type="spellEnd"/>
          </w:p>
        </w:tc>
        <w:tc>
          <w:tcPr>
            <w:tcW w:w="1440" w:type="dxa"/>
            <w:vMerge/>
            <w:tcBorders>
              <w:top w:val="nil"/>
              <w:left w:val="single" w:sz="4" w:space="0" w:color="000000"/>
              <w:bottom w:val="single" w:sz="4" w:space="0" w:color="000000"/>
              <w:right w:val="single" w:sz="4" w:space="0" w:color="000000"/>
            </w:tcBorders>
            <w:vAlign w:val="center"/>
            <w:hideMark/>
          </w:tcPr>
          <w:p w14:paraId="0E40F015" w14:textId="77777777" w:rsidR="003E7C15" w:rsidRPr="00327503" w:rsidRDefault="003E7C15" w:rsidP="004C39A8">
            <w:pPr>
              <w:jc w:val="both"/>
              <w:rPr>
                <w:rFonts w:asciiTheme="minorHAnsi" w:eastAsia="Times New Roman" w:hAnsiTheme="minorHAnsi" w:cstheme="minorHAnsi"/>
                <w:b/>
                <w:bCs/>
                <w:sz w:val="18"/>
                <w:szCs w:val="18"/>
                <w:lang w:val="en-US"/>
              </w:rPr>
            </w:pPr>
          </w:p>
        </w:tc>
      </w:tr>
      <w:tr w:rsidR="003E7C15" w:rsidRPr="00327503" w14:paraId="062EA1DA" w14:textId="77777777" w:rsidTr="004C39A8">
        <w:trPr>
          <w:trHeight w:val="255"/>
        </w:trPr>
        <w:tc>
          <w:tcPr>
            <w:tcW w:w="1185" w:type="dxa"/>
            <w:tcBorders>
              <w:top w:val="nil"/>
              <w:left w:val="single" w:sz="4" w:space="0" w:color="000000"/>
              <w:bottom w:val="single" w:sz="4" w:space="0" w:color="000000"/>
              <w:right w:val="single" w:sz="4" w:space="0" w:color="000000"/>
            </w:tcBorders>
            <w:shd w:val="clear" w:color="000000" w:fill="F9CB9C"/>
            <w:vAlign w:val="bottom"/>
            <w:hideMark/>
          </w:tcPr>
          <w:p w14:paraId="7C8E3E78" w14:textId="77777777" w:rsidR="003E7C15" w:rsidRPr="00327503" w:rsidRDefault="003E7C15" w:rsidP="004C39A8">
            <w:pPr>
              <w:jc w:val="both"/>
              <w:rPr>
                <w:rFonts w:asciiTheme="minorHAnsi" w:eastAsia="Times New Roman" w:hAnsiTheme="minorHAnsi" w:cstheme="minorHAnsi"/>
                <w:b/>
                <w:bCs/>
                <w:sz w:val="18"/>
                <w:szCs w:val="18"/>
                <w:lang w:val="en-US"/>
              </w:rPr>
            </w:pPr>
            <w:proofErr w:type="spellStart"/>
            <w:r w:rsidRPr="00327503">
              <w:rPr>
                <w:rFonts w:asciiTheme="minorHAnsi" w:eastAsia="Times New Roman" w:hAnsiTheme="minorHAnsi" w:cstheme="minorHAnsi"/>
                <w:b/>
                <w:bCs/>
                <w:sz w:val="18"/>
                <w:szCs w:val="18"/>
                <w:lang w:val="en-US"/>
              </w:rPr>
              <w:t>libcloud</w:t>
            </w:r>
            <w:proofErr w:type="spellEnd"/>
          </w:p>
        </w:tc>
        <w:tc>
          <w:tcPr>
            <w:tcW w:w="1710" w:type="dxa"/>
            <w:tcBorders>
              <w:top w:val="nil"/>
              <w:left w:val="nil"/>
              <w:bottom w:val="single" w:sz="4" w:space="0" w:color="000000"/>
              <w:right w:val="single" w:sz="4" w:space="0" w:color="000000"/>
            </w:tcBorders>
            <w:shd w:val="clear" w:color="auto" w:fill="auto"/>
            <w:vAlign w:val="bottom"/>
            <w:hideMark/>
          </w:tcPr>
          <w:p w14:paraId="77FF74C1" w14:textId="77777777" w:rsidR="003E7C15" w:rsidRPr="00327503" w:rsidRDefault="003E7C15" w:rsidP="004C39A8">
            <w:pPr>
              <w:jc w:val="both"/>
              <w:rPr>
                <w:rFonts w:asciiTheme="minorHAnsi" w:eastAsia="Times New Roman" w:hAnsiTheme="minorHAnsi" w:cstheme="minorHAnsi"/>
                <w:sz w:val="18"/>
                <w:szCs w:val="18"/>
                <w:lang w:val="en-US"/>
              </w:rPr>
            </w:pPr>
            <w:proofErr w:type="spellStart"/>
            <w:r w:rsidRPr="00327503">
              <w:rPr>
                <w:rFonts w:asciiTheme="minorHAnsi" w:eastAsia="Times New Roman" w:hAnsiTheme="minorHAnsi" w:cstheme="minorHAnsi"/>
                <w:sz w:val="18"/>
                <w:szCs w:val="18"/>
                <w:lang w:val="en-US"/>
              </w:rPr>
              <w:t>Nirvanix</w:t>
            </w:r>
            <w:proofErr w:type="spellEnd"/>
            <w:r w:rsidRPr="00327503">
              <w:rPr>
                <w:rFonts w:asciiTheme="minorHAnsi" w:eastAsia="Times New Roman" w:hAnsiTheme="minorHAnsi" w:cstheme="minorHAnsi"/>
                <w:sz w:val="18"/>
                <w:szCs w:val="18"/>
                <w:lang w:val="en-US"/>
              </w:rPr>
              <w:t>, S3</w:t>
            </w:r>
          </w:p>
        </w:tc>
        <w:tc>
          <w:tcPr>
            <w:tcW w:w="720" w:type="dxa"/>
            <w:tcBorders>
              <w:top w:val="nil"/>
              <w:left w:val="nil"/>
              <w:bottom w:val="single" w:sz="4" w:space="0" w:color="000000"/>
              <w:right w:val="single" w:sz="4" w:space="0" w:color="000000"/>
            </w:tcBorders>
            <w:shd w:val="clear" w:color="auto" w:fill="auto"/>
            <w:vAlign w:val="bottom"/>
            <w:hideMark/>
          </w:tcPr>
          <w:p w14:paraId="1E2F175C" w14:textId="77777777" w:rsidR="003E7C15" w:rsidRPr="00327503" w:rsidRDefault="003E7C15" w:rsidP="004C39A8">
            <w:pPr>
              <w:jc w:val="both"/>
              <w:rPr>
                <w:rFonts w:asciiTheme="minorHAnsi" w:eastAsia="Times New Roman" w:hAnsiTheme="minorHAnsi" w:cstheme="minorHAnsi"/>
                <w:sz w:val="18"/>
                <w:szCs w:val="18"/>
                <w:lang w:val="en-US"/>
              </w:rPr>
            </w:pPr>
            <w:r w:rsidRPr="00327503">
              <w:rPr>
                <w:rFonts w:asciiTheme="minorHAnsi" w:eastAsia="Times New Roman" w:hAnsiTheme="minorHAnsi" w:cstheme="minorHAnsi"/>
                <w:sz w:val="18"/>
                <w:szCs w:val="18"/>
                <w:lang w:val="en-US"/>
              </w:rPr>
              <w:t>Si</w:t>
            </w:r>
          </w:p>
        </w:tc>
        <w:tc>
          <w:tcPr>
            <w:tcW w:w="720" w:type="dxa"/>
            <w:tcBorders>
              <w:top w:val="nil"/>
              <w:left w:val="nil"/>
              <w:bottom w:val="single" w:sz="4" w:space="0" w:color="000000"/>
              <w:right w:val="single" w:sz="4" w:space="0" w:color="000000"/>
            </w:tcBorders>
            <w:shd w:val="clear" w:color="auto" w:fill="auto"/>
            <w:vAlign w:val="bottom"/>
            <w:hideMark/>
          </w:tcPr>
          <w:p w14:paraId="0F9FF905" w14:textId="77777777" w:rsidR="003E7C15" w:rsidRPr="00327503" w:rsidRDefault="003E7C15" w:rsidP="004C39A8">
            <w:pPr>
              <w:jc w:val="both"/>
              <w:rPr>
                <w:rFonts w:asciiTheme="minorHAnsi" w:eastAsia="Times New Roman" w:hAnsiTheme="minorHAnsi" w:cstheme="minorHAnsi"/>
                <w:sz w:val="18"/>
                <w:szCs w:val="18"/>
                <w:lang w:val="en-US"/>
              </w:rPr>
            </w:pPr>
            <w:r w:rsidRPr="00327503">
              <w:rPr>
                <w:rFonts w:asciiTheme="minorHAnsi" w:eastAsia="Times New Roman" w:hAnsiTheme="minorHAnsi" w:cstheme="minorHAnsi"/>
                <w:sz w:val="18"/>
                <w:szCs w:val="18"/>
                <w:lang w:val="en-US"/>
              </w:rPr>
              <w:t>Si</w:t>
            </w:r>
          </w:p>
        </w:tc>
        <w:tc>
          <w:tcPr>
            <w:tcW w:w="720" w:type="dxa"/>
            <w:tcBorders>
              <w:top w:val="nil"/>
              <w:left w:val="nil"/>
              <w:bottom w:val="single" w:sz="4" w:space="0" w:color="000000"/>
              <w:right w:val="single" w:sz="4" w:space="0" w:color="000000"/>
            </w:tcBorders>
            <w:shd w:val="clear" w:color="auto" w:fill="auto"/>
            <w:vAlign w:val="bottom"/>
            <w:hideMark/>
          </w:tcPr>
          <w:p w14:paraId="0720EB11" w14:textId="77777777" w:rsidR="003E7C15" w:rsidRPr="00327503" w:rsidRDefault="003E7C15" w:rsidP="004C39A8">
            <w:pPr>
              <w:jc w:val="both"/>
              <w:rPr>
                <w:rFonts w:asciiTheme="minorHAnsi" w:eastAsia="Times New Roman" w:hAnsiTheme="minorHAnsi" w:cstheme="minorHAnsi"/>
                <w:sz w:val="18"/>
                <w:szCs w:val="18"/>
                <w:lang w:val="en-US"/>
              </w:rPr>
            </w:pPr>
            <w:r w:rsidRPr="00327503">
              <w:rPr>
                <w:rFonts w:asciiTheme="minorHAnsi" w:eastAsia="Times New Roman" w:hAnsiTheme="minorHAnsi" w:cstheme="minorHAnsi"/>
                <w:sz w:val="18"/>
                <w:szCs w:val="18"/>
                <w:lang w:val="en-US"/>
              </w:rPr>
              <w:t>Si</w:t>
            </w:r>
          </w:p>
        </w:tc>
        <w:tc>
          <w:tcPr>
            <w:tcW w:w="900" w:type="dxa"/>
            <w:tcBorders>
              <w:top w:val="nil"/>
              <w:left w:val="nil"/>
              <w:bottom w:val="single" w:sz="4" w:space="0" w:color="000000"/>
              <w:right w:val="single" w:sz="4" w:space="0" w:color="000000"/>
            </w:tcBorders>
            <w:shd w:val="clear" w:color="auto" w:fill="auto"/>
            <w:vAlign w:val="bottom"/>
            <w:hideMark/>
          </w:tcPr>
          <w:p w14:paraId="14E6B223" w14:textId="77777777" w:rsidR="003E7C15" w:rsidRPr="00327503" w:rsidRDefault="003E7C15" w:rsidP="004C39A8">
            <w:pPr>
              <w:jc w:val="both"/>
              <w:rPr>
                <w:rFonts w:asciiTheme="minorHAnsi" w:eastAsia="Times New Roman" w:hAnsiTheme="minorHAnsi" w:cstheme="minorHAnsi"/>
                <w:sz w:val="18"/>
                <w:szCs w:val="18"/>
                <w:lang w:val="en-US"/>
              </w:rPr>
            </w:pPr>
            <w:r w:rsidRPr="00327503">
              <w:rPr>
                <w:rFonts w:asciiTheme="minorHAnsi" w:eastAsia="Times New Roman" w:hAnsiTheme="minorHAnsi" w:cstheme="minorHAnsi"/>
                <w:sz w:val="18"/>
                <w:szCs w:val="18"/>
                <w:lang w:val="en-US"/>
              </w:rPr>
              <w:t>Si</w:t>
            </w:r>
          </w:p>
        </w:tc>
        <w:tc>
          <w:tcPr>
            <w:tcW w:w="810" w:type="dxa"/>
            <w:tcBorders>
              <w:top w:val="nil"/>
              <w:left w:val="nil"/>
              <w:bottom w:val="single" w:sz="4" w:space="0" w:color="000000"/>
              <w:right w:val="single" w:sz="4" w:space="0" w:color="000000"/>
            </w:tcBorders>
            <w:shd w:val="clear" w:color="auto" w:fill="auto"/>
            <w:vAlign w:val="bottom"/>
            <w:hideMark/>
          </w:tcPr>
          <w:p w14:paraId="714C9CB6" w14:textId="77777777" w:rsidR="003E7C15" w:rsidRPr="00327503" w:rsidRDefault="003E7C15" w:rsidP="004C39A8">
            <w:pPr>
              <w:jc w:val="both"/>
              <w:rPr>
                <w:rFonts w:asciiTheme="minorHAnsi" w:eastAsia="Times New Roman" w:hAnsiTheme="minorHAnsi" w:cstheme="minorHAnsi"/>
                <w:sz w:val="18"/>
                <w:szCs w:val="18"/>
                <w:lang w:val="en-US"/>
              </w:rPr>
            </w:pPr>
            <w:r w:rsidRPr="00327503">
              <w:rPr>
                <w:rFonts w:asciiTheme="minorHAnsi" w:eastAsia="Times New Roman" w:hAnsiTheme="minorHAnsi" w:cstheme="minorHAnsi"/>
                <w:sz w:val="18"/>
                <w:szCs w:val="18"/>
                <w:lang w:val="en-US"/>
              </w:rPr>
              <w:t>Si</w:t>
            </w:r>
          </w:p>
        </w:tc>
        <w:tc>
          <w:tcPr>
            <w:tcW w:w="1170" w:type="dxa"/>
            <w:tcBorders>
              <w:top w:val="nil"/>
              <w:left w:val="nil"/>
              <w:bottom w:val="single" w:sz="4" w:space="0" w:color="000000"/>
              <w:right w:val="single" w:sz="4" w:space="0" w:color="000000"/>
            </w:tcBorders>
            <w:shd w:val="clear" w:color="auto" w:fill="auto"/>
            <w:vAlign w:val="bottom"/>
            <w:hideMark/>
          </w:tcPr>
          <w:p w14:paraId="2324F492" w14:textId="77777777" w:rsidR="003E7C15" w:rsidRPr="00CC3D54" w:rsidRDefault="003E7C15" w:rsidP="004C39A8">
            <w:pPr>
              <w:jc w:val="both"/>
              <w:rPr>
                <w:rFonts w:asciiTheme="minorHAnsi" w:eastAsia="Times New Roman" w:hAnsiTheme="minorHAnsi" w:cstheme="minorHAnsi"/>
                <w:sz w:val="18"/>
                <w:szCs w:val="18"/>
              </w:rPr>
            </w:pPr>
            <w:r w:rsidRPr="00327503">
              <w:rPr>
                <w:rFonts w:asciiTheme="minorHAnsi" w:eastAsia="Times New Roman" w:hAnsiTheme="minorHAnsi" w:cstheme="minorHAnsi"/>
                <w:sz w:val="18"/>
                <w:szCs w:val="18"/>
                <w:lang w:val="en-US"/>
              </w:rPr>
              <w:t>Si</w:t>
            </w:r>
          </w:p>
        </w:tc>
        <w:tc>
          <w:tcPr>
            <w:tcW w:w="1440" w:type="dxa"/>
            <w:tcBorders>
              <w:top w:val="nil"/>
              <w:left w:val="nil"/>
              <w:bottom w:val="single" w:sz="4" w:space="0" w:color="000000"/>
              <w:right w:val="single" w:sz="4" w:space="0" w:color="000000"/>
            </w:tcBorders>
            <w:shd w:val="clear" w:color="auto" w:fill="auto"/>
            <w:vAlign w:val="bottom"/>
            <w:hideMark/>
          </w:tcPr>
          <w:p w14:paraId="5BC741A8" w14:textId="77777777" w:rsidR="003E7C15" w:rsidRPr="00327503" w:rsidRDefault="003E7C15" w:rsidP="004C39A8">
            <w:pPr>
              <w:jc w:val="both"/>
              <w:rPr>
                <w:rFonts w:asciiTheme="minorHAnsi" w:eastAsia="Times New Roman" w:hAnsiTheme="minorHAnsi" w:cstheme="minorHAnsi"/>
                <w:sz w:val="18"/>
                <w:szCs w:val="18"/>
                <w:lang w:val="en-US"/>
              </w:rPr>
            </w:pPr>
            <w:r w:rsidRPr="00546398">
              <w:rPr>
                <w:rFonts w:asciiTheme="minorHAnsi" w:eastAsia="Times New Roman" w:hAnsiTheme="minorHAnsi" w:cstheme="minorHAnsi"/>
                <w:sz w:val="18"/>
                <w:szCs w:val="18"/>
              </w:rPr>
              <w:t>Fácil</w:t>
            </w:r>
          </w:p>
        </w:tc>
      </w:tr>
      <w:tr w:rsidR="003E7C15" w:rsidRPr="00327503" w14:paraId="3E4ECB23" w14:textId="77777777" w:rsidTr="004C39A8">
        <w:trPr>
          <w:trHeight w:val="255"/>
        </w:trPr>
        <w:tc>
          <w:tcPr>
            <w:tcW w:w="1185" w:type="dxa"/>
            <w:tcBorders>
              <w:top w:val="nil"/>
              <w:left w:val="single" w:sz="4" w:space="0" w:color="000000"/>
              <w:bottom w:val="single" w:sz="4" w:space="0" w:color="000000"/>
              <w:right w:val="single" w:sz="4" w:space="0" w:color="000000"/>
            </w:tcBorders>
            <w:shd w:val="clear" w:color="000000" w:fill="F9CB9C"/>
            <w:vAlign w:val="bottom"/>
            <w:hideMark/>
          </w:tcPr>
          <w:p w14:paraId="4603D72D" w14:textId="77777777" w:rsidR="003E7C15" w:rsidRPr="00327503" w:rsidRDefault="003E7C15" w:rsidP="004C39A8">
            <w:pPr>
              <w:jc w:val="both"/>
              <w:rPr>
                <w:rFonts w:asciiTheme="minorHAnsi" w:eastAsia="Times New Roman" w:hAnsiTheme="minorHAnsi" w:cstheme="minorHAnsi"/>
                <w:b/>
                <w:bCs/>
                <w:sz w:val="18"/>
                <w:szCs w:val="18"/>
                <w:lang w:val="en-US"/>
              </w:rPr>
            </w:pPr>
            <w:r w:rsidRPr="00327503">
              <w:rPr>
                <w:rFonts w:asciiTheme="minorHAnsi" w:eastAsia="Times New Roman" w:hAnsiTheme="minorHAnsi" w:cstheme="minorHAnsi"/>
                <w:b/>
                <w:bCs/>
                <w:sz w:val="18"/>
                <w:szCs w:val="18"/>
                <w:lang w:val="en-US"/>
              </w:rPr>
              <w:t>jClouds</w:t>
            </w:r>
          </w:p>
        </w:tc>
        <w:tc>
          <w:tcPr>
            <w:tcW w:w="1710" w:type="dxa"/>
            <w:tcBorders>
              <w:top w:val="nil"/>
              <w:left w:val="nil"/>
              <w:bottom w:val="single" w:sz="4" w:space="0" w:color="000000"/>
              <w:right w:val="single" w:sz="4" w:space="0" w:color="000000"/>
            </w:tcBorders>
            <w:shd w:val="clear" w:color="auto" w:fill="auto"/>
            <w:vAlign w:val="bottom"/>
            <w:hideMark/>
          </w:tcPr>
          <w:p w14:paraId="1C62AEEB" w14:textId="77777777" w:rsidR="003E7C15" w:rsidRPr="00327503" w:rsidRDefault="003E7C15" w:rsidP="004C39A8">
            <w:pPr>
              <w:jc w:val="both"/>
              <w:rPr>
                <w:rFonts w:asciiTheme="minorHAnsi" w:eastAsia="Times New Roman" w:hAnsiTheme="minorHAnsi" w:cstheme="minorHAnsi"/>
                <w:sz w:val="18"/>
                <w:szCs w:val="18"/>
                <w:lang w:val="en-US"/>
              </w:rPr>
            </w:pPr>
            <w:proofErr w:type="spellStart"/>
            <w:r w:rsidRPr="00327503">
              <w:rPr>
                <w:rFonts w:asciiTheme="minorHAnsi" w:eastAsia="Times New Roman" w:hAnsiTheme="minorHAnsi" w:cstheme="minorHAnsi"/>
                <w:sz w:val="18"/>
                <w:szCs w:val="18"/>
                <w:lang w:val="en-US"/>
              </w:rPr>
              <w:t>Atmos</w:t>
            </w:r>
            <w:proofErr w:type="spellEnd"/>
            <w:r w:rsidRPr="00327503">
              <w:rPr>
                <w:rFonts w:asciiTheme="minorHAnsi" w:eastAsia="Times New Roman" w:hAnsiTheme="minorHAnsi" w:cstheme="minorHAnsi"/>
                <w:sz w:val="18"/>
                <w:szCs w:val="18"/>
                <w:lang w:val="en-US"/>
              </w:rPr>
              <w:t xml:space="preserve">, Azure, Rackspace, S3, </w:t>
            </w:r>
            <w:proofErr w:type="spellStart"/>
            <w:r w:rsidRPr="00327503">
              <w:rPr>
                <w:rFonts w:asciiTheme="minorHAnsi" w:eastAsia="Times New Roman" w:hAnsiTheme="minorHAnsi" w:cstheme="minorHAnsi"/>
                <w:sz w:val="18"/>
                <w:szCs w:val="18"/>
                <w:lang w:val="en-US"/>
              </w:rPr>
              <w:t>CloudFiles</w:t>
            </w:r>
            <w:proofErr w:type="spellEnd"/>
            <w:r w:rsidRPr="00327503">
              <w:rPr>
                <w:rFonts w:asciiTheme="minorHAnsi" w:eastAsia="Times New Roman" w:hAnsiTheme="minorHAnsi" w:cstheme="minorHAnsi"/>
                <w:sz w:val="18"/>
                <w:szCs w:val="18"/>
                <w:lang w:val="en-US"/>
              </w:rPr>
              <w:t xml:space="preserve">, Google Storage, </w:t>
            </w:r>
            <w:proofErr w:type="spellStart"/>
            <w:r w:rsidRPr="00327503">
              <w:rPr>
                <w:rFonts w:asciiTheme="minorHAnsi" w:eastAsia="Times New Roman" w:hAnsiTheme="minorHAnsi" w:cstheme="minorHAnsi"/>
                <w:sz w:val="18"/>
                <w:szCs w:val="18"/>
                <w:lang w:val="en-US"/>
              </w:rPr>
              <w:t>etc</w:t>
            </w:r>
            <w:proofErr w:type="spellEnd"/>
          </w:p>
        </w:tc>
        <w:tc>
          <w:tcPr>
            <w:tcW w:w="720" w:type="dxa"/>
            <w:tcBorders>
              <w:top w:val="nil"/>
              <w:left w:val="nil"/>
              <w:bottom w:val="single" w:sz="4" w:space="0" w:color="000000"/>
              <w:right w:val="single" w:sz="4" w:space="0" w:color="000000"/>
            </w:tcBorders>
            <w:shd w:val="clear" w:color="auto" w:fill="auto"/>
            <w:vAlign w:val="bottom"/>
            <w:hideMark/>
          </w:tcPr>
          <w:p w14:paraId="10DD317C" w14:textId="77777777" w:rsidR="003E7C15" w:rsidRPr="00327503" w:rsidRDefault="003E7C15" w:rsidP="004C39A8">
            <w:pPr>
              <w:jc w:val="both"/>
              <w:rPr>
                <w:rFonts w:asciiTheme="minorHAnsi" w:eastAsia="Times New Roman" w:hAnsiTheme="minorHAnsi" w:cstheme="minorHAnsi"/>
                <w:sz w:val="18"/>
                <w:szCs w:val="18"/>
                <w:lang w:val="en-US"/>
              </w:rPr>
            </w:pPr>
            <w:r w:rsidRPr="00327503">
              <w:rPr>
                <w:rFonts w:asciiTheme="minorHAnsi" w:eastAsia="Times New Roman" w:hAnsiTheme="minorHAnsi" w:cstheme="minorHAnsi"/>
                <w:sz w:val="18"/>
                <w:szCs w:val="18"/>
                <w:lang w:val="en-US"/>
              </w:rPr>
              <w:t>Si</w:t>
            </w:r>
          </w:p>
        </w:tc>
        <w:tc>
          <w:tcPr>
            <w:tcW w:w="720" w:type="dxa"/>
            <w:tcBorders>
              <w:top w:val="nil"/>
              <w:left w:val="nil"/>
              <w:bottom w:val="single" w:sz="4" w:space="0" w:color="000000"/>
              <w:right w:val="single" w:sz="4" w:space="0" w:color="000000"/>
            </w:tcBorders>
            <w:shd w:val="clear" w:color="auto" w:fill="auto"/>
            <w:vAlign w:val="bottom"/>
            <w:hideMark/>
          </w:tcPr>
          <w:p w14:paraId="10C019CC" w14:textId="77777777" w:rsidR="003E7C15" w:rsidRPr="00327503" w:rsidRDefault="003E7C15" w:rsidP="004C39A8">
            <w:pPr>
              <w:jc w:val="both"/>
              <w:rPr>
                <w:rFonts w:asciiTheme="minorHAnsi" w:eastAsia="Times New Roman" w:hAnsiTheme="minorHAnsi" w:cstheme="minorHAnsi"/>
                <w:sz w:val="18"/>
                <w:szCs w:val="18"/>
                <w:lang w:val="en-US"/>
              </w:rPr>
            </w:pPr>
            <w:r w:rsidRPr="00327503">
              <w:rPr>
                <w:rFonts w:asciiTheme="minorHAnsi" w:eastAsia="Times New Roman" w:hAnsiTheme="minorHAnsi" w:cstheme="minorHAnsi"/>
                <w:sz w:val="18"/>
                <w:szCs w:val="18"/>
                <w:lang w:val="en-US"/>
              </w:rPr>
              <w:t>Si</w:t>
            </w:r>
          </w:p>
        </w:tc>
        <w:tc>
          <w:tcPr>
            <w:tcW w:w="720" w:type="dxa"/>
            <w:tcBorders>
              <w:top w:val="nil"/>
              <w:left w:val="nil"/>
              <w:bottom w:val="single" w:sz="4" w:space="0" w:color="000000"/>
              <w:right w:val="single" w:sz="4" w:space="0" w:color="000000"/>
            </w:tcBorders>
            <w:shd w:val="clear" w:color="auto" w:fill="auto"/>
            <w:vAlign w:val="bottom"/>
            <w:hideMark/>
          </w:tcPr>
          <w:p w14:paraId="34AA5FFB" w14:textId="77777777" w:rsidR="003E7C15" w:rsidRPr="00327503" w:rsidRDefault="003E7C15" w:rsidP="004C39A8">
            <w:pPr>
              <w:jc w:val="both"/>
              <w:rPr>
                <w:rFonts w:asciiTheme="minorHAnsi" w:eastAsia="Times New Roman" w:hAnsiTheme="minorHAnsi" w:cstheme="minorHAnsi"/>
                <w:sz w:val="18"/>
                <w:szCs w:val="18"/>
                <w:lang w:val="en-US"/>
              </w:rPr>
            </w:pPr>
            <w:r w:rsidRPr="00327503">
              <w:rPr>
                <w:rFonts w:asciiTheme="minorHAnsi" w:eastAsia="Times New Roman" w:hAnsiTheme="minorHAnsi" w:cstheme="minorHAnsi"/>
                <w:sz w:val="18"/>
                <w:szCs w:val="18"/>
                <w:lang w:val="en-US"/>
              </w:rPr>
              <w:t>Si</w:t>
            </w:r>
          </w:p>
        </w:tc>
        <w:tc>
          <w:tcPr>
            <w:tcW w:w="900" w:type="dxa"/>
            <w:tcBorders>
              <w:top w:val="nil"/>
              <w:left w:val="nil"/>
              <w:bottom w:val="single" w:sz="4" w:space="0" w:color="000000"/>
              <w:right w:val="single" w:sz="4" w:space="0" w:color="000000"/>
            </w:tcBorders>
            <w:shd w:val="clear" w:color="auto" w:fill="auto"/>
            <w:vAlign w:val="bottom"/>
            <w:hideMark/>
          </w:tcPr>
          <w:p w14:paraId="0730F4DB" w14:textId="77777777" w:rsidR="003E7C15" w:rsidRPr="00327503" w:rsidRDefault="003E7C15" w:rsidP="004C39A8">
            <w:pPr>
              <w:jc w:val="both"/>
              <w:rPr>
                <w:rFonts w:asciiTheme="minorHAnsi" w:eastAsia="Times New Roman" w:hAnsiTheme="minorHAnsi" w:cstheme="minorHAnsi"/>
                <w:sz w:val="18"/>
                <w:szCs w:val="18"/>
                <w:lang w:val="en-US"/>
              </w:rPr>
            </w:pPr>
            <w:r w:rsidRPr="00327503">
              <w:rPr>
                <w:rFonts w:asciiTheme="minorHAnsi" w:eastAsia="Times New Roman" w:hAnsiTheme="minorHAnsi" w:cstheme="minorHAnsi"/>
                <w:sz w:val="18"/>
                <w:szCs w:val="18"/>
                <w:lang w:val="en-US"/>
              </w:rPr>
              <w:t>Si</w:t>
            </w:r>
          </w:p>
        </w:tc>
        <w:tc>
          <w:tcPr>
            <w:tcW w:w="810" w:type="dxa"/>
            <w:tcBorders>
              <w:top w:val="nil"/>
              <w:left w:val="nil"/>
              <w:bottom w:val="single" w:sz="4" w:space="0" w:color="000000"/>
              <w:right w:val="single" w:sz="4" w:space="0" w:color="000000"/>
            </w:tcBorders>
            <w:shd w:val="clear" w:color="auto" w:fill="auto"/>
            <w:vAlign w:val="bottom"/>
            <w:hideMark/>
          </w:tcPr>
          <w:p w14:paraId="7C2E32C6" w14:textId="77777777" w:rsidR="003E7C15" w:rsidRPr="00327503" w:rsidRDefault="003E7C15" w:rsidP="004C39A8">
            <w:pPr>
              <w:jc w:val="both"/>
              <w:rPr>
                <w:rFonts w:asciiTheme="minorHAnsi" w:eastAsia="Times New Roman" w:hAnsiTheme="minorHAnsi" w:cstheme="minorHAnsi"/>
                <w:sz w:val="18"/>
                <w:szCs w:val="18"/>
                <w:lang w:val="en-US"/>
              </w:rPr>
            </w:pPr>
            <w:r w:rsidRPr="00327503">
              <w:rPr>
                <w:rFonts w:asciiTheme="minorHAnsi" w:eastAsia="Times New Roman" w:hAnsiTheme="minorHAnsi" w:cstheme="minorHAnsi"/>
                <w:sz w:val="18"/>
                <w:szCs w:val="18"/>
                <w:lang w:val="en-US"/>
              </w:rPr>
              <w:t>Si</w:t>
            </w:r>
          </w:p>
        </w:tc>
        <w:tc>
          <w:tcPr>
            <w:tcW w:w="1170" w:type="dxa"/>
            <w:tcBorders>
              <w:top w:val="nil"/>
              <w:left w:val="nil"/>
              <w:bottom w:val="single" w:sz="4" w:space="0" w:color="000000"/>
              <w:right w:val="single" w:sz="4" w:space="0" w:color="000000"/>
            </w:tcBorders>
            <w:shd w:val="clear" w:color="auto" w:fill="auto"/>
            <w:vAlign w:val="bottom"/>
            <w:hideMark/>
          </w:tcPr>
          <w:p w14:paraId="135EBF22" w14:textId="77777777" w:rsidR="003E7C15" w:rsidRPr="00CC3D54" w:rsidRDefault="003E7C15" w:rsidP="004C39A8">
            <w:pPr>
              <w:jc w:val="both"/>
              <w:rPr>
                <w:rFonts w:asciiTheme="minorHAnsi" w:eastAsia="Times New Roman" w:hAnsiTheme="minorHAnsi" w:cstheme="minorHAnsi"/>
                <w:sz w:val="18"/>
                <w:szCs w:val="18"/>
              </w:rPr>
            </w:pPr>
            <w:r w:rsidRPr="00327503">
              <w:rPr>
                <w:rFonts w:asciiTheme="minorHAnsi" w:eastAsia="Times New Roman" w:hAnsiTheme="minorHAnsi" w:cstheme="minorHAnsi"/>
                <w:sz w:val="18"/>
                <w:szCs w:val="18"/>
                <w:lang w:val="en-US"/>
              </w:rPr>
              <w:t>Si</w:t>
            </w:r>
          </w:p>
        </w:tc>
        <w:tc>
          <w:tcPr>
            <w:tcW w:w="1440" w:type="dxa"/>
            <w:tcBorders>
              <w:top w:val="nil"/>
              <w:left w:val="nil"/>
              <w:bottom w:val="single" w:sz="4" w:space="0" w:color="000000"/>
              <w:right w:val="single" w:sz="4" w:space="0" w:color="000000"/>
            </w:tcBorders>
            <w:shd w:val="clear" w:color="auto" w:fill="auto"/>
            <w:vAlign w:val="bottom"/>
            <w:hideMark/>
          </w:tcPr>
          <w:p w14:paraId="34D72FBA" w14:textId="77777777" w:rsidR="003E7C15" w:rsidRPr="00327503" w:rsidRDefault="003E7C15" w:rsidP="004C39A8">
            <w:pPr>
              <w:jc w:val="both"/>
              <w:rPr>
                <w:rFonts w:asciiTheme="minorHAnsi" w:eastAsia="Times New Roman" w:hAnsiTheme="minorHAnsi" w:cstheme="minorHAnsi"/>
                <w:sz w:val="18"/>
                <w:szCs w:val="18"/>
                <w:lang w:val="en-US"/>
              </w:rPr>
            </w:pPr>
            <w:r w:rsidRPr="00546398">
              <w:rPr>
                <w:rFonts w:asciiTheme="minorHAnsi" w:eastAsia="Times New Roman" w:hAnsiTheme="minorHAnsi" w:cstheme="minorHAnsi"/>
                <w:sz w:val="18"/>
                <w:szCs w:val="18"/>
              </w:rPr>
              <w:t>Fácil</w:t>
            </w:r>
          </w:p>
        </w:tc>
      </w:tr>
      <w:tr w:rsidR="003E7C15" w:rsidRPr="00327503" w14:paraId="78324DB0" w14:textId="77777777" w:rsidTr="004C39A8">
        <w:trPr>
          <w:trHeight w:val="255"/>
        </w:trPr>
        <w:tc>
          <w:tcPr>
            <w:tcW w:w="1185" w:type="dxa"/>
            <w:tcBorders>
              <w:top w:val="nil"/>
              <w:left w:val="single" w:sz="4" w:space="0" w:color="000000"/>
              <w:bottom w:val="single" w:sz="4" w:space="0" w:color="000000"/>
              <w:right w:val="single" w:sz="4" w:space="0" w:color="000000"/>
            </w:tcBorders>
            <w:shd w:val="clear" w:color="000000" w:fill="F9CB9C"/>
            <w:vAlign w:val="bottom"/>
            <w:hideMark/>
          </w:tcPr>
          <w:p w14:paraId="6FD3CC03" w14:textId="77777777" w:rsidR="003E7C15" w:rsidRPr="00327503" w:rsidRDefault="003E7C15" w:rsidP="004C39A8">
            <w:pPr>
              <w:jc w:val="both"/>
              <w:rPr>
                <w:rFonts w:asciiTheme="minorHAnsi" w:eastAsia="Times New Roman" w:hAnsiTheme="minorHAnsi" w:cstheme="minorHAnsi"/>
                <w:b/>
                <w:bCs/>
                <w:sz w:val="18"/>
                <w:szCs w:val="18"/>
                <w:lang w:val="en-US"/>
              </w:rPr>
            </w:pPr>
            <w:r w:rsidRPr="00327503">
              <w:rPr>
                <w:rFonts w:asciiTheme="minorHAnsi" w:eastAsia="Times New Roman" w:hAnsiTheme="minorHAnsi" w:cstheme="minorHAnsi"/>
                <w:b/>
                <w:bCs/>
                <w:sz w:val="18"/>
                <w:szCs w:val="18"/>
                <w:lang w:val="en-US"/>
              </w:rPr>
              <w:t>Dasein</w:t>
            </w:r>
          </w:p>
        </w:tc>
        <w:tc>
          <w:tcPr>
            <w:tcW w:w="1710" w:type="dxa"/>
            <w:tcBorders>
              <w:top w:val="nil"/>
              <w:left w:val="nil"/>
              <w:bottom w:val="single" w:sz="4" w:space="0" w:color="000000"/>
              <w:right w:val="single" w:sz="4" w:space="0" w:color="000000"/>
            </w:tcBorders>
            <w:shd w:val="clear" w:color="auto" w:fill="auto"/>
            <w:vAlign w:val="bottom"/>
            <w:hideMark/>
          </w:tcPr>
          <w:p w14:paraId="2B46882D" w14:textId="77777777" w:rsidR="003E7C15" w:rsidRPr="00327503" w:rsidRDefault="003E7C15" w:rsidP="004C39A8">
            <w:pPr>
              <w:jc w:val="both"/>
              <w:rPr>
                <w:rFonts w:asciiTheme="minorHAnsi" w:eastAsia="Times New Roman" w:hAnsiTheme="minorHAnsi" w:cstheme="minorHAnsi"/>
                <w:sz w:val="18"/>
                <w:szCs w:val="18"/>
                <w:lang w:val="en-US"/>
              </w:rPr>
            </w:pPr>
            <w:r w:rsidRPr="00327503">
              <w:rPr>
                <w:rFonts w:asciiTheme="minorHAnsi" w:eastAsia="Times New Roman" w:hAnsiTheme="minorHAnsi" w:cstheme="minorHAnsi"/>
                <w:sz w:val="18"/>
                <w:szCs w:val="18"/>
                <w:lang w:val="en-US"/>
              </w:rPr>
              <w:t xml:space="preserve">S3, </w:t>
            </w:r>
            <w:proofErr w:type="spellStart"/>
            <w:r w:rsidRPr="00327503">
              <w:rPr>
                <w:rFonts w:asciiTheme="minorHAnsi" w:eastAsia="Times New Roman" w:hAnsiTheme="minorHAnsi" w:cstheme="minorHAnsi"/>
                <w:sz w:val="18"/>
                <w:szCs w:val="18"/>
                <w:lang w:val="en-US"/>
              </w:rPr>
              <w:t>GoGrid</w:t>
            </w:r>
            <w:proofErr w:type="spellEnd"/>
            <w:r w:rsidRPr="00327503">
              <w:rPr>
                <w:rFonts w:asciiTheme="minorHAnsi" w:eastAsia="Times New Roman" w:hAnsiTheme="minorHAnsi" w:cstheme="minorHAnsi"/>
                <w:sz w:val="18"/>
                <w:szCs w:val="18"/>
                <w:lang w:val="en-US"/>
              </w:rPr>
              <w:t xml:space="preserve">, Rackspace, </w:t>
            </w:r>
            <w:proofErr w:type="spellStart"/>
            <w:r w:rsidRPr="00327503">
              <w:rPr>
                <w:rFonts w:asciiTheme="minorHAnsi" w:eastAsia="Times New Roman" w:hAnsiTheme="minorHAnsi" w:cstheme="minorHAnsi"/>
                <w:sz w:val="18"/>
                <w:szCs w:val="18"/>
                <w:lang w:val="en-US"/>
              </w:rPr>
              <w:t>ReliaCloud</w:t>
            </w:r>
            <w:proofErr w:type="spellEnd"/>
            <w:r w:rsidRPr="00327503">
              <w:rPr>
                <w:rFonts w:asciiTheme="minorHAnsi" w:eastAsia="Times New Roman" w:hAnsiTheme="minorHAnsi" w:cstheme="minorHAnsi"/>
                <w:sz w:val="18"/>
                <w:szCs w:val="18"/>
                <w:lang w:val="en-US"/>
              </w:rPr>
              <w:t>, Azure, AT&amp;T</w:t>
            </w:r>
          </w:p>
        </w:tc>
        <w:tc>
          <w:tcPr>
            <w:tcW w:w="720" w:type="dxa"/>
            <w:tcBorders>
              <w:top w:val="nil"/>
              <w:left w:val="nil"/>
              <w:bottom w:val="single" w:sz="4" w:space="0" w:color="000000"/>
              <w:right w:val="single" w:sz="4" w:space="0" w:color="000000"/>
            </w:tcBorders>
            <w:shd w:val="clear" w:color="auto" w:fill="auto"/>
            <w:vAlign w:val="bottom"/>
            <w:hideMark/>
          </w:tcPr>
          <w:p w14:paraId="4BE2EE34" w14:textId="77777777" w:rsidR="003E7C15" w:rsidRPr="00327503" w:rsidRDefault="003E7C15" w:rsidP="004C39A8">
            <w:pPr>
              <w:jc w:val="both"/>
              <w:rPr>
                <w:rFonts w:asciiTheme="minorHAnsi" w:eastAsia="Times New Roman" w:hAnsiTheme="minorHAnsi" w:cstheme="minorHAnsi"/>
                <w:sz w:val="18"/>
                <w:szCs w:val="18"/>
                <w:lang w:val="en-US"/>
              </w:rPr>
            </w:pPr>
            <w:r w:rsidRPr="00327503">
              <w:rPr>
                <w:rFonts w:asciiTheme="minorHAnsi" w:eastAsia="Times New Roman" w:hAnsiTheme="minorHAnsi" w:cstheme="minorHAnsi"/>
                <w:sz w:val="18"/>
                <w:szCs w:val="18"/>
                <w:lang w:val="en-US"/>
              </w:rPr>
              <w:t>Si</w:t>
            </w:r>
          </w:p>
        </w:tc>
        <w:tc>
          <w:tcPr>
            <w:tcW w:w="720" w:type="dxa"/>
            <w:tcBorders>
              <w:top w:val="nil"/>
              <w:left w:val="nil"/>
              <w:bottom w:val="single" w:sz="4" w:space="0" w:color="000000"/>
              <w:right w:val="single" w:sz="4" w:space="0" w:color="000000"/>
            </w:tcBorders>
            <w:shd w:val="clear" w:color="auto" w:fill="auto"/>
            <w:vAlign w:val="bottom"/>
            <w:hideMark/>
          </w:tcPr>
          <w:p w14:paraId="5BD92225" w14:textId="77777777" w:rsidR="003E7C15" w:rsidRPr="00327503" w:rsidRDefault="003E7C15" w:rsidP="004C39A8">
            <w:pPr>
              <w:jc w:val="both"/>
              <w:rPr>
                <w:rFonts w:asciiTheme="minorHAnsi" w:eastAsia="Times New Roman" w:hAnsiTheme="minorHAnsi" w:cstheme="minorHAnsi"/>
                <w:sz w:val="18"/>
                <w:szCs w:val="18"/>
                <w:lang w:val="en-US"/>
              </w:rPr>
            </w:pPr>
            <w:r w:rsidRPr="00327503">
              <w:rPr>
                <w:rFonts w:asciiTheme="minorHAnsi" w:eastAsia="Times New Roman" w:hAnsiTheme="minorHAnsi" w:cstheme="minorHAnsi"/>
                <w:sz w:val="18"/>
                <w:szCs w:val="18"/>
                <w:lang w:val="en-US"/>
              </w:rPr>
              <w:t>Si</w:t>
            </w:r>
          </w:p>
        </w:tc>
        <w:tc>
          <w:tcPr>
            <w:tcW w:w="720" w:type="dxa"/>
            <w:tcBorders>
              <w:top w:val="nil"/>
              <w:left w:val="nil"/>
              <w:bottom w:val="single" w:sz="4" w:space="0" w:color="000000"/>
              <w:right w:val="single" w:sz="4" w:space="0" w:color="000000"/>
            </w:tcBorders>
            <w:shd w:val="clear" w:color="auto" w:fill="auto"/>
            <w:vAlign w:val="bottom"/>
            <w:hideMark/>
          </w:tcPr>
          <w:p w14:paraId="33FFDCCE" w14:textId="77777777" w:rsidR="003E7C15" w:rsidRPr="00327503" w:rsidRDefault="003E7C15" w:rsidP="004C39A8">
            <w:pPr>
              <w:jc w:val="both"/>
              <w:rPr>
                <w:rFonts w:asciiTheme="minorHAnsi" w:eastAsia="Times New Roman" w:hAnsiTheme="minorHAnsi" w:cstheme="minorHAnsi"/>
                <w:sz w:val="18"/>
                <w:szCs w:val="18"/>
                <w:lang w:val="en-US"/>
              </w:rPr>
            </w:pPr>
            <w:r w:rsidRPr="00327503">
              <w:rPr>
                <w:rFonts w:asciiTheme="minorHAnsi" w:eastAsia="Times New Roman" w:hAnsiTheme="minorHAnsi" w:cstheme="minorHAnsi"/>
                <w:sz w:val="18"/>
                <w:szCs w:val="18"/>
                <w:lang w:val="en-US"/>
              </w:rPr>
              <w:t>Si</w:t>
            </w:r>
          </w:p>
        </w:tc>
        <w:tc>
          <w:tcPr>
            <w:tcW w:w="900" w:type="dxa"/>
            <w:tcBorders>
              <w:top w:val="nil"/>
              <w:left w:val="nil"/>
              <w:bottom w:val="single" w:sz="4" w:space="0" w:color="000000"/>
              <w:right w:val="single" w:sz="4" w:space="0" w:color="000000"/>
            </w:tcBorders>
            <w:shd w:val="clear" w:color="auto" w:fill="auto"/>
            <w:vAlign w:val="bottom"/>
            <w:hideMark/>
          </w:tcPr>
          <w:p w14:paraId="79C68BDF" w14:textId="77777777" w:rsidR="003E7C15" w:rsidRPr="00327503" w:rsidRDefault="003E7C15" w:rsidP="004C39A8">
            <w:pPr>
              <w:jc w:val="both"/>
              <w:rPr>
                <w:rFonts w:asciiTheme="minorHAnsi" w:eastAsia="Times New Roman" w:hAnsiTheme="minorHAnsi" w:cstheme="minorHAnsi"/>
                <w:sz w:val="18"/>
                <w:szCs w:val="18"/>
                <w:lang w:val="en-US"/>
              </w:rPr>
            </w:pPr>
            <w:r w:rsidRPr="00327503">
              <w:rPr>
                <w:rFonts w:asciiTheme="minorHAnsi" w:eastAsia="Times New Roman" w:hAnsiTheme="minorHAnsi" w:cstheme="minorHAnsi"/>
                <w:sz w:val="18"/>
                <w:szCs w:val="18"/>
                <w:lang w:val="en-US"/>
              </w:rPr>
              <w:t>No</w:t>
            </w:r>
          </w:p>
        </w:tc>
        <w:tc>
          <w:tcPr>
            <w:tcW w:w="810" w:type="dxa"/>
            <w:tcBorders>
              <w:top w:val="nil"/>
              <w:left w:val="nil"/>
              <w:bottom w:val="single" w:sz="4" w:space="0" w:color="000000"/>
              <w:right w:val="single" w:sz="4" w:space="0" w:color="000000"/>
            </w:tcBorders>
            <w:shd w:val="clear" w:color="auto" w:fill="auto"/>
            <w:vAlign w:val="bottom"/>
            <w:hideMark/>
          </w:tcPr>
          <w:p w14:paraId="50F0DD53" w14:textId="77777777" w:rsidR="003E7C15" w:rsidRPr="00327503" w:rsidRDefault="003E7C15" w:rsidP="004C39A8">
            <w:pPr>
              <w:jc w:val="both"/>
              <w:rPr>
                <w:rFonts w:asciiTheme="minorHAnsi" w:eastAsia="Times New Roman" w:hAnsiTheme="minorHAnsi" w:cstheme="minorHAnsi"/>
                <w:sz w:val="18"/>
                <w:szCs w:val="18"/>
                <w:lang w:val="en-US"/>
              </w:rPr>
            </w:pPr>
            <w:r w:rsidRPr="00327503">
              <w:rPr>
                <w:rFonts w:asciiTheme="minorHAnsi" w:eastAsia="Times New Roman" w:hAnsiTheme="minorHAnsi" w:cstheme="minorHAnsi"/>
                <w:sz w:val="18"/>
                <w:szCs w:val="18"/>
                <w:lang w:val="en-US"/>
              </w:rPr>
              <w:t>Si</w:t>
            </w:r>
          </w:p>
        </w:tc>
        <w:tc>
          <w:tcPr>
            <w:tcW w:w="1170" w:type="dxa"/>
            <w:tcBorders>
              <w:top w:val="nil"/>
              <w:left w:val="nil"/>
              <w:bottom w:val="single" w:sz="4" w:space="0" w:color="000000"/>
              <w:right w:val="single" w:sz="4" w:space="0" w:color="000000"/>
            </w:tcBorders>
            <w:shd w:val="clear" w:color="auto" w:fill="auto"/>
            <w:vAlign w:val="bottom"/>
            <w:hideMark/>
          </w:tcPr>
          <w:p w14:paraId="4367A7F9" w14:textId="77777777" w:rsidR="003E7C15" w:rsidRPr="00CC3D54" w:rsidRDefault="003E7C15" w:rsidP="004C39A8">
            <w:pPr>
              <w:jc w:val="both"/>
              <w:rPr>
                <w:rFonts w:asciiTheme="minorHAnsi" w:eastAsia="Times New Roman" w:hAnsiTheme="minorHAnsi" w:cstheme="minorHAnsi"/>
                <w:sz w:val="18"/>
                <w:szCs w:val="18"/>
              </w:rPr>
            </w:pPr>
            <w:r w:rsidRPr="00327503">
              <w:rPr>
                <w:rFonts w:asciiTheme="minorHAnsi" w:eastAsia="Times New Roman" w:hAnsiTheme="minorHAnsi" w:cstheme="minorHAnsi"/>
                <w:sz w:val="18"/>
                <w:szCs w:val="18"/>
                <w:lang w:val="en-US"/>
              </w:rPr>
              <w:t>Si</w:t>
            </w:r>
          </w:p>
        </w:tc>
        <w:tc>
          <w:tcPr>
            <w:tcW w:w="1440" w:type="dxa"/>
            <w:tcBorders>
              <w:top w:val="nil"/>
              <w:left w:val="nil"/>
              <w:bottom w:val="single" w:sz="4" w:space="0" w:color="000000"/>
              <w:right w:val="single" w:sz="4" w:space="0" w:color="000000"/>
            </w:tcBorders>
            <w:shd w:val="clear" w:color="auto" w:fill="auto"/>
            <w:vAlign w:val="bottom"/>
            <w:hideMark/>
          </w:tcPr>
          <w:p w14:paraId="7AA3C7BB" w14:textId="77777777" w:rsidR="003E7C15" w:rsidRPr="00327503" w:rsidRDefault="003E7C15" w:rsidP="004C39A8">
            <w:pPr>
              <w:jc w:val="both"/>
              <w:rPr>
                <w:rFonts w:asciiTheme="minorHAnsi" w:eastAsia="Times New Roman" w:hAnsiTheme="minorHAnsi" w:cstheme="minorHAnsi"/>
                <w:sz w:val="18"/>
                <w:szCs w:val="18"/>
                <w:lang w:val="en-US"/>
              </w:rPr>
            </w:pPr>
            <w:r w:rsidRPr="00546398">
              <w:rPr>
                <w:rFonts w:asciiTheme="minorHAnsi" w:eastAsia="Times New Roman" w:hAnsiTheme="minorHAnsi" w:cstheme="minorHAnsi"/>
                <w:sz w:val="18"/>
                <w:szCs w:val="18"/>
              </w:rPr>
              <w:t>Difícil</w:t>
            </w:r>
          </w:p>
        </w:tc>
      </w:tr>
      <w:tr w:rsidR="003E7C15" w:rsidRPr="00327503" w14:paraId="4F117F2F" w14:textId="77777777" w:rsidTr="004C39A8">
        <w:trPr>
          <w:trHeight w:val="255"/>
        </w:trPr>
        <w:tc>
          <w:tcPr>
            <w:tcW w:w="1185" w:type="dxa"/>
            <w:tcBorders>
              <w:top w:val="nil"/>
              <w:left w:val="single" w:sz="4" w:space="0" w:color="000000"/>
              <w:bottom w:val="single" w:sz="4" w:space="0" w:color="000000"/>
              <w:right w:val="single" w:sz="4" w:space="0" w:color="000000"/>
            </w:tcBorders>
            <w:shd w:val="clear" w:color="000000" w:fill="F9CB9C"/>
            <w:vAlign w:val="bottom"/>
            <w:hideMark/>
          </w:tcPr>
          <w:p w14:paraId="3CDB4369" w14:textId="77777777" w:rsidR="003E7C15" w:rsidRPr="00327503" w:rsidRDefault="003E7C15" w:rsidP="004C39A8">
            <w:pPr>
              <w:jc w:val="both"/>
              <w:rPr>
                <w:rFonts w:asciiTheme="minorHAnsi" w:eastAsia="Times New Roman" w:hAnsiTheme="minorHAnsi" w:cstheme="minorHAnsi"/>
                <w:b/>
                <w:bCs/>
                <w:sz w:val="18"/>
                <w:szCs w:val="18"/>
                <w:lang w:val="en-US"/>
              </w:rPr>
            </w:pPr>
            <w:r w:rsidRPr="00327503">
              <w:rPr>
                <w:rFonts w:asciiTheme="minorHAnsi" w:eastAsia="Times New Roman" w:hAnsiTheme="minorHAnsi" w:cstheme="minorHAnsi"/>
                <w:b/>
                <w:bCs/>
                <w:sz w:val="18"/>
                <w:szCs w:val="18"/>
                <w:lang w:val="en-US"/>
              </w:rPr>
              <w:t>Deltacloud</w:t>
            </w:r>
          </w:p>
        </w:tc>
        <w:tc>
          <w:tcPr>
            <w:tcW w:w="1710" w:type="dxa"/>
            <w:tcBorders>
              <w:top w:val="nil"/>
              <w:left w:val="nil"/>
              <w:bottom w:val="single" w:sz="4" w:space="0" w:color="000000"/>
              <w:right w:val="single" w:sz="4" w:space="0" w:color="000000"/>
            </w:tcBorders>
            <w:shd w:val="clear" w:color="auto" w:fill="auto"/>
            <w:vAlign w:val="bottom"/>
            <w:hideMark/>
          </w:tcPr>
          <w:p w14:paraId="42B5F154" w14:textId="77777777" w:rsidR="003E7C15" w:rsidRPr="00327503" w:rsidRDefault="003E7C15" w:rsidP="004C39A8">
            <w:pPr>
              <w:jc w:val="both"/>
              <w:rPr>
                <w:rFonts w:asciiTheme="minorHAnsi" w:eastAsia="Times New Roman" w:hAnsiTheme="minorHAnsi" w:cstheme="minorHAnsi"/>
                <w:sz w:val="18"/>
                <w:szCs w:val="18"/>
                <w:lang w:val="en-US"/>
              </w:rPr>
            </w:pPr>
            <w:r w:rsidRPr="00327503">
              <w:rPr>
                <w:rFonts w:asciiTheme="minorHAnsi" w:eastAsia="Times New Roman" w:hAnsiTheme="minorHAnsi" w:cstheme="minorHAnsi"/>
                <w:sz w:val="18"/>
                <w:szCs w:val="18"/>
                <w:lang w:val="en-US"/>
              </w:rPr>
              <w:t>S3, Rackspace, Azure, Walrus</w:t>
            </w:r>
          </w:p>
        </w:tc>
        <w:tc>
          <w:tcPr>
            <w:tcW w:w="720" w:type="dxa"/>
            <w:tcBorders>
              <w:top w:val="nil"/>
              <w:left w:val="nil"/>
              <w:bottom w:val="single" w:sz="4" w:space="0" w:color="000000"/>
              <w:right w:val="single" w:sz="4" w:space="0" w:color="000000"/>
            </w:tcBorders>
            <w:shd w:val="clear" w:color="auto" w:fill="auto"/>
            <w:vAlign w:val="bottom"/>
            <w:hideMark/>
          </w:tcPr>
          <w:p w14:paraId="58F809B7" w14:textId="77777777" w:rsidR="003E7C15" w:rsidRPr="00327503" w:rsidRDefault="003E7C15" w:rsidP="004C39A8">
            <w:pPr>
              <w:jc w:val="both"/>
              <w:rPr>
                <w:rFonts w:asciiTheme="minorHAnsi" w:eastAsia="Times New Roman" w:hAnsiTheme="minorHAnsi" w:cstheme="minorHAnsi"/>
                <w:sz w:val="18"/>
                <w:szCs w:val="18"/>
                <w:lang w:val="en-US"/>
              </w:rPr>
            </w:pPr>
            <w:r w:rsidRPr="00327503">
              <w:rPr>
                <w:rFonts w:asciiTheme="minorHAnsi" w:eastAsia="Times New Roman" w:hAnsiTheme="minorHAnsi" w:cstheme="minorHAnsi"/>
                <w:sz w:val="18"/>
                <w:szCs w:val="18"/>
                <w:lang w:val="en-US"/>
              </w:rPr>
              <w:t>Si</w:t>
            </w:r>
          </w:p>
        </w:tc>
        <w:tc>
          <w:tcPr>
            <w:tcW w:w="720" w:type="dxa"/>
            <w:tcBorders>
              <w:top w:val="nil"/>
              <w:left w:val="nil"/>
              <w:bottom w:val="single" w:sz="4" w:space="0" w:color="000000"/>
              <w:right w:val="single" w:sz="4" w:space="0" w:color="000000"/>
            </w:tcBorders>
            <w:shd w:val="clear" w:color="auto" w:fill="auto"/>
            <w:vAlign w:val="bottom"/>
            <w:hideMark/>
          </w:tcPr>
          <w:p w14:paraId="3E99A864" w14:textId="77777777" w:rsidR="003E7C15" w:rsidRPr="00327503" w:rsidRDefault="003E7C15" w:rsidP="004C39A8">
            <w:pPr>
              <w:jc w:val="both"/>
              <w:rPr>
                <w:rFonts w:asciiTheme="minorHAnsi" w:eastAsia="Times New Roman" w:hAnsiTheme="minorHAnsi" w:cstheme="minorHAnsi"/>
                <w:sz w:val="18"/>
                <w:szCs w:val="18"/>
                <w:lang w:val="en-US"/>
              </w:rPr>
            </w:pPr>
            <w:r w:rsidRPr="00327503">
              <w:rPr>
                <w:rFonts w:asciiTheme="minorHAnsi" w:eastAsia="Times New Roman" w:hAnsiTheme="minorHAnsi" w:cstheme="minorHAnsi"/>
                <w:sz w:val="18"/>
                <w:szCs w:val="18"/>
                <w:lang w:val="en-US"/>
              </w:rPr>
              <w:t>Si</w:t>
            </w:r>
          </w:p>
        </w:tc>
        <w:tc>
          <w:tcPr>
            <w:tcW w:w="720" w:type="dxa"/>
            <w:tcBorders>
              <w:top w:val="nil"/>
              <w:left w:val="nil"/>
              <w:bottom w:val="single" w:sz="4" w:space="0" w:color="000000"/>
              <w:right w:val="single" w:sz="4" w:space="0" w:color="000000"/>
            </w:tcBorders>
            <w:shd w:val="clear" w:color="auto" w:fill="auto"/>
            <w:vAlign w:val="bottom"/>
            <w:hideMark/>
          </w:tcPr>
          <w:p w14:paraId="27DDE849" w14:textId="77777777" w:rsidR="003E7C15" w:rsidRPr="00327503" w:rsidRDefault="003E7C15" w:rsidP="004C39A8">
            <w:pPr>
              <w:jc w:val="both"/>
              <w:rPr>
                <w:rFonts w:asciiTheme="minorHAnsi" w:eastAsia="Times New Roman" w:hAnsiTheme="minorHAnsi" w:cstheme="minorHAnsi"/>
                <w:sz w:val="18"/>
                <w:szCs w:val="18"/>
                <w:lang w:val="en-US"/>
              </w:rPr>
            </w:pPr>
            <w:r w:rsidRPr="00327503">
              <w:rPr>
                <w:rFonts w:asciiTheme="minorHAnsi" w:eastAsia="Times New Roman" w:hAnsiTheme="minorHAnsi" w:cstheme="minorHAnsi"/>
                <w:sz w:val="18"/>
                <w:szCs w:val="18"/>
                <w:lang w:val="en-US"/>
              </w:rPr>
              <w:t>No</w:t>
            </w:r>
          </w:p>
        </w:tc>
        <w:tc>
          <w:tcPr>
            <w:tcW w:w="900" w:type="dxa"/>
            <w:tcBorders>
              <w:top w:val="nil"/>
              <w:left w:val="nil"/>
              <w:bottom w:val="single" w:sz="4" w:space="0" w:color="000000"/>
              <w:right w:val="single" w:sz="4" w:space="0" w:color="000000"/>
            </w:tcBorders>
            <w:shd w:val="clear" w:color="auto" w:fill="auto"/>
            <w:vAlign w:val="bottom"/>
            <w:hideMark/>
          </w:tcPr>
          <w:p w14:paraId="0724F7D6" w14:textId="77777777" w:rsidR="003E7C15" w:rsidRPr="00327503" w:rsidRDefault="003E7C15" w:rsidP="004C39A8">
            <w:pPr>
              <w:jc w:val="both"/>
              <w:rPr>
                <w:rFonts w:asciiTheme="minorHAnsi" w:eastAsia="Times New Roman" w:hAnsiTheme="minorHAnsi" w:cstheme="minorHAnsi"/>
                <w:sz w:val="18"/>
                <w:szCs w:val="18"/>
                <w:lang w:val="en-US"/>
              </w:rPr>
            </w:pPr>
            <w:r w:rsidRPr="00327503">
              <w:rPr>
                <w:rFonts w:asciiTheme="minorHAnsi" w:eastAsia="Times New Roman" w:hAnsiTheme="minorHAnsi" w:cstheme="minorHAnsi"/>
                <w:sz w:val="18"/>
                <w:szCs w:val="18"/>
                <w:lang w:val="en-US"/>
              </w:rPr>
              <w:t>No</w:t>
            </w:r>
          </w:p>
        </w:tc>
        <w:tc>
          <w:tcPr>
            <w:tcW w:w="810" w:type="dxa"/>
            <w:tcBorders>
              <w:top w:val="nil"/>
              <w:left w:val="nil"/>
              <w:bottom w:val="single" w:sz="4" w:space="0" w:color="000000"/>
              <w:right w:val="single" w:sz="4" w:space="0" w:color="000000"/>
            </w:tcBorders>
            <w:shd w:val="clear" w:color="auto" w:fill="auto"/>
            <w:vAlign w:val="bottom"/>
            <w:hideMark/>
          </w:tcPr>
          <w:p w14:paraId="304492E0" w14:textId="77777777" w:rsidR="003E7C15" w:rsidRPr="00327503" w:rsidRDefault="003E7C15" w:rsidP="004C39A8">
            <w:pPr>
              <w:jc w:val="both"/>
              <w:rPr>
                <w:rFonts w:asciiTheme="minorHAnsi" w:eastAsia="Times New Roman" w:hAnsiTheme="minorHAnsi" w:cstheme="minorHAnsi"/>
                <w:sz w:val="18"/>
                <w:szCs w:val="18"/>
                <w:lang w:val="en-US"/>
              </w:rPr>
            </w:pPr>
            <w:r w:rsidRPr="00327503">
              <w:rPr>
                <w:rFonts w:asciiTheme="minorHAnsi" w:eastAsia="Times New Roman" w:hAnsiTheme="minorHAnsi" w:cstheme="minorHAnsi"/>
                <w:sz w:val="18"/>
                <w:szCs w:val="18"/>
                <w:lang w:val="en-US"/>
              </w:rPr>
              <w:t>Si</w:t>
            </w:r>
          </w:p>
        </w:tc>
        <w:tc>
          <w:tcPr>
            <w:tcW w:w="1170" w:type="dxa"/>
            <w:tcBorders>
              <w:top w:val="nil"/>
              <w:left w:val="nil"/>
              <w:bottom w:val="single" w:sz="4" w:space="0" w:color="000000"/>
              <w:right w:val="single" w:sz="4" w:space="0" w:color="000000"/>
            </w:tcBorders>
            <w:shd w:val="clear" w:color="auto" w:fill="auto"/>
            <w:vAlign w:val="bottom"/>
            <w:hideMark/>
          </w:tcPr>
          <w:p w14:paraId="51C375D0" w14:textId="77777777" w:rsidR="003E7C15" w:rsidRPr="00327503" w:rsidRDefault="003E7C15" w:rsidP="004C39A8">
            <w:pPr>
              <w:jc w:val="both"/>
              <w:rPr>
                <w:rFonts w:asciiTheme="minorHAnsi" w:eastAsia="Times New Roman" w:hAnsiTheme="minorHAnsi" w:cstheme="minorHAnsi"/>
                <w:sz w:val="18"/>
                <w:szCs w:val="18"/>
                <w:lang w:val="en-US"/>
              </w:rPr>
            </w:pPr>
            <w:r w:rsidRPr="00327503">
              <w:rPr>
                <w:rFonts w:asciiTheme="minorHAnsi" w:eastAsia="Times New Roman" w:hAnsiTheme="minorHAnsi" w:cstheme="minorHAnsi"/>
                <w:sz w:val="18"/>
                <w:szCs w:val="18"/>
                <w:lang w:val="en-US"/>
              </w:rPr>
              <w:t>No</w:t>
            </w:r>
          </w:p>
        </w:tc>
        <w:tc>
          <w:tcPr>
            <w:tcW w:w="1440" w:type="dxa"/>
            <w:tcBorders>
              <w:top w:val="nil"/>
              <w:left w:val="nil"/>
              <w:bottom w:val="single" w:sz="4" w:space="0" w:color="000000"/>
              <w:right w:val="single" w:sz="4" w:space="0" w:color="000000"/>
            </w:tcBorders>
            <w:shd w:val="clear" w:color="auto" w:fill="auto"/>
            <w:vAlign w:val="bottom"/>
            <w:hideMark/>
          </w:tcPr>
          <w:p w14:paraId="528B8F9E" w14:textId="77777777" w:rsidR="003E7C15" w:rsidRPr="00327503" w:rsidRDefault="003E7C15" w:rsidP="004C39A8">
            <w:pPr>
              <w:jc w:val="both"/>
              <w:rPr>
                <w:rFonts w:asciiTheme="minorHAnsi" w:eastAsia="Times New Roman" w:hAnsiTheme="minorHAnsi" w:cstheme="minorHAnsi"/>
                <w:sz w:val="18"/>
                <w:szCs w:val="18"/>
                <w:lang w:val="en-US"/>
              </w:rPr>
            </w:pPr>
            <w:proofErr w:type="spellStart"/>
            <w:r>
              <w:rPr>
                <w:rFonts w:asciiTheme="minorHAnsi" w:eastAsia="Times New Roman" w:hAnsiTheme="minorHAnsi" w:cstheme="minorHAnsi"/>
                <w:sz w:val="18"/>
                <w:szCs w:val="18"/>
                <w:lang w:val="en-US"/>
              </w:rPr>
              <w:t>Fácil</w:t>
            </w:r>
            <w:proofErr w:type="spellEnd"/>
          </w:p>
        </w:tc>
      </w:tr>
      <w:tr w:rsidR="003E7C15" w:rsidRPr="00327503" w14:paraId="766DE3E3" w14:textId="77777777" w:rsidTr="004C39A8">
        <w:trPr>
          <w:trHeight w:val="255"/>
        </w:trPr>
        <w:tc>
          <w:tcPr>
            <w:tcW w:w="1185" w:type="dxa"/>
            <w:tcBorders>
              <w:top w:val="nil"/>
              <w:left w:val="single" w:sz="4" w:space="0" w:color="000000"/>
              <w:bottom w:val="single" w:sz="4" w:space="0" w:color="000000"/>
              <w:right w:val="single" w:sz="4" w:space="0" w:color="000000"/>
            </w:tcBorders>
            <w:shd w:val="clear" w:color="000000" w:fill="F9CB9C"/>
            <w:vAlign w:val="bottom"/>
            <w:hideMark/>
          </w:tcPr>
          <w:p w14:paraId="6D48FF4B" w14:textId="77777777" w:rsidR="003E7C15" w:rsidRPr="00327503" w:rsidRDefault="003E7C15" w:rsidP="004C39A8">
            <w:pPr>
              <w:jc w:val="both"/>
              <w:rPr>
                <w:rFonts w:asciiTheme="minorHAnsi" w:eastAsia="Times New Roman" w:hAnsiTheme="minorHAnsi" w:cstheme="minorHAnsi"/>
                <w:b/>
                <w:bCs/>
                <w:sz w:val="18"/>
                <w:szCs w:val="18"/>
                <w:lang w:val="en-US"/>
              </w:rPr>
            </w:pPr>
            <w:r w:rsidRPr="00327503">
              <w:rPr>
                <w:rFonts w:asciiTheme="minorHAnsi" w:eastAsia="Times New Roman" w:hAnsiTheme="minorHAnsi" w:cstheme="minorHAnsi"/>
                <w:b/>
                <w:bCs/>
                <w:sz w:val="18"/>
                <w:szCs w:val="18"/>
                <w:lang w:val="en-US"/>
              </w:rPr>
              <w:t>JetS3t</w:t>
            </w:r>
          </w:p>
        </w:tc>
        <w:tc>
          <w:tcPr>
            <w:tcW w:w="1710" w:type="dxa"/>
            <w:tcBorders>
              <w:top w:val="nil"/>
              <w:left w:val="nil"/>
              <w:bottom w:val="single" w:sz="4" w:space="0" w:color="000000"/>
              <w:right w:val="single" w:sz="4" w:space="0" w:color="000000"/>
            </w:tcBorders>
            <w:shd w:val="clear" w:color="auto" w:fill="auto"/>
            <w:vAlign w:val="bottom"/>
            <w:hideMark/>
          </w:tcPr>
          <w:p w14:paraId="2476DC8E" w14:textId="77777777" w:rsidR="003E7C15" w:rsidRPr="00327503" w:rsidRDefault="003E7C15" w:rsidP="004C39A8">
            <w:pPr>
              <w:jc w:val="both"/>
              <w:rPr>
                <w:rFonts w:asciiTheme="minorHAnsi" w:eastAsia="Times New Roman" w:hAnsiTheme="minorHAnsi" w:cstheme="minorHAnsi"/>
                <w:sz w:val="18"/>
                <w:szCs w:val="18"/>
                <w:lang w:val="en-US"/>
              </w:rPr>
            </w:pPr>
            <w:r w:rsidRPr="00327503">
              <w:rPr>
                <w:rFonts w:asciiTheme="minorHAnsi" w:eastAsia="Times New Roman" w:hAnsiTheme="minorHAnsi" w:cstheme="minorHAnsi"/>
                <w:sz w:val="18"/>
                <w:szCs w:val="18"/>
                <w:lang w:val="en-US"/>
              </w:rPr>
              <w:t>S3, Google Storage</w:t>
            </w:r>
          </w:p>
        </w:tc>
        <w:tc>
          <w:tcPr>
            <w:tcW w:w="720" w:type="dxa"/>
            <w:tcBorders>
              <w:top w:val="nil"/>
              <w:left w:val="nil"/>
              <w:bottom w:val="single" w:sz="4" w:space="0" w:color="000000"/>
              <w:right w:val="single" w:sz="4" w:space="0" w:color="000000"/>
            </w:tcBorders>
            <w:shd w:val="clear" w:color="auto" w:fill="auto"/>
            <w:vAlign w:val="bottom"/>
            <w:hideMark/>
          </w:tcPr>
          <w:p w14:paraId="7EF7F43F" w14:textId="77777777" w:rsidR="003E7C15" w:rsidRPr="00327503" w:rsidRDefault="003E7C15" w:rsidP="004C39A8">
            <w:pPr>
              <w:jc w:val="both"/>
              <w:rPr>
                <w:rFonts w:asciiTheme="minorHAnsi" w:eastAsia="Times New Roman" w:hAnsiTheme="minorHAnsi" w:cstheme="minorHAnsi"/>
                <w:sz w:val="18"/>
                <w:szCs w:val="18"/>
                <w:lang w:val="en-US"/>
              </w:rPr>
            </w:pPr>
            <w:r w:rsidRPr="00327503">
              <w:rPr>
                <w:rFonts w:asciiTheme="minorHAnsi" w:eastAsia="Times New Roman" w:hAnsiTheme="minorHAnsi" w:cstheme="minorHAnsi"/>
                <w:sz w:val="18"/>
                <w:szCs w:val="18"/>
                <w:lang w:val="en-US"/>
              </w:rPr>
              <w:t>Si</w:t>
            </w:r>
          </w:p>
        </w:tc>
        <w:tc>
          <w:tcPr>
            <w:tcW w:w="720" w:type="dxa"/>
            <w:tcBorders>
              <w:top w:val="nil"/>
              <w:left w:val="nil"/>
              <w:bottom w:val="single" w:sz="4" w:space="0" w:color="000000"/>
              <w:right w:val="single" w:sz="4" w:space="0" w:color="000000"/>
            </w:tcBorders>
            <w:shd w:val="clear" w:color="auto" w:fill="auto"/>
            <w:vAlign w:val="bottom"/>
            <w:hideMark/>
          </w:tcPr>
          <w:p w14:paraId="09620BBA" w14:textId="77777777" w:rsidR="003E7C15" w:rsidRPr="00327503" w:rsidRDefault="003E7C15" w:rsidP="004C39A8">
            <w:pPr>
              <w:jc w:val="both"/>
              <w:rPr>
                <w:rFonts w:asciiTheme="minorHAnsi" w:eastAsia="Times New Roman" w:hAnsiTheme="minorHAnsi" w:cstheme="minorHAnsi"/>
                <w:sz w:val="18"/>
                <w:szCs w:val="18"/>
                <w:lang w:val="en-US"/>
              </w:rPr>
            </w:pPr>
            <w:r w:rsidRPr="00327503">
              <w:rPr>
                <w:rFonts w:asciiTheme="minorHAnsi" w:eastAsia="Times New Roman" w:hAnsiTheme="minorHAnsi" w:cstheme="minorHAnsi"/>
                <w:sz w:val="18"/>
                <w:szCs w:val="18"/>
                <w:lang w:val="en-US"/>
              </w:rPr>
              <w:t>Si</w:t>
            </w:r>
          </w:p>
        </w:tc>
        <w:tc>
          <w:tcPr>
            <w:tcW w:w="720" w:type="dxa"/>
            <w:tcBorders>
              <w:top w:val="nil"/>
              <w:left w:val="nil"/>
              <w:bottom w:val="single" w:sz="4" w:space="0" w:color="000000"/>
              <w:right w:val="single" w:sz="4" w:space="0" w:color="000000"/>
            </w:tcBorders>
            <w:shd w:val="clear" w:color="auto" w:fill="auto"/>
            <w:vAlign w:val="bottom"/>
            <w:hideMark/>
          </w:tcPr>
          <w:p w14:paraId="11689559" w14:textId="77777777" w:rsidR="003E7C15" w:rsidRPr="00327503" w:rsidRDefault="003E7C15" w:rsidP="004C39A8">
            <w:pPr>
              <w:jc w:val="both"/>
              <w:rPr>
                <w:rFonts w:asciiTheme="minorHAnsi" w:eastAsia="Times New Roman" w:hAnsiTheme="minorHAnsi" w:cstheme="minorHAnsi"/>
                <w:sz w:val="18"/>
                <w:szCs w:val="18"/>
                <w:lang w:val="en-US"/>
              </w:rPr>
            </w:pPr>
            <w:r w:rsidRPr="00327503">
              <w:rPr>
                <w:rFonts w:asciiTheme="minorHAnsi" w:eastAsia="Times New Roman" w:hAnsiTheme="minorHAnsi" w:cstheme="minorHAnsi"/>
                <w:sz w:val="18"/>
                <w:szCs w:val="18"/>
                <w:lang w:val="en-US"/>
              </w:rPr>
              <w:t>Si</w:t>
            </w:r>
          </w:p>
        </w:tc>
        <w:tc>
          <w:tcPr>
            <w:tcW w:w="900" w:type="dxa"/>
            <w:tcBorders>
              <w:top w:val="nil"/>
              <w:left w:val="nil"/>
              <w:bottom w:val="single" w:sz="4" w:space="0" w:color="000000"/>
              <w:right w:val="single" w:sz="4" w:space="0" w:color="000000"/>
            </w:tcBorders>
            <w:shd w:val="clear" w:color="auto" w:fill="auto"/>
            <w:vAlign w:val="bottom"/>
            <w:hideMark/>
          </w:tcPr>
          <w:p w14:paraId="74362257" w14:textId="77777777" w:rsidR="003E7C15" w:rsidRPr="00327503" w:rsidRDefault="003E7C15" w:rsidP="004C39A8">
            <w:pPr>
              <w:jc w:val="both"/>
              <w:rPr>
                <w:rFonts w:asciiTheme="minorHAnsi" w:eastAsia="Times New Roman" w:hAnsiTheme="minorHAnsi" w:cstheme="minorHAnsi"/>
                <w:sz w:val="18"/>
                <w:szCs w:val="18"/>
                <w:lang w:val="en-US"/>
              </w:rPr>
            </w:pPr>
            <w:r w:rsidRPr="00327503">
              <w:rPr>
                <w:rFonts w:asciiTheme="minorHAnsi" w:eastAsia="Times New Roman" w:hAnsiTheme="minorHAnsi" w:cstheme="minorHAnsi"/>
                <w:sz w:val="18"/>
                <w:szCs w:val="18"/>
                <w:lang w:val="en-US"/>
              </w:rPr>
              <w:t>Si</w:t>
            </w:r>
          </w:p>
        </w:tc>
        <w:tc>
          <w:tcPr>
            <w:tcW w:w="810" w:type="dxa"/>
            <w:tcBorders>
              <w:top w:val="nil"/>
              <w:left w:val="nil"/>
              <w:bottom w:val="single" w:sz="4" w:space="0" w:color="000000"/>
              <w:right w:val="single" w:sz="4" w:space="0" w:color="000000"/>
            </w:tcBorders>
            <w:shd w:val="clear" w:color="auto" w:fill="auto"/>
            <w:vAlign w:val="bottom"/>
            <w:hideMark/>
          </w:tcPr>
          <w:p w14:paraId="5BD0477C" w14:textId="77777777" w:rsidR="003E7C15" w:rsidRPr="00327503" w:rsidRDefault="003E7C15" w:rsidP="004C39A8">
            <w:pPr>
              <w:jc w:val="both"/>
              <w:rPr>
                <w:rFonts w:asciiTheme="minorHAnsi" w:eastAsia="Times New Roman" w:hAnsiTheme="minorHAnsi" w:cstheme="minorHAnsi"/>
                <w:sz w:val="18"/>
                <w:szCs w:val="18"/>
                <w:lang w:val="en-US"/>
              </w:rPr>
            </w:pPr>
            <w:r w:rsidRPr="00327503">
              <w:rPr>
                <w:rFonts w:asciiTheme="minorHAnsi" w:eastAsia="Times New Roman" w:hAnsiTheme="minorHAnsi" w:cstheme="minorHAnsi"/>
                <w:sz w:val="18"/>
                <w:szCs w:val="18"/>
                <w:lang w:val="en-US"/>
              </w:rPr>
              <w:t>Si</w:t>
            </w:r>
          </w:p>
        </w:tc>
        <w:tc>
          <w:tcPr>
            <w:tcW w:w="1170" w:type="dxa"/>
            <w:tcBorders>
              <w:top w:val="nil"/>
              <w:left w:val="nil"/>
              <w:bottom w:val="single" w:sz="4" w:space="0" w:color="000000"/>
              <w:right w:val="single" w:sz="4" w:space="0" w:color="000000"/>
            </w:tcBorders>
            <w:shd w:val="clear" w:color="auto" w:fill="auto"/>
            <w:vAlign w:val="bottom"/>
            <w:hideMark/>
          </w:tcPr>
          <w:p w14:paraId="60533ED4" w14:textId="77777777" w:rsidR="003E7C15" w:rsidRPr="00327503" w:rsidRDefault="003E7C15" w:rsidP="004C39A8">
            <w:pPr>
              <w:jc w:val="both"/>
              <w:rPr>
                <w:rFonts w:asciiTheme="minorHAnsi" w:eastAsia="Times New Roman" w:hAnsiTheme="minorHAnsi" w:cstheme="minorHAnsi"/>
                <w:sz w:val="18"/>
                <w:szCs w:val="18"/>
                <w:lang w:val="en-US"/>
              </w:rPr>
            </w:pPr>
            <w:r w:rsidRPr="00327503">
              <w:rPr>
                <w:rFonts w:asciiTheme="minorHAnsi" w:eastAsia="Times New Roman" w:hAnsiTheme="minorHAnsi" w:cstheme="minorHAnsi"/>
                <w:sz w:val="18"/>
                <w:szCs w:val="18"/>
                <w:lang w:val="en-US"/>
              </w:rPr>
              <w:t>Si</w:t>
            </w:r>
          </w:p>
        </w:tc>
        <w:tc>
          <w:tcPr>
            <w:tcW w:w="1440" w:type="dxa"/>
            <w:tcBorders>
              <w:top w:val="nil"/>
              <w:left w:val="nil"/>
              <w:bottom w:val="single" w:sz="4" w:space="0" w:color="000000"/>
              <w:right w:val="single" w:sz="4" w:space="0" w:color="000000"/>
            </w:tcBorders>
            <w:shd w:val="clear" w:color="auto" w:fill="auto"/>
            <w:vAlign w:val="bottom"/>
            <w:hideMark/>
          </w:tcPr>
          <w:p w14:paraId="749E4299" w14:textId="77777777" w:rsidR="003E7C15" w:rsidRPr="00327503" w:rsidRDefault="003E7C15" w:rsidP="004C39A8">
            <w:pPr>
              <w:jc w:val="both"/>
              <w:rPr>
                <w:rFonts w:asciiTheme="minorHAnsi" w:eastAsia="Times New Roman" w:hAnsiTheme="minorHAnsi" w:cstheme="minorHAnsi"/>
                <w:sz w:val="18"/>
                <w:szCs w:val="18"/>
                <w:lang w:val="en-US"/>
              </w:rPr>
            </w:pPr>
            <w:proofErr w:type="spellStart"/>
            <w:r>
              <w:rPr>
                <w:rFonts w:asciiTheme="minorHAnsi" w:eastAsia="Times New Roman" w:hAnsiTheme="minorHAnsi" w:cstheme="minorHAnsi"/>
                <w:sz w:val="18"/>
                <w:szCs w:val="18"/>
                <w:lang w:val="en-US"/>
              </w:rPr>
              <w:t>Fácil</w:t>
            </w:r>
            <w:proofErr w:type="spellEnd"/>
          </w:p>
        </w:tc>
      </w:tr>
      <w:tr w:rsidR="003E7C15" w:rsidRPr="00327503" w14:paraId="1D023250" w14:textId="77777777" w:rsidTr="004C39A8">
        <w:trPr>
          <w:trHeight w:val="255"/>
        </w:trPr>
        <w:tc>
          <w:tcPr>
            <w:tcW w:w="1185" w:type="dxa"/>
            <w:tcBorders>
              <w:top w:val="nil"/>
              <w:left w:val="single" w:sz="4" w:space="0" w:color="000000"/>
              <w:bottom w:val="single" w:sz="4" w:space="0" w:color="000000"/>
              <w:right w:val="single" w:sz="4" w:space="0" w:color="000000"/>
            </w:tcBorders>
            <w:shd w:val="clear" w:color="000000" w:fill="F9CB9C"/>
            <w:vAlign w:val="bottom"/>
            <w:hideMark/>
          </w:tcPr>
          <w:p w14:paraId="70CC627D" w14:textId="77777777" w:rsidR="003E7C15" w:rsidRPr="00327503" w:rsidRDefault="003E7C15" w:rsidP="004C39A8">
            <w:pPr>
              <w:jc w:val="both"/>
              <w:rPr>
                <w:rFonts w:asciiTheme="minorHAnsi" w:eastAsia="Times New Roman" w:hAnsiTheme="minorHAnsi" w:cstheme="minorHAnsi"/>
                <w:b/>
                <w:bCs/>
                <w:sz w:val="18"/>
                <w:szCs w:val="18"/>
                <w:lang w:val="en-US"/>
              </w:rPr>
            </w:pPr>
            <w:proofErr w:type="spellStart"/>
            <w:r w:rsidRPr="00327503">
              <w:rPr>
                <w:rFonts w:asciiTheme="minorHAnsi" w:eastAsia="Times New Roman" w:hAnsiTheme="minorHAnsi" w:cstheme="minorHAnsi"/>
                <w:b/>
                <w:bCs/>
                <w:sz w:val="18"/>
                <w:szCs w:val="18"/>
                <w:lang w:val="en-US"/>
              </w:rPr>
              <w:t>CloudLoop</w:t>
            </w:r>
            <w:proofErr w:type="spellEnd"/>
          </w:p>
        </w:tc>
        <w:tc>
          <w:tcPr>
            <w:tcW w:w="1710" w:type="dxa"/>
            <w:tcBorders>
              <w:top w:val="nil"/>
              <w:left w:val="nil"/>
              <w:bottom w:val="single" w:sz="4" w:space="0" w:color="000000"/>
              <w:right w:val="single" w:sz="4" w:space="0" w:color="000000"/>
            </w:tcBorders>
            <w:shd w:val="clear" w:color="auto" w:fill="auto"/>
            <w:vAlign w:val="bottom"/>
            <w:hideMark/>
          </w:tcPr>
          <w:p w14:paraId="6BEB4C52" w14:textId="77777777" w:rsidR="003E7C15" w:rsidRPr="00327503" w:rsidRDefault="003E7C15" w:rsidP="004C39A8">
            <w:pPr>
              <w:jc w:val="both"/>
              <w:rPr>
                <w:rFonts w:asciiTheme="minorHAnsi" w:eastAsia="Times New Roman" w:hAnsiTheme="minorHAnsi" w:cstheme="minorHAnsi"/>
                <w:sz w:val="18"/>
                <w:szCs w:val="18"/>
                <w:lang w:val="en-US"/>
              </w:rPr>
            </w:pPr>
            <w:proofErr w:type="spellStart"/>
            <w:r w:rsidRPr="00327503">
              <w:rPr>
                <w:rFonts w:asciiTheme="minorHAnsi" w:eastAsia="Times New Roman" w:hAnsiTheme="minorHAnsi" w:cstheme="minorHAnsi"/>
                <w:sz w:val="18"/>
                <w:szCs w:val="18"/>
                <w:lang w:val="en-US"/>
              </w:rPr>
              <w:t>Nirvanix</w:t>
            </w:r>
            <w:proofErr w:type="spellEnd"/>
            <w:r w:rsidRPr="00327503">
              <w:rPr>
                <w:rFonts w:asciiTheme="minorHAnsi" w:eastAsia="Times New Roman" w:hAnsiTheme="minorHAnsi" w:cstheme="minorHAnsi"/>
                <w:sz w:val="18"/>
                <w:szCs w:val="18"/>
                <w:lang w:val="en-US"/>
              </w:rPr>
              <w:t>, S3</w:t>
            </w:r>
          </w:p>
        </w:tc>
        <w:tc>
          <w:tcPr>
            <w:tcW w:w="720" w:type="dxa"/>
            <w:tcBorders>
              <w:top w:val="nil"/>
              <w:left w:val="nil"/>
              <w:bottom w:val="single" w:sz="4" w:space="0" w:color="000000"/>
              <w:right w:val="single" w:sz="4" w:space="0" w:color="000000"/>
            </w:tcBorders>
            <w:shd w:val="clear" w:color="auto" w:fill="auto"/>
            <w:vAlign w:val="bottom"/>
            <w:hideMark/>
          </w:tcPr>
          <w:p w14:paraId="3CDBC9D2" w14:textId="77777777" w:rsidR="003E7C15" w:rsidRPr="00327503" w:rsidRDefault="003E7C15" w:rsidP="004C39A8">
            <w:pPr>
              <w:jc w:val="both"/>
              <w:rPr>
                <w:rFonts w:asciiTheme="minorHAnsi" w:eastAsia="Times New Roman" w:hAnsiTheme="minorHAnsi" w:cstheme="minorHAnsi"/>
                <w:sz w:val="18"/>
                <w:szCs w:val="18"/>
                <w:lang w:val="en-US"/>
              </w:rPr>
            </w:pPr>
            <w:r w:rsidRPr="00327503">
              <w:rPr>
                <w:rFonts w:asciiTheme="minorHAnsi" w:eastAsia="Times New Roman" w:hAnsiTheme="minorHAnsi" w:cstheme="minorHAnsi"/>
                <w:sz w:val="18"/>
                <w:szCs w:val="18"/>
                <w:lang w:val="en-US"/>
              </w:rPr>
              <w:t>Si</w:t>
            </w:r>
          </w:p>
        </w:tc>
        <w:tc>
          <w:tcPr>
            <w:tcW w:w="720" w:type="dxa"/>
            <w:tcBorders>
              <w:top w:val="nil"/>
              <w:left w:val="nil"/>
              <w:bottom w:val="single" w:sz="4" w:space="0" w:color="000000"/>
              <w:right w:val="single" w:sz="4" w:space="0" w:color="000000"/>
            </w:tcBorders>
            <w:shd w:val="clear" w:color="auto" w:fill="auto"/>
            <w:vAlign w:val="bottom"/>
            <w:hideMark/>
          </w:tcPr>
          <w:p w14:paraId="56DA43A5" w14:textId="77777777" w:rsidR="003E7C15" w:rsidRPr="00327503" w:rsidRDefault="003E7C15" w:rsidP="004C39A8">
            <w:pPr>
              <w:jc w:val="both"/>
              <w:rPr>
                <w:rFonts w:asciiTheme="minorHAnsi" w:eastAsia="Times New Roman" w:hAnsiTheme="minorHAnsi" w:cstheme="minorHAnsi"/>
                <w:sz w:val="18"/>
                <w:szCs w:val="18"/>
                <w:lang w:val="en-US"/>
              </w:rPr>
            </w:pPr>
            <w:r w:rsidRPr="00327503">
              <w:rPr>
                <w:rFonts w:asciiTheme="minorHAnsi" w:eastAsia="Times New Roman" w:hAnsiTheme="minorHAnsi" w:cstheme="minorHAnsi"/>
                <w:sz w:val="18"/>
                <w:szCs w:val="18"/>
                <w:lang w:val="en-US"/>
              </w:rPr>
              <w:t>Si</w:t>
            </w:r>
          </w:p>
        </w:tc>
        <w:tc>
          <w:tcPr>
            <w:tcW w:w="720" w:type="dxa"/>
            <w:tcBorders>
              <w:top w:val="nil"/>
              <w:left w:val="nil"/>
              <w:bottom w:val="single" w:sz="4" w:space="0" w:color="000000"/>
              <w:right w:val="single" w:sz="4" w:space="0" w:color="000000"/>
            </w:tcBorders>
            <w:shd w:val="clear" w:color="auto" w:fill="auto"/>
            <w:vAlign w:val="bottom"/>
            <w:hideMark/>
          </w:tcPr>
          <w:p w14:paraId="0E62004A" w14:textId="77777777" w:rsidR="003E7C15" w:rsidRPr="00327503" w:rsidRDefault="003E7C15" w:rsidP="004C39A8">
            <w:pPr>
              <w:jc w:val="both"/>
              <w:rPr>
                <w:rFonts w:asciiTheme="minorHAnsi" w:eastAsia="Times New Roman" w:hAnsiTheme="minorHAnsi" w:cstheme="minorHAnsi"/>
                <w:sz w:val="18"/>
                <w:szCs w:val="18"/>
                <w:lang w:val="en-US"/>
              </w:rPr>
            </w:pPr>
            <w:r w:rsidRPr="00327503">
              <w:rPr>
                <w:rFonts w:asciiTheme="minorHAnsi" w:eastAsia="Times New Roman" w:hAnsiTheme="minorHAnsi" w:cstheme="minorHAnsi"/>
                <w:sz w:val="18"/>
                <w:szCs w:val="18"/>
                <w:lang w:val="en-US"/>
              </w:rPr>
              <w:t>Si</w:t>
            </w:r>
          </w:p>
        </w:tc>
        <w:tc>
          <w:tcPr>
            <w:tcW w:w="900" w:type="dxa"/>
            <w:tcBorders>
              <w:top w:val="nil"/>
              <w:left w:val="nil"/>
              <w:bottom w:val="single" w:sz="4" w:space="0" w:color="000000"/>
              <w:right w:val="single" w:sz="4" w:space="0" w:color="000000"/>
            </w:tcBorders>
            <w:shd w:val="clear" w:color="auto" w:fill="auto"/>
            <w:vAlign w:val="bottom"/>
            <w:hideMark/>
          </w:tcPr>
          <w:p w14:paraId="60B1C736" w14:textId="77777777" w:rsidR="003E7C15" w:rsidRPr="00327503" w:rsidRDefault="003E7C15" w:rsidP="004C39A8">
            <w:pPr>
              <w:jc w:val="both"/>
              <w:rPr>
                <w:rFonts w:asciiTheme="minorHAnsi" w:eastAsia="Times New Roman" w:hAnsiTheme="minorHAnsi" w:cstheme="minorHAnsi"/>
                <w:sz w:val="18"/>
                <w:szCs w:val="18"/>
                <w:lang w:val="en-US"/>
              </w:rPr>
            </w:pPr>
            <w:r w:rsidRPr="00327503">
              <w:rPr>
                <w:rFonts w:asciiTheme="minorHAnsi" w:eastAsia="Times New Roman" w:hAnsiTheme="minorHAnsi" w:cstheme="minorHAnsi"/>
                <w:sz w:val="18"/>
                <w:szCs w:val="18"/>
                <w:lang w:val="en-US"/>
              </w:rPr>
              <w:t>Si</w:t>
            </w:r>
          </w:p>
        </w:tc>
        <w:tc>
          <w:tcPr>
            <w:tcW w:w="810" w:type="dxa"/>
            <w:tcBorders>
              <w:top w:val="nil"/>
              <w:left w:val="nil"/>
              <w:bottom w:val="single" w:sz="4" w:space="0" w:color="000000"/>
              <w:right w:val="single" w:sz="4" w:space="0" w:color="000000"/>
            </w:tcBorders>
            <w:shd w:val="clear" w:color="auto" w:fill="auto"/>
            <w:vAlign w:val="bottom"/>
            <w:hideMark/>
          </w:tcPr>
          <w:p w14:paraId="1F344287" w14:textId="77777777" w:rsidR="003E7C15" w:rsidRPr="00327503" w:rsidRDefault="003E7C15" w:rsidP="004C39A8">
            <w:pPr>
              <w:jc w:val="both"/>
              <w:rPr>
                <w:rFonts w:asciiTheme="minorHAnsi" w:eastAsia="Times New Roman" w:hAnsiTheme="minorHAnsi" w:cstheme="minorHAnsi"/>
                <w:sz w:val="18"/>
                <w:szCs w:val="18"/>
                <w:lang w:val="en-US"/>
              </w:rPr>
            </w:pPr>
            <w:r w:rsidRPr="00327503">
              <w:rPr>
                <w:rFonts w:asciiTheme="minorHAnsi" w:eastAsia="Times New Roman" w:hAnsiTheme="minorHAnsi" w:cstheme="minorHAnsi"/>
                <w:sz w:val="18"/>
                <w:szCs w:val="18"/>
                <w:lang w:val="en-US"/>
              </w:rPr>
              <w:t>Si</w:t>
            </w:r>
          </w:p>
        </w:tc>
        <w:tc>
          <w:tcPr>
            <w:tcW w:w="1170" w:type="dxa"/>
            <w:tcBorders>
              <w:top w:val="nil"/>
              <w:left w:val="nil"/>
              <w:bottom w:val="single" w:sz="4" w:space="0" w:color="000000"/>
              <w:right w:val="single" w:sz="4" w:space="0" w:color="000000"/>
            </w:tcBorders>
            <w:shd w:val="clear" w:color="auto" w:fill="auto"/>
            <w:vAlign w:val="bottom"/>
            <w:hideMark/>
          </w:tcPr>
          <w:p w14:paraId="32E8FBB4" w14:textId="77777777" w:rsidR="003E7C15" w:rsidRPr="00327503" w:rsidRDefault="003E7C15" w:rsidP="004C39A8">
            <w:pPr>
              <w:jc w:val="both"/>
              <w:rPr>
                <w:rFonts w:asciiTheme="minorHAnsi" w:eastAsia="Times New Roman" w:hAnsiTheme="minorHAnsi" w:cstheme="minorHAnsi"/>
                <w:sz w:val="18"/>
                <w:szCs w:val="18"/>
                <w:lang w:val="en-US"/>
              </w:rPr>
            </w:pPr>
            <w:r w:rsidRPr="00327503">
              <w:rPr>
                <w:rFonts w:asciiTheme="minorHAnsi" w:eastAsia="Times New Roman" w:hAnsiTheme="minorHAnsi" w:cstheme="minorHAnsi"/>
                <w:sz w:val="18"/>
                <w:szCs w:val="18"/>
                <w:lang w:val="en-US"/>
              </w:rPr>
              <w:t>No</w:t>
            </w:r>
          </w:p>
        </w:tc>
        <w:tc>
          <w:tcPr>
            <w:tcW w:w="1440" w:type="dxa"/>
            <w:tcBorders>
              <w:top w:val="nil"/>
              <w:left w:val="nil"/>
              <w:bottom w:val="single" w:sz="4" w:space="0" w:color="000000"/>
              <w:right w:val="single" w:sz="4" w:space="0" w:color="000000"/>
            </w:tcBorders>
            <w:shd w:val="clear" w:color="auto" w:fill="auto"/>
            <w:vAlign w:val="bottom"/>
            <w:hideMark/>
          </w:tcPr>
          <w:p w14:paraId="2F0CE6E2" w14:textId="77777777" w:rsidR="003E7C15" w:rsidRPr="00327503" w:rsidRDefault="003E7C15" w:rsidP="004C39A8">
            <w:pPr>
              <w:jc w:val="both"/>
              <w:rPr>
                <w:rFonts w:asciiTheme="minorHAnsi" w:eastAsia="Times New Roman" w:hAnsiTheme="minorHAnsi" w:cstheme="minorHAnsi"/>
                <w:sz w:val="18"/>
                <w:szCs w:val="18"/>
                <w:lang w:val="en-US"/>
              </w:rPr>
            </w:pPr>
            <w:proofErr w:type="spellStart"/>
            <w:r>
              <w:rPr>
                <w:rFonts w:asciiTheme="minorHAnsi" w:eastAsia="Times New Roman" w:hAnsiTheme="minorHAnsi" w:cstheme="minorHAnsi"/>
                <w:sz w:val="18"/>
                <w:szCs w:val="18"/>
                <w:lang w:val="en-US"/>
              </w:rPr>
              <w:t>Fácil</w:t>
            </w:r>
            <w:proofErr w:type="spellEnd"/>
          </w:p>
        </w:tc>
      </w:tr>
      <w:tr w:rsidR="003E7C15" w:rsidRPr="00327503" w14:paraId="65905312" w14:textId="77777777" w:rsidTr="004C39A8">
        <w:trPr>
          <w:trHeight w:val="255"/>
        </w:trPr>
        <w:tc>
          <w:tcPr>
            <w:tcW w:w="1185" w:type="dxa"/>
            <w:tcBorders>
              <w:top w:val="nil"/>
              <w:left w:val="single" w:sz="4" w:space="0" w:color="000000"/>
              <w:bottom w:val="single" w:sz="4" w:space="0" w:color="000000"/>
              <w:right w:val="single" w:sz="4" w:space="0" w:color="000000"/>
            </w:tcBorders>
            <w:shd w:val="clear" w:color="000000" w:fill="F9CB9C"/>
            <w:vAlign w:val="bottom"/>
            <w:hideMark/>
          </w:tcPr>
          <w:p w14:paraId="7850E21A" w14:textId="77777777" w:rsidR="003E7C15" w:rsidRPr="00327503" w:rsidRDefault="003E7C15" w:rsidP="004C39A8">
            <w:pPr>
              <w:jc w:val="both"/>
              <w:rPr>
                <w:rFonts w:asciiTheme="minorHAnsi" w:eastAsia="Times New Roman" w:hAnsiTheme="minorHAnsi" w:cstheme="minorHAnsi"/>
                <w:b/>
                <w:bCs/>
                <w:sz w:val="18"/>
                <w:szCs w:val="18"/>
                <w:lang w:val="en-US"/>
              </w:rPr>
            </w:pPr>
            <w:r w:rsidRPr="00327503">
              <w:rPr>
                <w:rFonts w:asciiTheme="minorHAnsi" w:eastAsia="Times New Roman" w:hAnsiTheme="minorHAnsi" w:cstheme="minorHAnsi"/>
                <w:b/>
                <w:bCs/>
                <w:sz w:val="18"/>
                <w:szCs w:val="18"/>
                <w:lang w:val="en-US"/>
              </w:rPr>
              <w:t>Java-Storage</w:t>
            </w:r>
          </w:p>
        </w:tc>
        <w:tc>
          <w:tcPr>
            <w:tcW w:w="1710" w:type="dxa"/>
            <w:tcBorders>
              <w:top w:val="nil"/>
              <w:left w:val="nil"/>
              <w:bottom w:val="single" w:sz="4" w:space="0" w:color="000000"/>
              <w:right w:val="single" w:sz="4" w:space="0" w:color="000000"/>
            </w:tcBorders>
            <w:shd w:val="clear" w:color="auto" w:fill="auto"/>
            <w:vAlign w:val="bottom"/>
            <w:hideMark/>
          </w:tcPr>
          <w:p w14:paraId="51FF04BE" w14:textId="77777777" w:rsidR="003E7C15" w:rsidRPr="00327503" w:rsidRDefault="003E7C15" w:rsidP="004C39A8">
            <w:pPr>
              <w:jc w:val="both"/>
              <w:rPr>
                <w:rFonts w:asciiTheme="minorHAnsi" w:eastAsia="Times New Roman" w:hAnsiTheme="minorHAnsi" w:cstheme="minorHAnsi"/>
                <w:sz w:val="18"/>
                <w:szCs w:val="18"/>
                <w:lang w:val="en-US"/>
              </w:rPr>
            </w:pPr>
            <w:r w:rsidRPr="00327503">
              <w:rPr>
                <w:rFonts w:asciiTheme="minorHAnsi" w:eastAsia="Times New Roman" w:hAnsiTheme="minorHAnsi" w:cstheme="minorHAnsi"/>
                <w:sz w:val="18"/>
                <w:szCs w:val="18"/>
                <w:lang w:val="en-US"/>
              </w:rPr>
              <w:t xml:space="preserve">S3, </w:t>
            </w:r>
            <w:proofErr w:type="spellStart"/>
            <w:r w:rsidRPr="00327503">
              <w:rPr>
                <w:rFonts w:asciiTheme="minorHAnsi" w:eastAsia="Times New Roman" w:hAnsiTheme="minorHAnsi" w:cstheme="minorHAnsi"/>
                <w:sz w:val="18"/>
                <w:szCs w:val="18"/>
                <w:lang w:val="en-US"/>
              </w:rPr>
              <w:t>Wuala</w:t>
            </w:r>
            <w:proofErr w:type="spellEnd"/>
          </w:p>
        </w:tc>
        <w:tc>
          <w:tcPr>
            <w:tcW w:w="720" w:type="dxa"/>
            <w:tcBorders>
              <w:top w:val="nil"/>
              <w:left w:val="nil"/>
              <w:bottom w:val="single" w:sz="4" w:space="0" w:color="000000"/>
              <w:right w:val="single" w:sz="4" w:space="0" w:color="000000"/>
            </w:tcBorders>
            <w:shd w:val="clear" w:color="auto" w:fill="auto"/>
            <w:vAlign w:val="bottom"/>
            <w:hideMark/>
          </w:tcPr>
          <w:p w14:paraId="3F65CC42" w14:textId="77777777" w:rsidR="003E7C15" w:rsidRPr="00327503" w:rsidRDefault="003E7C15" w:rsidP="004C39A8">
            <w:pPr>
              <w:jc w:val="both"/>
              <w:rPr>
                <w:rFonts w:asciiTheme="minorHAnsi" w:eastAsia="Times New Roman" w:hAnsiTheme="minorHAnsi" w:cstheme="minorHAnsi"/>
                <w:sz w:val="18"/>
                <w:szCs w:val="18"/>
                <w:lang w:val="en-US"/>
              </w:rPr>
            </w:pPr>
            <w:r w:rsidRPr="00327503">
              <w:rPr>
                <w:rFonts w:asciiTheme="minorHAnsi" w:eastAsia="Times New Roman" w:hAnsiTheme="minorHAnsi" w:cstheme="minorHAnsi"/>
                <w:sz w:val="18"/>
                <w:szCs w:val="18"/>
                <w:lang w:val="en-US"/>
              </w:rPr>
              <w:t>No</w:t>
            </w:r>
          </w:p>
        </w:tc>
        <w:tc>
          <w:tcPr>
            <w:tcW w:w="720" w:type="dxa"/>
            <w:tcBorders>
              <w:top w:val="nil"/>
              <w:left w:val="nil"/>
              <w:bottom w:val="single" w:sz="4" w:space="0" w:color="000000"/>
              <w:right w:val="single" w:sz="4" w:space="0" w:color="000000"/>
            </w:tcBorders>
            <w:shd w:val="clear" w:color="auto" w:fill="auto"/>
            <w:vAlign w:val="bottom"/>
            <w:hideMark/>
          </w:tcPr>
          <w:p w14:paraId="3F59D4A5" w14:textId="77777777" w:rsidR="003E7C15" w:rsidRPr="00327503" w:rsidRDefault="003E7C15" w:rsidP="004C39A8">
            <w:pPr>
              <w:jc w:val="both"/>
              <w:rPr>
                <w:rFonts w:asciiTheme="minorHAnsi" w:eastAsia="Times New Roman" w:hAnsiTheme="minorHAnsi" w:cstheme="minorHAnsi"/>
                <w:sz w:val="18"/>
                <w:szCs w:val="18"/>
                <w:lang w:val="en-US"/>
              </w:rPr>
            </w:pPr>
            <w:r w:rsidRPr="00327503">
              <w:rPr>
                <w:rFonts w:asciiTheme="minorHAnsi" w:eastAsia="Times New Roman" w:hAnsiTheme="minorHAnsi" w:cstheme="minorHAnsi"/>
                <w:sz w:val="18"/>
                <w:szCs w:val="18"/>
                <w:lang w:val="en-US"/>
              </w:rPr>
              <w:t>Si</w:t>
            </w:r>
          </w:p>
        </w:tc>
        <w:tc>
          <w:tcPr>
            <w:tcW w:w="720" w:type="dxa"/>
            <w:tcBorders>
              <w:top w:val="nil"/>
              <w:left w:val="nil"/>
              <w:bottom w:val="single" w:sz="4" w:space="0" w:color="000000"/>
              <w:right w:val="single" w:sz="4" w:space="0" w:color="000000"/>
            </w:tcBorders>
            <w:shd w:val="clear" w:color="auto" w:fill="auto"/>
            <w:vAlign w:val="bottom"/>
            <w:hideMark/>
          </w:tcPr>
          <w:p w14:paraId="743FA185" w14:textId="77777777" w:rsidR="003E7C15" w:rsidRPr="00327503" w:rsidRDefault="003E7C15" w:rsidP="004C39A8">
            <w:pPr>
              <w:jc w:val="both"/>
              <w:rPr>
                <w:rFonts w:asciiTheme="minorHAnsi" w:eastAsia="Times New Roman" w:hAnsiTheme="minorHAnsi" w:cstheme="minorHAnsi"/>
                <w:sz w:val="18"/>
                <w:szCs w:val="18"/>
                <w:lang w:val="en-US"/>
              </w:rPr>
            </w:pPr>
            <w:r w:rsidRPr="00327503">
              <w:rPr>
                <w:rFonts w:asciiTheme="minorHAnsi" w:eastAsia="Times New Roman" w:hAnsiTheme="minorHAnsi" w:cstheme="minorHAnsi"/>
                <w:sz w:val="18"/>
                <w:szCs w:val="18"/>
                <w:lang w:val="en-US"/>
              </w:rPr>
              <w:t>No</w:t>
            </w:r>
          </w:p>
        </w:tc>
        <w:tc>
          <w:tcPr>
            <w:tcW w:w="900" w:type="dxa"/>
            <w:tcBorders>
              <w:top w:val="nil"/>
              <w:left w:val="nil"/>
              <w:bottom w:val="single" w:sz="4" w:space="0" w:color="000000"/>
              <w:right w:val="single" w:sz="4" w:space="0" w:color="000000"/>
            </w:tcBorders>
            <w:shd w:val="clear" w:color="auto" w:fill="auto"/>
            <w:vAlign w:val="bottom"/>
            <w:hideMark/>
          </w:tcPr>
          <w:p w14:paraId="48245484" w14:textId="77777777" w:rsidR="003E7C15" w:rsidRPr="00327503" w:rsidRDefault="003E7C15" w:rsidP="004C39A8">
            <w:pPr>
              <w:jc w:val="both"/>
              <w:rPr>
                <w:rFonts w:asciiTheme="minorHAnsi" w:eastAsia="Times New Roman" w:hAnsiTheme="minorHAnsi" w:cstheme="minorHAnsi"/>
                <w:sz w:val="18"/>
                <w:szCs w:val="18"/>
                <w:lang w:val="en-US"/>
              </w:rPr>
            </w:pPr>
            <w:r w:rsidRPr="00327503">
              <w:rPr>
                <w:rFonts w:asciiTheme="minorHAnsi" w:eastAsia="Times New Roman" w:hAnsiTheme="minorHAnsi" w:cstheme="minorHAnsi"/>
                <w:sz w:val="18"/>
                <w:szCs w:val="18"/>
                <w:lang w:val="en-US"/>
              </w:rPr>
              <w:t>No</w:t>
            </w:r>
          </w:p>
        </w:tc>
        <w:tc>
          <w:tcPr>
            <w:tcW w:w="810" w:type="dxa"/>
            <w:tcBorders>
              <w:top w:val="nil"/>
              <w:left w:val="nil"/>
              <w:bottom w:val="single" w:sz="4" w:space="0" w:color="000000"/>
              <w:right w:val="single" w:sz="4" w:space="0" w:color="000000"/>
            </w:tcBorders>
            <w:shd w:val="clear" w:color="auto" w:fill="auto"/>
            <w:vAlign w:val="bottom"/>
            <w:hideMark/>
          </w:tcPr>
          <w:p w14:paraId="34CB26B1" w14:textId="77777777" w:rsidR="003E7C15" w:rsidRPr="00327503" w:rsidRDefault="003E7C15" w:rsidP="004C39A8">
            <w:pPr>
              <w:jc w:val="both"/>
              <w:rPr>
                <w:rFonts w:asciiTheme="minorHAnsi" w:eastAsia="Times New Roman" w:hAnsiTheme="minorHAnsi" w:cstheme="minorHAnsi"/>
                <w:sz w:val="18"/>
                <w:szCs w:val="18"/>
                <w:lang w:val="en-US"/>
              </w:rPr>
            </w:pPr>
            <w:r w:rsidRPr="00327503">
              <w:rPr>
                <w:rFonts w:asciiTheme="minorHAnsi" w:eastAsia="Times New Roman" w:hAnsiTheme="minorHAnsi" w:cstheme="minorHAnsi"/>
                <w:sz w:val="18"/>
                <w:szCs w:val="18"/>
                <w:lang w:val="en-US"/>
              </w:rPr>
              <w:t>No</w:t>
            </w:r>
          </w:p>
        </w:tc>
        <w:tc>
          <w:tcPr>
            <w:tcW w:w="1170" w:type="dxa"/>
            <w:tcBorders>
              <w:top w:val="nil"/>
              <w:left w:val="nil"/>
              <w:bottom w:val="single" w:sz="4" w:space="0" w:color="000000"/>
              <w:right w:val="single" w:sz="4" w:space="0" w:color="000000"/>
            </w:tcBorders>
            <w:shd w:val="clear" w:color="auto" w:fill="auto"/>
            <w:vAlign w:val="bottom"/>
            <w:hideMark/>
          </w:tcPr>
          <w:p w14:paraId="70982CDD" w14:textId="77777777" w:rsidR="003E7C15" w:rsidRPr="00327503" w:rsidRDefault="003E7C15" w:rsidP="004C39A8">
            <w:pPr>
              <w:jc w:val="both"/>
              <w:rPr>
                <w:rFonts w:asciiTheme="minorHAnsi" w:eastAsia="Times New Roman" w:hAnsiTheme="minorHAnsi" w:cstheme="minorHAnsi"/>
                <w:sz w:val="18"/>
                <w:szCs w:val="18"/>
                <w:lang w:val="en-US"/>
              </w:rPr>
            </w:pPr>
            <w:r w:rsidRPr="00327503">
              <w:rPr>
                <w:rFonts w:asciiTheme="minorHAnsi" w:eastAsia="Times New Roman" w:hAnsiTheme="minorHAnsi" w:cstheme="minorHAnsi"/>
                <w:sz w:val="18"/>
                <w:szCs w:val="18"/>
                <w:lang w:val="en-US"/>
              </w:rPr>
              <w:t>No</w:t>
            </w:r>
          </w:p>
        </w:tc>
        <w:tc>
          <w:tcPr>
            <w:tcW w:w="1440" w:type="dxa"/>
            <w:tcBorders>
              <w:top w:val="nil"/>
              <w:left w:val="nil"/>
              <w:bottom w:val="single" w:sz="4" w:space="0" w:color="000000"/>
              <w:right w:val="single" w:sz="4" w:space="0" w:color="000000"/>
            </w:tcBorders>
            <w:shd w:val="clear" w:color="auto" w:fill="auto"/>
            <w:vAlign w:val="bottom"/>
            <w:hideMark/>
          </w:tcPr>
          <w:p w14:paraId="18FE0EF4" w14:textId="77777777" w:rsidR="003E7C15" w:rsidRPr="00327503" w:rsidRDefault="003E7C15" w:rsidP="00EC6620">
            <w:pPr>
              <w:keepNext/>
              <w:jc w:val="both"/>
              <w:rPr>
                <w:rFonts w:asciiTheme="minorHAnsi" w:eastAsia="Times New Roman" w:hAnsiTheme="minorHAnsi" w:cstheme="minorHAnsi"/>
                <w:sz w:val="18"/>
                <w:szCs w:val="18"/>
                <w:lang w:val="en-US"/>
              </w:rPr>
            </w:pPr>
            <w:proofErr w:type="spellStart"/>
            <w:r>
              <w:rPr>
                <w:rFonts w:asciiTheme="minorHAnsi" w:eastAsia="Times New Roman" w:hAnsiTheme="minorHAnsi" w:cstheme="minorHAnsi"/>
                <w:sz w:val="18"/>
                <w:szCs w:val="18"/>
                <w:lang w:val="en-US"/>
              </w:rPr>
              <w:t>Fácil</w:t>
            </w:r>
            <w:proofErr w:type="spellEnd"/>
          </w:p>
        </w:tc>
      </w:tr>
    </w:tbl>
    <w:p w14:paraId="447AD70F" w14:textId="16683C04" w:rsidR="003E7C15" w:rsidRDefault="003E7C15">
      <w:pPr>
        <w:pStyle w:val="Caption"/>
      </w:pPr>
      <w:r>
        <w:t xml:space="preserve">Tabla </w:t>
      </w:r>
      <w:fldSimple w:instr=" STYLEREF 1 \s ">
        <w:r w:rsidR="004B17DA">
          <w:rPr>
            <w:noProof/>
          </w:rPr>
          <w:t>2</w:t>
        </w:r>
      </w:fldSimple>
      <w:r>
        <w:t>.</w:t>
      </w:r>
      <w:fldSimple w:instr=" SEQ Tabla \* ARABIC \s 1 ">
        <w:r w:rsidR="004B17DA">
          <w:rPr>
            <w:noProof/>
          </w:rPr>
          <w:t>2</w:t>
        </w:r>
      </w:fldSimple>
      <w:r>
        <w:t xml:space="preserve"> </w:t>
      </w:r>
      <w:r w:rsidRPr="00EC5469">
        <w:t>Soporte para servicios de tipo almacenamiento</w:t>
      </w:r>
    </w:p>
    <w:p w14:paraId="6BADD31C" w14:textId="77777777" w:rsidR="003E7C15" w:rsidRDefault="003E7C15">
      <w:pPr>
        <w:jc w:val="both"/>
        <w:rPr>
          <w:rFonts w:asciiTheme="minorHAnsi" w:hAnsiTheme="minorHAnsi" w:cstheme="minorHAnsi"/>
        </w:rPr>
      </w:pPr>
    </w:p>
    <w:p w14:paraId="18FDA740" w14:textId="77777777" w:rsidR="008673AD" w:rsidRPr="00EC6620" w:rsidRDefault="008673AD">
      <w:pPr>
        <w:jc w:val="both"/>
        <w:rPr>
          <w:rFonts w:asciiTheme="minorHAnsi" w:hAnsiTheme="minorHAnsi" w:cstheme="minorHAnsi"/>
        </w:rPr>
      </w:pPr>
      <w:r w:rsidRPr="00EC6620">
        <w:rPr>
          <w:rFonts w:asciiTheme="minorHAnsi" w:hAnsiTheme="minorHAnsi" w:cstheme="minorHAnsi"/>
        </w:rPr>
        <w:t xml:space="preserve">Como se podía suponer dado su alcance en el mercado todos los frameworks soportan Amazon S3 pero el resto de la oferta de proveedores está repartida entre los frameworks evaluados. Algunos soportan Google Storage mientras que otros no lo hacen y si soportan </w:t>
      </w:r>
      <w:proofErr w:type="spellStart"/>
      <w:r w:rsidRPr="00EC6620">
        <w:rPr>
          <w:rFonts w:asciiTheme="minorHAnsi" w:hAnsiTheme="minorHAnsi" w:cstheme="minorHAnsi"/>
        </w:rPr>
        <w:t>Nirvanix</w:t>
      </w:r>
      <w:proofErr w:type="spellEnd"/>
      <w:r w:rsidRPr="00EC6620">
        <w:rPr>
          <w:rFonts w:asciiTheme="minorHAnsi" w:hAnsiTheme="minorHAnsi" w:cstheme="minorHAnsi"/>
        </w:rPr>
        <w:t xml:space="preserve">, </w:t>
      </w:r>
      <w:proofErr w:type="spellStart"/>
      <w:r w:rsidRPr="00EC6620">
        <w:rPr>
          <w:rFonts w:asciiTheme="minorHAnsi" w:hAnsiTheme="minorHAnsi" w:cstheme="minorHAnsi"/>
        </w:rPr>
        <w:t>Rackspace</w:t>
      </w:r>
      <w:proofErr w:type="spellEnd"/>
      <w:r w:rsidRPr="00EC6620">
        <w:rPr>
          <w:rFonts w:asciiTheme="minorHAnsi" w:hAnsiTheme="minorHAnsi" w:cstheme="minorHAnsi"/>
        </w:rPr>
        <w:t xml:space="preserve"> u otro. De estos datos se desprende que no existe un único framework que soporte todos los proveedores. También puede apreciarse que la mayoría de los productos evaluados soportan todas las primitivas básicas de almacenamiento. Es notable que Java-Storage solo soporte descargar archivos y que </w:t>
      </w:r>
      <w:proofErr w:type="spellStart"/>
      <w:r w:rsidRPr="00EC6620">
        <w:rPr>
          <w:rFonts w:asciiTheme="minorHAnsi" w:hAnsiTheme="minorHAnsi" w:cstheme="minorHAnsi"/>
        </w:rPr>
        <w:t>DeltaCloud</w:t>
      </w:r>
      <w:proofErr w:type="spellEnd"/>
      <w:r w:rsidRPr="00EC6620">
        <w:rPr>
          <w:rFonts w:asciiTheme="minorHAnsi" w:hAnsiTheme="minorHAnsi" w:cstheme="minorHAnsi"/>
        </w:rPr>
        <w:t xml:space="preserve"> solo permita subir, descargar o borrar. Por otro lado, podemos ver que en general el uso de las primitivas es sencillo, a excepción de Dasein que dada la inconsistencia de sus interfaces y su escasa documentación puede tornarse problemático.</w:t>
      </w:r>
    </w:p>
    <w:p w14:paraId="07F6D082" w14:textId="77777777" w:rsidR="00603518" w:rsidRPr="00FB2E5B" w:rsidRDefault="00603518">
      <w:pPr>
        <w:jc w:val="both"/>
        <w:rPr>
          <w:rFonts w:asciiTheme="minorHAnsi" w:hAnsiTheme="minorHAnsi" w:cstheme="minorHAnsi"/>
        </w:rPr>
      </w:pPr>
    </w:p>
    <w:p w14:paraId="62DDE9E4" w14:textId="31DC1269" w:rsidR="00BF4370" w:rsidRPr="00EC6620" w:rsidRDefault="009B1747">
      <w:pPr>
        <w:jc w:val="both"/>
        <w:rPr>
          <w:rFonts w:asciiTheme="minorHAnsi" w:hAnsiTheme="minorHAnsi" w:cstheme="minorHAnsi"/>
          <w:sz w:val="24"/>
          <w:szCs w:val="24"/>
        </w:rPr>
      </w:pPr>
      <w:r w:rsidRPr="00EC6620">
        <w:rPr>
          <w:rFonts w:asciiTheme="minorHAnsi" w:hAnsiTheme="minorHAnsi" w:cstheme="minorHAnsi"/>
        </w:rPr>
        <w:t xml:space="preserve">Los datos más relevantes se presentan en la tabla 2.3. La columna “Facilidad para implementar servicios” indica que tan sencillo resulta implementar un nuevo servicio de un nuevo proveedor en el framework. Diremos que es “Fácil” si las interfaces a implementar cuentan con </w:t>
      </w:r>
      <w:proofErr w:type="spellStart"/>
      <w:r w:rsidRPr="00EC6620">
        <w:rPr>
          <w:rFonts w:asciiTheme="minorHAnsi" w:hAnsiTheme="minorHAnsi" w:cstheme="minorHAnsi"/>
        </w:rPr>
        <w:t>javadocs</w:t>
      </w:r>
      <w:proofErr w:type="spellEnd"/>
      <w:r w:rsidRPr="00EC6620">
        <w:rPr>
          <w:rFonts w:asciiTheme="minorHAnsi" w:hAnsiTheme="minorHAnsi" w:cstheme="minorHAnsi"/>
        </w:rPr>
        <w:t xml:space="preserve">, los parámetros tienen nombres claros y existe un ejemplo que pueda seguirse. Si alguna de estas condiciones no se cumple diremos que es “Difícil” implementar un nuevo servicio en el framework. La columna “Facilidad para migrar entre protocolos” indica que tan sencillo es migrar una aplicación funcionando en un protocolo X a un protocolo Y, ambos soportados por el framework. Diremos que es “Fácil” si lo único que debe </w:t>
      </w:r>
      <w:r w:rsidRPr="00EC6620">
        <w:rPr>
          <w:rFonts w:asciiTheme="minorHAnsi" w:hAnsiTheme="minorHAnsi" w:cstheme="minorHAnsi"/>
        </w:rPr>
        <w:lastRenderedPageBreak/>
        <w:t>cambiarse es la instanciación de la clase que modela el servicio y si esta respeta una interface que puede utilizarse libremente sin atarse a una implementación particular. En caso contrario diremos que este tipo de migraciones es “Difícil”. La columna “Provee mecanismos para migrar desde otro framework” indica si un framework es capaz de utilizar como entrada código construido para otro framework. La columna “Provee archivos de configuración” muestra si un framework en particular puede configurarse por medio de archivos sin tener que cambiar el código fuente. Por último, la columna “Provee fábricas para instanciar servicios” indica si un framework le facilita al desarrollador la instanciación de sus objetos o si este tiene que instanciar manualmente todos los objetos.</w:t>
      </w:r>
    </w:p>
    <w:p w14:paraId="459A6E2F" w14:textId="77777777" w:rsidR="002E2082" w:rsidRDefault="002E2082">
      <w:pPr>
        <w:jc w:val="both"/>
        <w:rPr>
          <w:rFonts w:asciiTheme="minorHAnsi" w:hAnsiTheme="minorHAnsi" w:cstheme="minorHAnsi"/>
        </w:rPr>
      </w:pPr>
    </w:p>
    <w:tbl>
      <w:tblPr>
        <w:tblW w:w="9384" w:type="dxa"/>
        <w:tblInd w:w="93" w:type="dxa"/>
        <w:tblLook w:val="04A0" w:firstRow="1" w:lastRow="0" w:firstColumn="1" w:lastColumn="0" w:noHBand="0" w:noVBand="1"/>
      </w:tblPr>
      <w:tblGrid>
        <w:gridCol w:w="1194"/>
        <w:gridCol w:w="1440"/>
        <w:gridCol w:w="1440"/>
        <w:gridCol w:w="1980"/>
        <w:gridCol w:w="1530"/>
        <w:gridCol w:w="1800"/>
      </w:tblGrid>
      <w:tr w:rsidR="00D07C70" w:rsidRPr="000762DF" w14:paraId="34A77D5B" w14:textId="77777777" w:rsidTr="00D07C70">
        <w:trPr>
          <w:trHeight w:val="255"/>
        </w:trPr>
        <w:tc>
          <w:tcPr>
            <w:tcW w:w="1194" w:type="dxa"/>
            <w:tcBorders>
              <w:top w:val="single" w:sz="4" w:space="0" w:color="000000"/>
              <w:left w:val="single" w:sz="4" w:space="0" w:color="000000"/>
              <w:bottom w:val="nil"/>
              <w:right w:val="single" w:sz="4" w:space="0" w:color="000000"/>
            </w:tcBorders>
            <w:shd w:val="clear" w:color="000000" w:fill="FFCC00"/>
            <w:vAlign w:val="bottom"/>
            <w:hideMark/>
          </w:tcPr>
          <w:p w14:paraId="5081E4CE" w14:textId="77777777" w:rsidR="00E10A9F" w:rsidRDefault="000762DF" w:rsidP="00EC6620">
            <w:pPr>
              <w:jc w:val="center"/>
              <w:rPr>
                <w:rFonts w:asciiTheme="minorHAnsi" w:eastAsia="Times New Roman" w:hAnsiTheme="minorHAnsi" w:cstheme="minorHAnsi"/>
                <w:b/>
                <w:bCs/>
                <w:sz w:val="18"/>
                <w:szCs w:val="18"/>
                <w:lang w:val="en-US"/>
              </w:rPr>
            </w:pPr>
            <w:proofErr w:type="spellStart"/>
            <w:r w:rsidRPr="000762DF">
              <w:rPr>
                <w:rFonts w:asciiTheme="minorHAnsi" w:eastAsia="Times New Roman" w:hAnsiTheme="minorHAnsi" w:cstheme="minorHAnsi"/>
                <w:b/>
                <w:bCs/>
                <w:sz w:val="18"/>
                <w:szCs w:val="18"/>
                <w:lang w:val="en-US"/>
              </w:rPr>
              <w:t>Proyecto</w:t>
            </w:r>
            <w:proofErr w:type="spellEnd"/>
          </w:p>
        </w:tc>
        <w:tc>
          <w:tcPr>
            <w:tcW w:w="1440" w:type="dxa"/>
            <w:tcBorders>
              <w:top w:val="single" w:sz="4" w:space="0" w:color="000000"/>
              <w:left w:val="nil"/>
              <w:bottom w:val="nil"/>
              <w:right w:val="single" w:sz="4" w:space="0" w:color="000000"/>
            </w:tcBorders>
            <w:shd w:val="clear" w:color="000000" w:fill="FFCC00"/>
            <w:vAlign w:val="bottom"/>
            <w:hideMark/>
          </w:tcPr>
          <w:p w14:paraId="2233839C" w14:textId="77777777" w:rsidR="00E10A9F" w:rsidRDefault="00D501A5" w:rsidP="00EC6620">
            <w:pPr>
              <w:jc w:val="center"/>
              <w:rPr>
                <w:rFonts w:asciiTheme="minorHAnsi" w:eastAsia="Times New Roman" w:hAnsiTheme="minorHAnsi" w:cstheme="minorHAnsi"/>
                <w:b/>
                <w:bCs/>
                <w:sz w:val="18"/>
                <w:szCs w:val="18"/>
                <w:lang w:val="en-US"/>
              </w:rPr>
            </w:pPr>
            <w:proofErr w:type="spellStart"/>
            <w:r w:rsidRPr="00327503">
              <w:rPr>
                <w:rFonts w:asciiTheme="minorHAnsi" w:eastAsia="Times New Roman" w:hAnsiTheme="minorHAnsi" w:cstheme="minorHAnsi"/>
                <w:b/>
                <w:bCs/>
                <w:sz w:val="18"/>
                <w:szCs w:val="18"/>
                <w:lang w:val="en-US"/>
              </w:rPr>
              <w:t>Facilidad</w:t>
            </w:r>
            <w:proofErr w:type="spellEnd"/>
            <w:r w:rsidR="000A1440">
              <w:rPr>
                <w:rFonts w:asciiTheme="minorHAnsi" w:eastAsia="Times New Roman" w:hAnsiTheme="minorHAnsi" w:cstheme="minorHAnsi"/>
                <w:b/>
                <w:bCs/>
                <w:sz w:val="18"/>
                <w:szCs w:val="18"/>
                <w:lang w:val="en-US"/>
              </w:rPr>
              <w:t xml:space="preserve"> </w:t>
            </w:r>
            <w:proofErr w:type="spellStart"/>
            <w:r w:rsidRPr="00327503">
              <w:rPr>
                <w:rFonts w:asciiTheme="minorHAnsi" w:eastAsia="Times New Roman" w:hAnsiTheme="minorHAnsi" w:cstheme="minorHAnsi"/>
                <w:b/>
                <w:bCs/>
                <w:sz w:val="18"/>
                <w:szCs w:val="18"/>
                <w:lang w:val="en-US"/>
              </w:rPr>
              <w:t>para</w:t>
            </w:r>
            <w:proofErr w:type="spellEnd"/>
            <w:r w:rsidR="000A1440">
              <w:rPr>
                <w:rFonts w:asciiTheme="minorHAnsi" w:eastAsia="Times New Roman" w:hAnsiTheme="minorHAnsi" w:cstheme="minorHAnsi"/>
                <w:b/>
                <w:bCs/>
                <w:sz w:val="18"/>
                <w:szCs w:val="18"/>
                <w:lang w:val="en-US"/>
              </w:rPr>
              <w:t xml:space="preserve"> </w:t>
            </w:r>
            <w:proofErr w:type="spellStart"/>
            <w:r w:rsidRPr="00327503">
              <w:rPr>
                <w:rFonts w:asciiTheme="minorHAnsi" w:eastAsia="Times New Roman" w:hAnsiTheme="minorHAnsi" w:cstheme="minorHAnsi"/>
                <w:b/>
                <w:bCs/>
                <w:sz w:val="18"/>
                <w:szCs w:val="18"/>
                <w:lang w:val="en-US"/>
              </w:rPr>
              <w:t>implementar</w:t>
            </w:r>
            <w:proofErr w:type="spellEnd"/>
            <w:r w:rsidR="000A1440">
              <w:rPr>
                <w:rFonts w:asciiTheme="minorHAnsi" w:eastAsia="Times New Roman" w:hAnsiTheme="minorHAnsi" w:cstheme="minorHAnsi"/>
                <w:b/>
                <w:bCs/>
                <w:sz w:val="18"/>
                <w:szCs w:val="18"/>
                <w:lang w:val="en-US"/>
              </w:rPr>
              <w:t xml:space="preserve"> </w:t>
            </w:r>
            <w:proofErr w:type="spellStart"/>
            <w:r w:rsidRPr="00327503">
              <w:rPr>
                <w:rFonts w:asciiTheme="minorHAnsi" w:eastAsia="Times New Roman" w:hAnsiTheme="minorHAnsi" w:cstheme="minorHAnsi"/>
                <w:b/>
                <w:bCs/>
                <w:sz w:val="18"/>
                <w:szCs w:val="18"/>
                <w:lang w:val="en-US"/>
              </w:rPr>
              <w:t>servicios</w:t>
            </w:r>
            <w:proofErr w:type="spellEnd"/>
          </w:p>
        </w:tc>
        <w:tc>
          <w:tcPr>
            <w:tcW w:w="1440" w:type="dxa"/>
            <w:tcBorders>
              <w:top w:val="single" w:sz="4" w:space="0" w:color="000000"/>
              <w:left w:val="nil"/>
              <w:bottom w:val="nil"/>
              <w:right w:val="single" w:sz="4" w:space="0" w:color="000000"/>
            </w:tcBorders>
            <w:shd w:val="clear" w:color="000000" w:fill="FFCC00"/>
            <w:vAlign w:val="bottom"/>
            <w:hideMark/>
          </w:tcPr>
          <w:p w14:paraId="2D4CCA2B" w14:textId="77777777" w:rsidR="00E10A9F" w:rsidRDefault="000762DF" w:rsidP="00EC6620">
            <w:pPr>
              <w:jc w:val="center"/>
              <w:rPr>
                <w:rFonts w:asciiTheme="minorHAnsi" w:eastAsia="Times New Roman" w:hAnsiTheme="minorHAnsi" w:cstheme="minorHAnsi"/>
                <w:b/>
                <w:bCs/>
                <w:sz w:val="18"/>
                <w:szCs w:val="18"/>
                <w:lang w:val="es-ES_tradnl"/>
              </w:rPr>
            </w:pPr>
            <w:r w:rsidRPr="007C676B">
              <w:rPr>
                <w:rFonts w:asciiTheme="minorHAnsi" w:eastAsia="Times New Roman" w:hAnsiTheme="minorHAnsi" w:cstheme="minorHAnsi"/>
                <w:b/>
                <w:bCs/>
                <w:sz w:val="18"/>
                <w:szCs w:val="18"/>
                <w:lang w:val="es-ES_tradnl"/>
              </w:rPr>
              <w:t>Facilidad para migrar entre protocolos</w:t>
            </w:r>
          </w:p>
        </w:tc>
        <w:tc>
          <w:tcPr>
            <w:tcW w:w="1980" w:type="dxa"/>
            <w:tcBorders>
              <w:top w:val="single" w:sz="4" w:space="0" w:color="000000"/>
              <w:left w:val="nil"/>
              <w:bottom w:val="nil"/>
              <w:right w:val="single" w:sz="4" w:space="0" w:color="000000"/>
            </w:tcBorders>
            <w:shd w:val="clear" w:color="000000" w:fill="FFCC00"/>
            <w:vAlign w:val="bottom"/>
            <w:hideMark/>
          </w:tcPr>
          <w:p w14:paraId="75F4ACEF" w14:textId="77777777" w:rsidR="00E10A9F" w:rsidRDefault="000762DF" w:rsidP="00EC6620">
            <w:pPr>
              <w:jc w:val="center"/>
              <w:rPr>
                <w:rFonts w:asciiTheme="minorHAnsi" w:eastAsia="Times New Roman" w:hAnsiTheme="minorHAnsi" w:cstheme="minorHAnsi"/>
                <w:b/>
                <w:bCs/>
                <w:sz w:val="18"/>
                <w:szCs w:val="18"/>
                <w:lang w:val="es-ES_tradnl"/>
              </w:rPr>
            </w:pPr>
            <w:r w:rsidRPr="007C676B">
              <w:rPr>
                <w:rFonts w:asciiTheme="minorHAnsi" w:eastAsia="Times New Roman" w:hAnsiTheme="minorHAnsi" w:cstheme="minorHAnsi"/>
                <w:b/>
                <w:bCs/>
                <w:sz w:val="18"/>
                <w:szCs w:val="18"/>
                <w:lang w:val="es-ES_tradnl"/>
              </w:rPr>
              <w:t>Provee mecanismos para migrar desde otro framework</w:t>
            </w:r>
          </w:p>
        </w:tc>
        <w:tc>
          <w:tcPr>
            <w:tcW w:w="1530" w:type="dxa"/>
            <w:tcBorders>
              <w:top w:val="single" w:sz="4" w:space="0" w:color="000000"/>
              <w:left w:val="nil"/>
              <w:bottom w:val="nil"/>
              <w:right w:val="single" w:sz="4" w:space="0" w:color="000000"/>
            </w:tcBorders>
            <w:shd w:val="clear" w:color="000000" w:fill="FFCC00"/>
            <w:vAlign w:val="bottom"/>
            <w:hideMark/>
          </w:tcPr>
          <w:p w14:paraId="469B3A72" w14:textId="77777777" w:rsidR="00E10A9F" w:rsidRDefault="000762DF" w:rsidP="00EC6620">
            <w:pPr>
              <w:jc w:val="center"/>
              <w:rPr>
                <w:rFonts w:asciiTheme="minorHAnsi" w:eastAsia="Times New Roman" w:hAnsiTheme="minorHAnsi" w:cstheme="minorHAnsi"/>
                <w:b/>
                <w:bCs/>
                <w:sz w:val="18"/>
                <w:szCs w:val="18"/>
                <w:lang w:val="en-US"/>
              </w:rPr>
            </w:pPr>
            <w:proofErr w:type="spellStart"/>
            <w:r w:rsidRPr="000762DF">
              <w:rPr>
                <w:rFonts w:asciiTheme="minorHAnsi" w:eastAsia="Times New Roman" w:hAnsiTheme="minorHAnsi" w:cstheme="minorHAnsi"/>
                <w:b/>
                <w:bCs/>
                <w:sz w:val="18"/>
                <w:szCs w:val="18"/>
                <w:lang w:val="en-US"/>
              </w:rPr>
              <w:t>Provee</w:t>
            </w:r>
            <w:proofErr w:type="spellEnd"/>
            <w:r w:rsidR="000A1440">
              <w:rPr>
                <w:rFonts w:asciiTheme="minorHAnsi" w:eastAsia="Times New Roman" w:hAnsiTheme="minorHAnsi" w:cstheme="minorHAnsi"/>
                <w:b/>
                <w:bCs/>
                <w:sz w:val="18"/>
                <w:szCs w:val="18"/>
                <w:lang w:val="en-US"/>
              </w:rPr>
              <w:t xml:space="preserve"> </w:t>
            </w:r>
            <w:proofErr w:type="spellStart"/>
            <w:r w:rsidRPr="000762DF">
              <w:rPr>
                <w:rFonts w:asciiTheme="minorHAnsi" w:eastAsia="Times New Roman" w:hAnsiTheme="minorHAnsi" w:cstheme="minorHAnsi"/>
                <w:b/>
                <w:bCs/>
                <w:sz w:val="18"/>
                <w:szCs w:val="18"/>
                <w:lang w:val="en-US"/>
              </w:rPr>
              <w:t>archivos</w:t>
            </w:r>
            <w:proofErr w:type="spellEnd"/>
            <w:r w:rsidRPr="000762DF">
              <w:rPr>
                <w:rFonts w:asciiTheme="minorHAnsi" w:eastAsia="Times New Roman" w:hAnsiTheme="minorHAnsi" w:cstheme="minorHAnsi"/>
                <w:b/>
                <w:bCs/>
                <w:sz w:val="18"/>
                <w:szCs w:val="18"/>
                <w:lang w:val="en-US"/>
              </w:rPr>
              <w:t xml:space="preserve"> de </w:t>
            </w:r>
            <w:proofErr w:type="spellStart"/>
            <w:r w:rsidRPr="000762DF">
              <w:rPr>
                <w:rFonts w:asciiTheme="minorHAnsi" w:eastAsia="Times New Roman" w:hAnsiTheme="minorHAnsi" w:cstheme="minorHAnsi"/>
                <w:b/>
                <w:bCs/>
                <w:sz w:val="18"/>
                <w:szCs w:val="18"/>
                <w:lang w:val="en-US"/>
              </w:rPr>
              <w:t>configuración</w:t>
            </w:r>
            <w:proofErr w:type="spellEnd"/>
          </w:p>
        </w:tc>
        <w:tc>
          <w:tcPr>
            <w:tcW w:w="1800" w:type="dxa"/>
            <w:tcBorders>
              <w:top w:val="single" w:sz="4" w:space="0" w:color="000000"/>
              <w:left w:val="nil"/>
              <w:bottom w:val="nil"/>
              <w:right w:val="single" w:sz="4" w:space="0" w:color="000000"/>
            </w:tcBorders>
            <w:shd w:val="clear" w:color="000000" w:fill="FFCC00"/>
            <w:vAlign w:val="bottom"/>
            <w:hideMark/>
          </w:tcPr>
          <w:p w14:paraId="4C1DF75D" w14:textId="77777777" w:rsidR="00E10A9F" w:rsidRDefault="000762DF" w:rsidP="00EC6620">
            <w:pPr>
              <w:jc w:val="center"/>
              <w:rPr>
                <w:rFonts w:asciiTheme="minorHAnsi" w:eastAsia="Times New Roman" w:hAnsiTheme="minorHAnsi" w:cstheme="minorHAnsi"/>
                <w:b/>
                <w:bCs/>
                <w:sz w:val="18"/>
                <w:szCs w:val="18"/>
                <w:lang w:val="es-ES_tradnl"/>
              </w:rPr>
            </w:pPr>
            <w:r w:rsidRPr="007C676B">
              <w:rPr>
                <w:rFonts w:asciiTheme="minorHAnsi" w:eastAsia="Times New Roman" w:hAnsiTheme="minorHAnsi" w:cstheme="minorHAnsi"/>
                <w:b/>
                <w:bCs/>
                <w:sz w:val="18"/>
                <w:szCs w:val="18"/>
                <w:lang w:val="es-ES_tradnl"/>
              </w:rPr>
              <w:t xml:space="preserve">Provee </w:t>
            </w:r>
            <w:r w:rsidR="0095358B">
              <w:rPr>
                <w:rFonts w:asciiTheme="minorHAnsi" w:eastAsia="Times New Roman" w:hAnsiTheme="minorHAnsi" w:cstheme="minorHAnsi"/>
                <w:b/>
                <w:bCs/>
                <w:sz w:val="18"/>
                <w:szCs w:val="18"/>
                <w:lang w:val="es-ES_tradnl"/>
              </w:rPr>
              <w:t>fábricas</w:t>
            </w:r>
            <w:r w:rsidRPr="007C676B">
              <w:rPr>
                <w:rFonts w:asciiTheme="minorHAnsi" w:eastAsia="Times New Roman" w:hAnsiTheme="minorHAnsi" w:cstheme="minorHAnsi"/>
                <w:b/>
                <w:bCs/>
                <w:sz w:val="18"/>
                <w:szCs w:val="18"/>
                <w:lang w:val="es-ES_tradnl"/>
              </w:rPr>
              <w:t xml:space="preserve"> para instanciar servicios</w:t>
            </w:r>
          </w:p>
        </w:tc>
      </w:tr>
      <w:tr w:rsidR="00D501A5" w:rsidRPr="000762DF" w14:paraId="5CAAE8FD" w14:textId="77777777" w:rsidTr="00D07C70">
        <w:trPr>
          <w:trHeight w:val="255"/>
        </w:trPr>
        <w:tc>
          <w:tcPr>
            <w:tcW w:w="1194" w:type="dxa"/>
            <w:tcBorders>
              <w:top w:val="single" w:sz="4" w:space="0" w:color="000000"/>
              <w:left w:val="single" w:sz="4" w:space="0" w:color="000000"/>
              <w:bottom w:val="single" w:sz="4" w:space="0" w:color="000000"/>
              <w:right w:val="single" w:sz="4" w:space="0" w:color="000000"/>
            </w:tcBorders>
            <w:shd w:val="clear" w:color="000000" w:fill="F9CB9C"/>
            <w:vAlign w:val="bottom"/>
            <w:hideMark/>
          </w:tcPr>
          <w:p w14:paraId="1880EC58" w14:textId="77777777" w:rsidR="00D501A5" w:rsidRPr="000762DF" w:rsidRDefault="00D501A5" w:rsidP="00CC6B4D">
            <w:pPr>
              <w:jc w:val="both"/>
              <w:rPr>
                <w:rFonts w:asciiTheme="minorHAnsi" w:eastAsia="Times New Roman" w:hAnsiTheme="minorHAnsi" w:cstheme="minorHAnsi"/>
                <w:b/>
                <w:bCs/>
                <w:sz w:val="18"/>
                <w:szCs w:val="18"/>
                <w:lang w:val="en-US"/>
              </w:rPr>
            </w:pPr>
            <w:proofErr w:type="spellStart"/>
            <w:r w:rsidRPr="000762DF">
              <w:rPr>
                <w:rFonts w:asciiTheme="minorHAnsi" w:eastAsia="Times New Roman" w:hAnsiTheme="minorHAnsi" w:cstheme="minorHAnsi"/>
                <w:b/>
                <w:bCs/>
                <w:sz w:val="18"/>
                <w:szCs w:val="18"/>
                <w:lang w:val="en-US"/>
              </w:rPr>
              <w:t>libcloud</w:t>
            </w:r>
            <w:proofErr w:type="spellEnd"/>
          </w:p>
        </w:tc>
        <w:tc>
          <w:tcPr>
            <w:tcW w:w="1440" w:type="dxa"/>
            <w:tcBorders>
              <w:top w:val="single" w:sz="4" w:space="0" w:color="000000"/>
              <w:left w:val="nil"/>
              <w:bottom w:val="single" w:sz="4" w:space="0" w:color="000000"/>
              <w:right w:val="single" w:sz="4" w:space="0" w:color="000000"/>
            </w:tcBorders>
            <w:shd w:val="clear" w:color="auto" w:fill="auto"/>
            <w:vAlign w:val="bottom"/>
            <w:hideMark/>
          </w:tcPr>
          <w:p w14:paraId="24F7AF1B" w14:textId="6D3E280D" w:rsidR="00D501A5" w:rsidRPr="00327503" w:rsidRDefault="00546398" w:rsidP="00487F68">
            <w:pPr>
              <w:jc w:val="both"/>
              <w:rPr>
                <w:rFonts w:asciiTheme="minorHAnsi" w:eastAsia="Times New Roman" w:hAnsiTheme="minorHAnsi" w:cstheme="minorHAnsi"/>
                <w:sz w:val="18"/>
                <w:szCs w:val="18"/>
                <w:lang w:val="en-US"/>
              </w:rPr>
            </w:pPr>
            <w:proofErr w:type="spellStart"/>
            <w:r>
              <w:rPr>
                <w:rFonts w:asciiTheme="minorHAnsi" w:eastAsia="Times New Roman" w:hAnsiTheme="minorHAnsi" w:cstheme="minorHAnsi"/>
                <w:sz w:val="18"/>
                <w:szCs w:val="18"/>
                <w:lang w:val="en-US"/>
              </w:rPr>
              <w:t>Fácil</w:t>
            </w:r>
            <w:proofErr w:type="spellEnd"/>
          </w:p>
        </w:tc>
        <w:tc>
          <w:tcPr>
            <w:tcW w:w="1440" w:type="dxa"/>
            <w:tcBorders>
              <w:top w:val="single" w:sz="4" w:space="0" w:color="000000"/>
              <w:left w:val="nil"/>
              <w:bottom w:val="single" w:sz="4" w:space="0" w:color="000000"/>
              <w:right w:val="single" w:sz="4" w:space="0" w:color="000000"/>
            </w:tcBorders>
            <w:shd w:val="clear" w:color="auto" w:fill="auto"/>
            <w:vAlign w:val="bottom"/>
            <w:hideMark/>
          </w:tcPr>
          <w:p w14:paraId="4D056F0E" w14:textId="04937F33" w:rsidR="00D501A5" w:rsidRPr="000762DF" w:rsidRDefault="00546398" w:rsidP="00487F68">
            <w:pPr>
              <w:jc w:val="both"/>
              <w:rPr>
                <w:rFonts w:asciiTheme="minorHAnsi" w:eastAsia="Times New Roman" w:hAnsiTheme="minorHAnsi" w:cstheme="minorHAnsi"/>
                <w:sz w:val="18"/>
                <w:szCs w:val="18"/>
                <w:lang w:val="en-US"/>
              </w:rPr>
            </w:pPr>
            <w:proofErr w:type="spellStart"/>
            <w:r>
              <w:rPr>
                <w:rFonts w:asciiTheme="minorHAnsi" w:eastAsia="Times New Roman" w:hAnsiTheme="minorHAnsi" w:cstheme="minorHAnsi"/>
                <w:sz w:val="18"/>
                <w:szCs w:val="18"/>
                <w:lang w:val="en-US"/>
              </w:rPr>
              <w:t>Fácil</w:t>
            </w:r>
            <w:proofErr w:type="spellEnd"/>
          </w:p>
        </w:tc>
        <w:tc>
          <w:tcPr>
            <w:tcW w:w="1980" w:type="dxa"/>
            <w:tcBorders>
              <w:top w:val="single" w:sz="4" w:space="0" w:color="000000"/>
              <w:left w:val="nil"/>
              <w:bottom w:val="single" w:sz="4" w:space="0" w:color="000000"/>
              <w:right w:val="single" w:sz="4" w:space="0" w:color="000000"/>
            </w:tcBorders>
            <w:shd w:val="clear" w:color="auto" w:fill="auto"/>
            <w:vAlign w:val="bottom"/>
            <w:hideMark/>
          </w:tcPr>
          <w:p w14:paraId="64825A87" w14:textId="77777777" w:rsidR="00D501A5" w:rsidRPr="000762DF" w:rsidRDefault="00D501A5" w:rsidP="00487F68">
            <w:pPr>
              <w:jc w:val="both"/>
              <w:rPr>
                <w:rFonts w:asciiTheme="minorHAnsi" w:eastAsia="Times New Roman" w:hAnsiTheme="minorHAnsi" w:cstheme="minorHAnsi"/>
                <w:sz w:val="18"/>
                <w:szCs w:val="18"/>
                <w:lang w:val="en-US"/>
              </w:rPr>
            </w:pPr>
            <w:r w:rsidRPr="000762DF">
              <w:rPr>
                <w:rFonts w:asciiTheme="minorHAnsi" w:eastAsia="Times New Roman" w:hAnsiTheme="minorHAnsi" w:cstheme="minorHAnsi"/>
                <w:sz w:val="18"/>
                <w:szCs w:val="18"/>
                <w:lang w:val="en-US"/>
              </w:rPr>
              <w:t>No</w:t>
            </w:r>
          </w:p>
        </w:tc>
        <w:tc>
          <w:tcPr>
            <w:tcW w:w="1530" w:type="dxa"/>
            <w:tcBorders>
              <w:top w:val="single" w:sz="4" w:space="0" w:color="000000"/>
              <w:left w:val="nil"/>
              <w:bottom w:val="single" w:sz="4" w:space="0" w:color="000000"/>
              <w:right w:val="single" w:sz="4" w:space="0" w:color="000000"/>
            </w:tcBorders>
            <w:shd w:val="clear" w:color="auto" w:fill="auto"/>
            <w:vAlign w:val="bottom"/>
            <w:hideMark/>
          </w:tcPr>
          <w:p w14:paraId="77D7E334" w14:textId="77777777" w:rsidR="00D501A5" w:rsidRPr="000762DF" w:rsidRDefault="00D501A5" w:rsidP="00487F68">
            <w:pPr>
              <w:jc w:val="both"/>
              <w:rPr>
                <w:rFonts w:asciiTheme="minorHAnsi" w:eastAsia="Times New Roman" w:hAnsiTheme="minorHAnsi" w:cstheme="minorHAnsi"/>
                <w:sz w:val="18"/>
                <w:szCs w:val="18"/>
                <w:lang w:val="en-US"/>
              </w:rPr>
            </w:pPr>
            <w:r w:rsidRPr="000762DF">
              <w:rPr>
                <w:rFonts w:asciiTheme="minorHAnsi" w:eastAsia="Times New Roman" w:hAnsiTheme="minorHAnsi" w:cstheme="minorHAnsi"/>
                <w:sz w:val="18"/>
                <w:szCs w:val="18"/>
                <w:lang w:val="en-US"/>
              </w:rPr>
              <w:t>No</w:t>
            </w:r>
          </w:p>
        </w:tc>
        <w:tc>
          <w:tcPr>
            <w:tcW w:w="1800" w:type="dxa"/>
            <w:tcBorders>
              <w:top w:val="single" w:sz="4" w:space="0" w:color="000000"/>
              <w:left w:val="nil"/>
              <w:bottom w:val="single" w:sz="4" w:space="0" w:color="000000"/>
              <w:right w:val="single" w:sz="4" w:space="0" w:color="000000"/>
            </w:tcBorders>
            <w:shd w:val="clear" w:color="auto" w:fill="auto"/>
            <w:vAlign w:val="bottom"/>
            <w:hideMark/>
          </w:tcPr>
          <w:p w14:paraId="30342CE4" w14:textId="77777777" w:rsidR="00D501A5" w:rsidRPr="000762DF" w:rsidRDefault="00D501A5" w:rsidP="00487F68">
            <w:pPr>
              <w:jc w:val="both"/>
              <w:rPr>
                <w:rFonts w:asciiTheme="minorHAnsi" w:eastAsia="Times New Roman" w:hAnsiTheme="minorHAnsi" w:cstheme="minorHAnsi"/>
                <w:sz w:val="18"/>
                <w:szCs w:val="18"/>
                <w:lang w:val="en-US"/>
              </w:rPr>
            </w:pPr>
            <w:r w:rsidRPr="000762DF">
              <w:rPr>
                <w:rFonts w:asciiTheme="minorHAnsi" w:eastAsia="Times New Roman" w:hAnsiTheme="minorHAnsi" w:cstheme="minorHAnsi"/>
                <w:sz w:val="18"/>
                <w:szCs w:val="18"/>
                <w:lang w:val="en-US"/>
              </w:rPr>
              <w:t>No</w:t>
            </w:r>
          </w:p>
        </w:tc>
      </w:tr>
      <w:tr w:rsidR="00D501A5" w:rsidRPr="000762DF" w14:paraId="4A528CBB" w14:textId="77777777" w:rsidTr="00D07C70">
        <w:trPr>
          <w:trHeight w:val="255"/>
        </w:trPr>
        <w:tc>
          <w:tcPr>
            <w:tcW w:w="1194" w:type="dxa"/>
            <w:tcBorders>
              <w:top w:val="nil"/>
              <w:left w:val="single" w:sz="4" w:space="0" w:color="000000"/>
              <w:bottom w:val="single" w:sz="4" w:space="0" w:color="000000"/>
              <w:right w:val="single" w:sz="4" w:space="0" w:color="000000"/>
            </w:tcBorders>
            <w:shd w:val="clear" w:color="000000" w:fill="F9CB9C"/>
            <w:vAlign w:val="bottom"/>
            <w:hideMark/>
          </w:tcPr>
          <w:p w14:paraId="23B91AA9" w14:textId="77777777" w:rsidR="00D501A5" w:rsidRPr="000762DF" w:rsidRDefault="00D501A5" w:rsidP="00CC6B4D">
            <w:pPr>
              <w:jc w:val="both"/>
              <w:rPr>
                <w:rFonts w:asciiTheme="minorHAnsi" w:eastAsia="Times New Roman" w:hAnsiTheme="minorHAnsi" w:cstheme="minorHAnsi"/>
                <w:b/>
                <w:bCs/>
                <w:sz w:val="18"/>
                <w:szCs w:val="18"/>
                <w:lang w:val="en-US"/>
              </w:rPr>
            </w:pPr>
            <w:r w:rsidRPr="000762DF">
              <w:rPr>
                <w:rFonts w:asciiTheme="minorHAnsi" w:eastAsia="Times New Roman" w:hAnsiTheme="minorHAnsi" w:cstheme="minorHAnsi"/>
                <w:b/>
                <w:bCs/>
                <w:sz w:val="18"/>
                <w:szCs w:val="18"/>
                <w:lang w:val="en-US"/>
              </w:rPr>
              <w:t>jClouds</w:t>
            </w:r>
          </w:p>
        </w:tc>
        <w:tc>
          <w:tcPr>
            <w:tcW w:w="1440" w:type="dxa"/>
            <w:tcBorders>
              <w:top w:val="nil"/>
              <w:left w:val="nil"/>
              <w:bottom w:val="single" w:sz="4" w:space="0" w:color="000000"/>
              <w:right w:val="single" w:sz="4" w:space="0" w:color="000000"/>
            </w:tcBorders>
            <w:shd w:val="clear" w:color="auto" w:fill="auto"/>
            <w:vAlign w:val="bottom"/>
            <w:hideMark/>
          </w:tcPr>
          <w:p w14:paraId="0F409CB0" w14:textId="29838066" w:rsidR="00D501A5" w:rsidRPr="00327503" w:rsidRDefault="00546398" w:rsidP="00487F68">
            <w:pPr>
              <w:jc w:val="both"/>
              <w:rPr>
                <w:rFonts w:asciiTheme="minorHAnsi" w:eastAsia="Times New Roman" w:hAnsiTheme="minorHAnsi" w:cstheme="minorHAnsi"/>
                <w:sz w:val="18"/>
                <w:szCs w:val="18"/>
                <w:lang w:val="en-US"/>
              </w:rPr>
            </w:pPr>
            <w:proofErr w:type="spellStart"/>
            <w:r>
              <w:rPr>
                <w:rFonts w:asciiTheme="minorHAnsi" w:eastAsia="Times New Roman" w:hAnsiTheme="minorHAnsi" w:cstheme="minorHAnsi"/>
                <w:sz w:val="18"/>
                <w:szCs w:val="18"/>
                <w:lang w:val="en-US"/>
              </w:rPr>
              <w:t>Fácil</w:t>
            </w:r>
            <w:proofErr w:type="spellEnd"/>
          </w:p>
        </w:tc>
        <w:tc>
          <w:tcPr>
            <w:tcW w:w="1440" w:type="dxa"/>
            <w:tcBorders>
              <w:top w:val="nil"/>
              <w:left w:val="nil"/>
              <w:bottom w:val="single" w:sz="4" w:space="0" w:color="000000"/>
              <w:right w:val="single" w:sz="4" w:space="0" w:color="000000"/>
            </w:tcBorders>
            <w:shd w:val="clear" w:color="auto" w:fill="auto"/>
            <w:vAlign w:val="bottom"/>
            <w:hideMark/>
          </w:tcPr>
          <w:p w14:paraId="3CC7D6DE" w14:textId="34E19DBA" w:rsidR="00D501A5" w:rsidRPr="000762DF" w:rsidRDefault="00546398" w:rsidP="00487F68">
            <w:pPr>
              <w:jc w:val="both"/>
              <w:rPr>
                <w:rFonts w:asciiTheme="minorHAnsi" w:eastAsia="Times New Roman" w:hAnsiTheme="minorHAnsi" w:cstheme="minorHAnsi"/>
                <w:sz w:val="18"/>
                <w:szCs w:val="18"/>
                <w:lang w:val="en-US"/>
              </w:rPr>
            </w:pPr>
            <w:proofErr w:type="spellStart"/>
            <w:r>
              <w:rPr>
                <w:rFonts w:asciiTheme="minorHAnsi" w:eastAsia="Times New Roman" w:hAnsiTheme="minorHAnsi" w:cstheme="minorHAnsi"/>
                <w:sz w:val="18"/>
                <w:szCs w:val="18"/>
                <w:lang w:val="en-US"/>
              </w:rPr>
              <w:t>Fácil</w:t>
            </w:r>
            <w:proofErr w:type="spellEnd"/>
          </w:p>
        </w:tc>
        <w:tc>
          <w:tcPr>
            <w:tcW w:w="1980" w:type="dxa"/>
            <w:tcBorders>
              <w:top w:val="nil"/>
              <w:left w:val="nil"/>
              <w:bottom w:val="single" w:sz="4" w:space="0" w:color="000000"/>
              <w:right w:val="single" w:sz="4" w:space="0" w:color="000000"/>
            </w:tcBorders>
            <w:shd w:val="clear" w:color="auto" w:fill="auto"/>
            <w:vAlign w:val="bottom"/>
            <w:hideMark/>
          </w:tcPr>
          <w:p w14:paraId="598ACEB3" w14:textId="77777777" w:rsidR="00D501A5" w:rsidRPr="000762DF" w:rsidRDefault="00D501A5" w:rsidP="00487F68">
            <w:pPr>
              <w:jc w:val="both"/>
              <w:rPr>
                <w:rFonts w:asciiTheme="minorHAnsi" w:eastAsia="Times New Roman" w:hAnsiTheme="minorHAnsi" w:cstheme="minorHAnsi"/>
                <w:sz w:val="18"/>
                <w:szCs w:val="18"/>
                <w:lang w:val="en-US"/>
              </w:rPr>
            </w:pPr>
            <w:r w:rsidRPr="000762DF">
              <w:rPr>
                <w:rFonts w:asciiTheme="minorHAnsi" w:eastAsia="Times New Roman" w:hAnsiTheme="minorHAnsi" w:cstheme="minorHAnsi"/>
                <w:sz w:val="18"/>
                <w:szCs w:val="18"/>
                <w:lang w:val="en-US"/>
              </w:rPr>
              <w:t>No</w:t>
            </w:r>
          </w:p>
        </w:tc>
        <w:tc>
          <w:tcPr>
            <w:tcW w:w="1530" w:type="dxa"/>
            <w:tcBorders>
              <w:top w:val="nil"/>
              <w:left w:val="nil"/>
              <w:bottom w:val="single" w:sz="4" w:space="0" w:color="000000"/>
              <w:right w:val="single" w:sz="4" w:space="0" w:color="000000"/>
            </w:tcBorders>
            <w:shd w:val="clear" w:color="auto" w:fill="auto"/>
            <w:vAlign w:val="bottom"/>
            <w:hideMark/>
          </w:tcPr>
          <w:p w14:paraId="3D2890E1" w14:textId="77777777" w:rsidR="00D501A5" w:rsidRPr="000762DF" w:rsidRDefault="00D501A5" w:rsidP="00487F68">
            <w:pPr>
              <w:jc w:val="both"/>
              <w:rPr>
                <w:rFonts w:asciiTheme="minorHAnsi" w:eastAsia="Times New Roman" w:hAnsiTheme="minorHAnsi" w:cstheme="minorHAnsi"/>
                <w:sz w:val="18"/>
                <w:szCs w:val="18"/>
                <w:lang w:val="en-US"/>
              </w:rPr>
            </w:pPr>
            <w:r w:rsidRPr="000762DF">
              <w:rPr>
                <w:rFonts w:asciiTheme="minorHAnsi" w:eastAsia="Times New Roman" w:hAnsiTheme="minorHAnsi" w:cstheme="minorHAnsi"/>
                <w:sz w:val="18"/>
                <w:szCs w:val="18"/>
                <w:lang w:val="en-US"/>
              </w:rPr>
              <w:t>No</w:t>
            </w:r>
          </w:p>
        </w:tc>
        <w:tc>
          <w:tcPr>
            <w:tcW w:w="1800" w:type="dxa"/>
            <w:tcBorders>
              <w:top w:val="nil"/>
              <w:left w:val="nil"/>
              <w:bottom w:val="single" w:sz="4" w:space="0" w:color="000000"/>
              <w:right w:val="single" w:sz="4" w:space="0" w:color="000000"/>
            </w:tcBorders>
            <w:shd w:val="clear" w:color="auto" w:fill="auto"/>
            <w:vAlign w:val="bottom"/>
            <w:hideMark/>
          </w:tcPr>
          <w:p w14:paraId="584AD823" w14:textId="77777777" w:rsidR="00D501A5" w:rsidRPr="000762DF" w:rsidRDefault="00D501A5" w:rsidP="00487F68">
            <w:pPr>
              <w:jc w:val="both"/>
              <w:rPr>
                <w:rFonts w:asciiTheme="minorHAnsi" w:eastAsia="Times New Roman" w:hAnsiTheme="minorHAnsi" w:cstheme="minorHAnsi"/>
                <w:sz w:val="18"/>
                <w:szCs w:val="18"/>
                <w:lang w:val="en-US"/>
              </w:rPr>
            </w:pPr>
            <w:r w:rsidRPr="000762DF">
              <w:rPr>
                <w:rFonts w:asciiTheme="minorHAnsi" w:eastAsia="Times New Roman" w:hAnsiTheme="minorHAnsi" w:cstheme="minorHAnsi"/>
                <w:sz w:val="18"/>
                <w:szCs w:val="18"/>
                <w:lang w:val="en-US"/>
              </w:rPr>
              <w:t>No</w:t>
            </w:r>
          </w:p>
        </w:tc>
      </w:tr>
      <w:tr w:rsidR="00D501A5" w:rsidRPr="000762DF" w14:paraId="7E3267F9" w14:textId="77777777" w:rsidTr="00D07C70">
        <w:trPr>
          <w:trHeight w:val="255"/>
        </w:trPr>
        <w:tc>
          <w:tcPr>
            <w:tcW w:w="1194" w:type="dxa"/>
            <w:tcBorders>
              <w:top w:val="nil"/>
              <w:left w:val="single" w:sz="4" w:space="0" w:color="000000"/>
              <w:bottom w:val="single" w:sz="4" w:space="0" w:color="000000"/>
              <w:right w:val="single" w:sz="4" w:space="0" w:color="000000"/>
            </w:tcBorders>
            <w:shd w:val="clear" w:color="000000" w:fill="F9CB9C"/>
            <w:vAlign w:val="bottom"/>
            <w:hideMark/>
          </w:tcPr>
          <w:p w14:paraId="5BEDCFDA" w14:textId="77777777" w:rsidR="00D501A5" w:rsidRPr="00EC6620" w:rsidRDefault="00D501A5" w:rsidP="00CC6B4D">
            <w:pPr>
              <w:jc w:val="both"/>
              <w:rPr>
                <w:rFonts w:asciiTheme="minorHAnsi" w:eastAsia="Times New Roman" w:hAnsiTheme="minorHAnsi" w:cstheme="minorHAnsi"/>
                <w:b/>
                <w:bCs/>
                <w:sz w:val="18"/>
                <w:szCs w:val="18"/>
              </w:rPr>
            </w:pPr>
            <w:r w:rsidRPr="000762DF">
              <w:rPr>
                <w:rFonts w:asciiTheme="minorHAnsi" w:eastAsia="Times New Roman" w:hAnsiTheme="minorHAnsi" w:cstheme="minorHAnsi"/>
                <w:b/>
                <w:bCs/>
                <w:sz w:val="18"/>
                <w:szCs w:val="18"/>
                <w:lang w:val="en-US"/>
              </w:rPr>
              <w:t>Dasein</w:t>
            </w:r>
          </w:p>
        </w:tc>
        <w:tc>
          <w:tcPr>
            <w:tcW w:w="1440" w:type="dxa"/>
            <w:tcBorders>
              <w:top w:val="nil"/>
              <w:left w:val="nil"/>
              <w:bottom w:val="single" w:sz="4" w:space="0" w:color="000000"/>
              <w:right w:val="single" w:sz="4" w:space="0" w:color="000000"/>
            </w:tcBorders>
            <w:shd w:val="clear" w:color="auto" w:fill="auto"/>
            <w:vAlign w:val="bottom"/>
            <w:hideMark/>
          </w:tcPr>
          <w:p w14:paraId="4D4BC9F1" w14:textId="4105B415" w:rsidR="00D501A5" w:rsidRPr="00327503" w:rsidRDefault="00546398" w:rsidP="00487F68">
            <w:pPr>
              <w:jc w:val="both"/>
              <w:rPr>
                <w:rFonts w:asciiTheme="minorHAnsi" w:eastAsia="Times New Roman" w:hAnsiTheme="minorHAnsi" w:cstheme="minorHAnsi"/>
                <w:sz w:val="18"/>
                <w:szCs w:val="18"/>
                <w:lang w:val="en-US"/>
              </w:rPr>
            </w:pPr>
            <w:r w:rsidRPr="00546398">
              <w:rPr>
                <w:rFonts w:asciiTheme="minorHAnsi" w:eastAsia="Times New Roman" w:hAnsiTheme="minorHAnsi" w:cstheme="minorHAnsi"/>
                <w:sz w:val="18"/>
                <w:szCs w:val="18"/>
              </w:rPr>
              <w:t>Difícil</w:t>
            </w:r>
          </w:p>
        </w:tc>
        <w:tc>
          <w:tcPr>
            <w:tcW w:w="1440" w:type="dxa"/>
            <w:tcBorders>
              <w:top w:val="nil"/>
              <w:left w:val="nil"/>
              <w:bottom w:val="single" w:sz="4" w:space="0" w:color="000000"/>
              <w:right w:val="single" w:sz="4" w:space="0" w:color="000000"/>
            </w:tcBorders>
            <w:shd w:val="clear" w:color="auto" w:fill="auto"/>
            <w:vAlign w:val="bottom"/>
            <w:hideMark/>
          </w:tcPr>
          <w:p w14:paraId="6F8F0408" w14:textId="12DA6232" w:rsidR="00D501A5" w:rsidRPr="000762DF" w:rsidRDefault="00546398" w:rsidP="00487F68">
            <w:pPr>
              <w:jc w:val="both"/>
              <w:rPr>
                <w:rFonts w:asciiTheme="minorHAnsi" w:eastAsia="Times New Roman" w:hAnsiTheme="minorHAnsi" w:cstheme="minorHAnsi"/>
                <w:sz w:val="18"/>
                <w:szCs w:val="18"/>
                <w:lang w:val="en-US"/>
              </w:rPr>
            </w:pPr>
            <w:proofErr w:type="spellStart"/>
            <w:r>
              <w:rPr>
                <w:rFonts w:asciiTheme="minorHAnsi" w:eastAsia="Times New Roman" w:hAnsiTheme="minorHAnsi" w:cstheme="minorHAnsi"/>
                <w:sz w:val="18"/>
                <w:szCs w:val="18"/>
                <w:lang w:val="en-US"/>
              </w:rPr>
              <w:t>Fácil</w:t>
            </w:r>
            <w:proofErr w:type="spellEnd"/>
          </w:p>
        </w:tc>
        <w:tc>
          <w:tcPr>
            <w:tcW w:w="1980" w:type="dxa"/>
            <w:tcBorders>
              <w:top w:val="nil"/>
              <w:left w:val="nil"/>
              <w:bottom w:val="single" w:sz="4" w:space="0" w:color="000000"/>
              <w:right w:val="single" w:sz="4" w:space="0" w:color="000000"/>
            </w:tcBorders>
            <w:shd w:val="clear" w:color="auto" w:fill="auto"/>
            <w:vAlign w:val="bottom"/>
            <w:hideMark/>
          </w:tcPr>
          <w:p w14:paraId="5C9A8CCF" w14:textId="77777777" w:rsidR="00D501A5" w:rsidRPr="000762DF" w:rsidRDefault="00D501A5" w:rsidP="00487F68">
            <w:pPr>
              <w:jc w:val="both"/>
              <w:rPr>
                <w:rFonts w:asciiTheme="minorHAnsi" w:eastAsia="Times New Roman" w:hAnsiTheme="minorHAnsi" w:cstheme="minorHAnsi"/>
                <w:sz w:val="18"/>
                <w:szCs w:val="18"/>
                <w:lang w:val="en-US"/>
              </w:rPr>
            </w:pPr>
            <w:r w:rsidRPr="000762DF">
              <w:rPr>
                <w:rFonts w:asciiTheme="minorHAnsi" w:eastAsia="Times New Roman" w:hAnsiTheme="minorHAnsi" w:cstheme="minorHAnsi"/>
                <w:sz w:val="18"/>
                <w:szCs w:val="18"/>
                <w:lang w:val="en-US"/>
              </w:rPr>
              <w:t>No</w:t>
            </w:r>
          </w:p>
        </w:tc>
        <w:tc>
          <w:tcPr>
            <w:tcW w:w="1530" w:type="dxa"/>
            <w:tcBorders>
              <w:top w:val="nil"/>
              <w:left w:val="nil"/>
              <w:bottom w:val="single" w:sz="4" w:space="0" w:color="000000"/>
              <w:right w:val="single" w:sz="4" w:space="0" w:color="000000"/>
            </w:tcBorders>
            <w:shd w:val="clear" w:color="auto" w:fill="auto"/>
            <w:vAlign w:val="bottom"/>
            <w:hideMark/>
          </w:tcPr>
          <w:p w14:paraId="3018BC3D" w14:textId="77777777" w:rsidR="00D501A5" w:rsidRPr="000762DF" w:rsidRDefault="00D501A5" w:rsidP="00487F68">
            <w:pPr>
              <w:jc w:val="both"/>
              <w:rPr>
                <w:rFonts w:asciiTheme="minorHAnsi" w:eastAsia="Times New Roman" w:hAnsiTheme="minorHAnsi" w:cstheme="minorHAnsi"/>
                <w:sz w:val="18"/>
                <w:szCs w:val="18"/>
                <w:lang w:val="en-US"/>
              </w:rPr>
            </w:pPr>
            <w:r w:rsidRPr="000762DF">
              <w:rPr>
                <w:rFonts w:asciiTheme="minorHAnsi" w:eastAsia="Times New Roman" w:hAnsiTheme="minorHAnsi" w:cstheme="minorHAnsi"/>
                <w:sz w:val="18"/>
                <w:szCs w:val="18"/>
                <w:lang w:val="en-US"/>
              </w:rPr>
              <w:t>No</w:t>
            </w:r>
          </w:p>
        </w:tc>
        <w:tc>
          <w:tcPr>
            <w:tcW w:w="1800" w:type="dxa"/>
            <w:tcBorders>
              <w:top w:val="nil"/>
              <w:left w:val="nil"/>
              <w:bottom w:val="single" w:sz="4" w:space="0" w:color="000000"/>
              <w:right w:val="single" w:sz="4" w:space="0" w:color="000000"/>
            </w:tcBorders>
            <w:shd w:val="clear" w:color="auto" w:fill="auto"/>
            <w:vAlign w:val="bottom"/>
            <w:hideMark/>
          </w:tcPr>
          <w:p w14:paraId="3FFA3E3C" w14:textId="77777777" w:rsidR="00D501A5" w:rsidRPr="000762DF" w:rsidRDefault="00D501A5" w:rsidP="00487F68">
            <w:pPr>
              <w:jc w:val="both"/>
              <w:rPr>
                <w:rFonts w:asciiTheme="minorHAnsi" w:eastAsia="Times New Roman" w:hAnsiTheme="minorHAnsi" w:cstheme="minorHAnsi"/>
                <w:sz w:val="18"/>
                <w:szCs w:val="18"/>
                <w:lang w:val="en-US"/>
              </w:rPr>
            </w:pPr>
            <w:r w:rsidRPr="000762DF">
              <w:rPr>
                <w:rFonts w:asciiTheme="minorHAnsi" w:eastAsia="Times New Roman" w:hAnsiTheme="minorHAnsi" w:cstheme="minorHAnsi"/>
                <w:sz w:val="18"/>
                <w:szCs w:val="18"/>
                <w:lang w:val="en-US"/>
              </w:rPr>
              <w:t>No</w:t>
            </w:r>
          </w:p>
        </w:tc>
      </w:tr>
      <w:tr w:rsidR="00D501A5" w:rsidRPr="000762DF" w14:paraId="288B3789" w14:textId="77777777" w:rsidTr="00D07C70">
        <w:trPr>
          <w:trHeight w:val="255"/>
        </w:trPr>
        <w:tc>
          <w:tcPr>
            <w:tcW w:w="1194" w:type="dxa"/>
            <w:tcBorders>
              <w:top w:val="nil"/>
              <w:left w:val="single" w:sz="4" w:space="0" w:color="000000"/>
              <w:bottom w:val="single" w:sz="4" w:space="0" w:color="000000"/>
              <w:right w:val="single" w:sz="4" w:space="0" w:color="000000"/>
            </w:tcBorders>
            <w:shd w:val="clear" w:color="000000" w:fill="F9CB9C"/>
            <w:vAlign w:val="bottom"/>
            <w:hideMark/>
          </w:tcPr>
          <w:p w14:paraId="6ECBB60A" w14:textId="77777777" w:rsidR="00D501A5" w:rsidRPr="000762DF" w:rsidRDefault="00D501A5" w:rsidP="00CC6B4D">
            <w:pPr>
              <w:jc w:val="both"/>
              <w:rPr>
                <w:rFonts w:asciiTheme="minorHAnsi" w:eastAsia="Times New Roman" w:hAnsiTheme="minorHAnsi" w:cstheme="minorHAnsi"/>
                <w:b/>
                <w:bCs/>
                <w:sz w:val="18"/>
                <w:szCs w:val="18"/>
                <w:lang w:val="en-US"/>
              </w:rPr>
            </w:pPr>
            <w:r w:rsidRPr="000762DF">
              <w:rPr>
                <w:rFonts w:asciiTheme="minorHAnsi" w:eastAsia="Times New Roman" w:hAnsiTheme="minorHAnsi" w:cstheme="minorHAnsi"/>
                <w:b/>
                <w:bCs/>
                <w:sz w:val="18"/>
                <w:szCs w:val="18"/>
                <w:lang w:val="en-US"/>
              </w:rPr>
              <w:t>Deltacloud</w:t>
            </w:r>
          </w:p>
        </w:tc>
        <w:tc>
          <w:tcPr>
            <w:tcW w:w="1440" w:type="dxa"/>
            <w:tcBorders>
              <w:top w:val="nil"/>
              <w:left w:val="nil"/>
              <w:bottom w:val="single" w:sz="4" w:space="0" w:color="000000"/>
              <w:right w:val="single" w:sz="4" w:space="0" w:color="000000"/>
            </w:tcBorders>
            <w:shd w:val="clear" w:color="auto" w:fill="auto"/>
            <w:vAlign w:val="bottom"/>
            <w:hideMark/>
          </w:tcPr>
          <w:p w14:paraId="18137DC5" w14:textId="5EF5E676" w:rsidR="00D501A5" w:rsidRPr="00327503" w:rsidRDefault="00546398" w:rsidP="00487F68">
            <w:pPr>
              <w:jc w:val="both"/>
              <w:rPr>
                <w:rFonts w:asciiTheme="minorHAnsi" w:eastAsia="Times New Roman" w:hAnsiTheme="minorHAnsi" w:cstheme="minorHAnsi"/>
                <w:sz w:val="18"/>
                <w:szCs w:val="18"/>
                <w:lang w:val="en-US"/>
              </w:rPr>
            </w:pPr>
            <w:proofErr w:type="spellStart"/>
            <w:r>
              <w:rPr>
                <w:rFonts w:asciiTheme="minorHAnsi" w:eastAsia="Times New Roman" w:hAnsiTheme="minorHAnsi" w:cstheme="minorHAnsi"/>
                <w:sz w:val="18"/>
                <w:szCs w:val="18"/>
                <w:lang w:val="en-US"/>
              </w:rPr>
              <w:t>Fácil</w:t>
            </w:r>
            <w:proofErr w:type="spellEnd"/>
          </w:p>
        </w:tc>
        <w:tc>
          <w:tcPr>
            <w:tcW w:w="1440" w:type="dxa"/>
            <w:tcBorders>
              <w:top w:val="nil"/>
              <w:left w:val="nil"/>
              <w:bottom w:val="single" w:sz="4" w:space="0" w:color="000000"/>
              <w:right w:val="single" w:sz="4" w:space="0" w:color="000000"/>
            </w:tcBorders>
            <w:shd w:val="clear" w:color="auto" w:fill="auto"/>
            <w:vAlign w:val="bottom"/>
            <w:hideMark/>
          </w:tcPr>
          <w:p w14:paraId="3ECCA3D7" w14:textId="1A9735F4" w:rsidR="00D501A5" w:rsidRPr="000762DF" w:rsidRDefault="00546398" w:rsidP="00487F68">
            <w:pPr>
              <w:jc w:val="both"/>
              <w:rPr>
                <w:rFonts w:asciiTheme="minorHAnsi" w:eastAsia="Times New Roman" w:hAnsiTheme="minorHAnsi" w:cstheme="minorHAnsi"/>
                <w:sz w:val="18"/>
                <w:szCs w:val="18"/>
                <w:lang w:val="en-US"/>
              </w:rPr>
            </w:pPr>
            <w:proofErr w:type="spellStart"/>
            <w:r>
              <w:rPr>
                <w:rFonts w:asciiTheme="minorHAnsi" w:eastAsia="Times New Roman" w:hAnsiTheme="minorHAnsi" w:cstheme="minorHAnsi"/>
                <w:sz w:val="18"/>
                <w:szCs w:val="18"/>
                <w:lang w:val="en-US"/>
              </w:rPr>
              <w:t>Difícil</w:t>
            </w:r>
            <w:proofErr w:type="spellEnd"/>
          </w:p>
        </w:tc>
        <w:tc>
          <w:tcPr>
            <w:tcW w:w="1980" w:type="dxa"/>
            <w:tcBorders>
              <w:top w:val="nil"/>
              <w:left w:val="nil"/>
              <w:bottom w:val="single" w:sz="4" w:space="0" w:color="000000"/>
              <w:right w:val="single" w:sz="4" w:space="0" w:color="000000"/>
            </w:tcBorders>
            <w:shd w:val="clear" w:color="auto" w:fill="auto"/>
            <w:vAlign w:val="bottom"/>
            <w:hideMark/>
          </w:tcPr>
          <w:p w14:paraId="4BB64E90" w14:textId="77777777" w:rsidR="00D501A5" w:rsidRPr="000762DF" w:rsidRDefault="00D501A5" w:rsidP="00487F68">
            <w:pPr>
              <w:jc w:val="both"/>
              <w:rPr>
                <w:rFonts w:asciiTheme="minorHAnsi" w:eastAsia="Times New Roman" w:hAnsiTheme="minorHAnsi" w:cstheme="minorHAnsi"/>
                <w:sz w:val="18"/>
                <w:szCs w:val="18"/>
                <w:lang w:val="en-US"/>
              </w:rPr>
            </w:pPr>
            <w:r w:rsidRPr="000762DF">
              <w:rPr>
                <w:rFonts w:asciiTheme="minorHAnsi" w:eastAsia="Times New Roman" w:hAnsiTheme="minorHAnsi" w:cstheme="minorHAnsi"/>
                <w:sz w:val="18"/>
                <w:szCs w:val="18"/>
                <w:lang w:val="en-US"/>
              </w:rPr>
              <w:t>No</w:t>
            </w:r>
          </w:p>
        </w:tc>
        <w:tc>
          <w:tcPr>
            <w:tcW w:w="1530" w:type="dxa"/>
            <w:tcBorders>
              <w:top w:val="nil"/>
              <w:left w:val="nil"/>
              <w:bottom w:val="single" w:sz="4" w:space="0" w:color="000000"/>
              <w:right w:val="single" w:sz="4" w:space="0" w:color="000000"/>
            </w:tcBorders>
            <w:shd w:val="clear" w:color="auto" w:fill="auto"/>
            <w:vAlign w:val="bottom"/>
            <w:hideMark/>
          </w:tcPr>
          <w:p w14:paraId="2BF0D3E3" w14:textId="77777777" w:rsidR="00D501A5" w:rsidRPr="000762DF" w:rsidRDefault="00D501A5" w:rsidP="00487F68">
            <w:pPr>
              <w:jc w:val="both"/>
              <w:rPr>
                <w:rFonts w:asciiTheme="minorHAnsi" w:eastAsia="Times New Roman" w:hAnsiTheme="minorHAnsi" w:cstheme="minorHAnsi"/>
                <w:sz w:val="18"/>
                <w:szCs w:val="18"/>
                <w:lang w:val="en-US"/>
              </w:rPr>
            </w:pPr>
            <w:r w:rsidRPr="000762DF">
              <w:rPr>
                <w:rFonts w:asciiTheme="minorHAnsi" w:eastAsia="Times New Roman" w:hAnsiTheme="minorHAnsi" w:cstheme="minorHAnsi"/>
                <w:sz w:val="18"/>
                <w:szCs w:val="18"/>
                <w:lang w:val="en-US"/>
              </w:rPr>
              <w:t>No</w:t>
            </w:r>
          </w:p>
        </w:tc>
        <w:tc>
          <w:tcPr>
            <w:tcW w:w="1800" w:type="dxa"/>
            <w:tcBorders>
              <w:top w:val="nil"/>
              <w:left w:val="nil"/>
              <w:bottom w:val="single" w:sz="4" w:space="0" w:color="000000"/>
              <w:right w:val="single" w:sz="4" w:space="0" w:color="000000"/>
            </w:tcBorders>
            <w:shd w:val="clear" w:color="auto" w:fill="auto"/>
            <w:vAlign w:val="bottom"/>
            <w:hideMark/>
          </w:tcPr>
          <w:p w14:paraId="50FD82AE" w14:textId="77777777" w:rsidR="00D501A5" w:rsidRPr="000762DF" w:rsidRDefault="00D501A5" w:rsidP="00487F68">
            <w:pPr>
              <w:jc w:val="both"/>
              <w:rPr>
                <w:rFonts w:asciiTheme="minorHAnsi" w:eastAsia="Times New Roman" w:hAnsiTheme="minorHAnsi" w:cstheme="minorHAnsi"/>
                <w:sz w:val="18"/>
                <w:szCs w:val="18"/>
                <w:lang w:val="en-US"/>
              </w:rPr>
            </w:pPr>
            <w:r w:rsidRPr="000762DF">
              <w:rPr>
                <w:rFonts w:asciiTheme="minorHAnsi" w:eastAsia="Times New Roman" w:hAnsiTheme="minorHAnsi" w:cstheme="minorHAnsi"/>
                <w:sz w:val="18"/>
                <w:szCs w:val="18"/>
                <w:lang w:val="en-US"/>
              </w:rPr>
              <w:t>No</w:t>
            </w:r>
          </w:p>
        </w:tc>
      </w:tr>
      <w:tr w:rsidR="00D501A5" w:rsidRPr="000762DF" w14:paraId="4200D6ED" w14:textId="77777777" w:rsidTr="00D07C70">
        <w:trPr>
          <w:trHeight w:val="255"/>
        </w:trPr>
        <w:tc>
          <w:tcPr>
            <w:tcW w:w="1194" w:type="dxa"/>
            <w:tcBorders>
              <w:top w:val="nil"/>
              <w:left w:val="single" w:sz="4" w:space="0" w:color="000000"/>
              <w:bottom w:val="single" w:sz="4" w:space="0" w:color="000000"/>
              <w:right w:val="single" w:sz="4" w:space="0" w:color="000000"/>
            </w:tcBorders>
            <w:shd w:val="clear" w:color="000000" w:fill="F9CB9C"/>
            <w:vAlign w:val="bottom"/>
            <w:hideMark/>
          </w:tcPr>
          <w:p w14:paraId="7FDE52F0" w14:textId="77777777" w:rsidR="00D501A5" w:rsidRPr="000762DF" w:rsidRDefault="00D501A5" w:rsidP="00CC6B4D">
            <w:pPr>
              <w:jc w:val="both"/>
              <w:rPr>
                <w:rFonts w:asciiTheme="minorHAnsi" w:eastAsia="Times New Roman" w:hAnsiTheme="minorHAnsi" w:cstheme="minorHAnsi"/>
                <w:b/>
                <w:bCs/>
                <w:sz w:val="18"/>
                <w:szCs w:val="18"/>
                <w:lang w:val="en-US"/>
              </w:rPr>
            </w:pPr>
            <w:r w:rsidRPr="000762DF">
              <w:rPr>
                <w:rFonts w:asciiTheme="minorHAnsi" w:eastAsia="Times New Roman" w:hAnsiTheme="minorHAnsi" w:cstheme="minorHAnsi"/>
                <w:b/>
                <w:bCs/>
                <w:sz w:val="18"/>
                <w:szCs w:val="18"/>
                <w:lang w:val="en-US"/>
              </w:rPr>
              <w:t>JetS3t</w:t>
            </w:r>
          </w:p>
        </w:tc>
        <w:tc>
          <w:tcPr>
            <w:tcW w:w="1440" w:type="dxa"/>
            <w:tcBorders>
              <w:top w:val="nil"/>
              <w:left w:val="nil"/>
              <w:bottom w:val="single" w:sz="4" w:space="0" w:color="000000"/>
              <w:right w:val="single" w:sz="4" w:space="0" w:color="000000"/>
            </w:tcBorders>
            <w:shd w:val="clear" w:color="auto" w:fill="auto"/>
            <w:vAlign w:val="bottom"/>
            <w:hideMark/>
          </w:tcPr>
          <w:p w14:paraId="0F20CF08" w14:textId="35FD997F" w:rsidR="00D501A5" w:rsidRPr="00327503" w:rsidRDefault="00546398" w:rsidP="00487F68">
            <w:pPr>
              <w:jc w:val="both"/>
              <w:rPr>
                <w:rFonts w:asciiTheme="minorHAnsi" w:eastAsia="Times New Roman" w:hAnsiTheme="minorHAnsi" w:cstheme="minorHAnsi"/>
                <w:sz w:val="18"/>
                <w:szCs w:val="18"/>
                <w:lang w:val="en-US"/>
              </w:rPr>
            </w:pPr>
            <w:proofErr w:type="spellStart"/>
            <w:r>
              <w:rPr>
                <w:rFonts w:asciiTheme="minorHAnsi" w:eastAsia="Times New Roman" w:hAnsiTheme="minorHAnsi" w:cstheme="minorHAnsi"/>
                <w:sz w:val="18"/>
                <w:szCs w:val="18"/>
                <w:lang w:val="en-US"/>
              </w:rPr>
              <w:t>Difícil</w:t>
            </w:r>
            <w:proofErr w:type="spellEnd"/>
          </w:p>
        </w:tc>
        <w:tc>
          <w:tcPr>
            <w:tcW w:w="1440" w:type="dxa"/>
            <w:tcBorders>
              <w:top w:val="nil"/>
              <w:left w:val="nil"/>
              <w:bottom w:val="single" w:sz="4" w:space="0" w:color="000000"/>
              <w:right w:val="single" w:sz="4" w:space="0" w:color="000000"/>
            </w:tcBorders>
            <w:shd w:val="clear" w:color="auto" w:fill="auto"/>
            <w:vAlign w:val="bottom"/>
            <w:hideMark/>
          </w:tcPr>
          <w:p w14:paraId="78B31389" w14:textId="5CF67E64" w:rsidR="00D501A5" w:rsidRPr="000762DF" w:rsidRDefault="00546398" w:rsidP="00487F68">
            <w:pPr>
              <w:jc w:val="both"/>
              <w:rPr>
                <w:rFonts w:asciiTheme="minorHAnsi" w:eastAsia="Times New Roman" w:hAnsiTheme="minorHAnsi" w:cstheme="minorHAnsi"/>
                <w:sz w:val="18"/>
                <w:szCs w:val="18"/>
                <w:lang w:val="en-US"/>
              </w:rPr>
            </w:pPr>
            <w:proofErr w:type="spellStart"/>
            <w:r>
              <w:rPr>
                <w:rFonts w:asciiTheme="minorHAnsi" w:eastAsia="Times New Roman" w:hAnsiTheme="minorHAnsi" w:cstheme="minorHAnsi"/>
                <w:sz w:val="18"/>
                <w:szCs w:val="18"/>
                <w:lang w:val="en-US"/>
              </w:rPr>
              <w:t>Difícil</w:t>
            </w:r>
            <w:proofErr w:type="spellEnd"/>
          </w:p>
        </w:tc>
        <w:tc>
          <w:tcPr>
            <w:tcW w:w="1980" w:type="dxa"/>
            <w:tcBorders>
              <w:top w:val="nil"/>
              <w:left w:val="nil"/>
              <w:bottom w:val="single" w:sz="4" w:space="0" w:color="000000"/>
              <w:right w:val="single" w:sz="4" w:space="0" w:color="000000"/>
            </w:tcBorders>
            <w:shd w:val="clear" w:color="auto" w:fill="auto"/>
            <w:vAlign w:val="bottom"/>
            <w:hideMark/>
          </w:tcPr>
          <w:p w14:paraId="0901605D" w14:textId="77777777" w:rsidR="00D501A5" w:rsidRPr="000762DF" w:rsidRDefault="00D501A5" w:rsidP="00487F68">
            <w:pPr>
              <w:jc w:val="both"/>
              <w:rPr>
                <w:rFonts w:asciiTheme="minorHAnsi" w:eastAsia="Times New Roman" w:hAnsiTheme="minorHAnsi" w:cstheme="minorHAnsi"/>
                <w:sz w:val="18"/>
                <w:szCs w:val="18"/>
                <w:lang w:val="en-US"/>
              </w:rPr>
            </w:pPr>
            <w:r w:rsidRPr="000762DF">
              <w:rPr>
                <w:rFonts w:asciiTheme="minorHAnsi" w:eastAsia="Times New Roman" w:hAnsiTheme="minorHAnsi" w:cstheme="minorHAnsi"/>
                <w:sz w:val="18"/>
                <w:szCs w:val="18"/>
                <w:lang w:val="en-US"/>
              </w:rPr>
              <w:t>No</w:t>
            </w:r>
          </w:p>
        </w:tc>
        <w:tc>
          <w:tcPr>
            <w:tcW w:w="1530" w:type="dxa"/>
            <w:tcBorders>
              <w:top w:val="nil"/>
              <w:left w:val="nil"/>
              <w:bottom w:val="single" w:sz="4" w:space="0" w:color="000000"/>
              <w:right w:val="single" w:sz="4" w:space="0" w:color="000000"/>
            </w:tcBorders>
            <w:shd w:val="clear" w:color="auto" w:fill="auto"/>
            <w:vAlign w:val="bottom"/>
            <w:hideMark/>
          </w:tcPr>
          <w:p w14:paraId="14DA915A" w14:textId="77777777" w:rsidR="00D501A5" w:rsidRPr="000762DF" w:rsidRDefault="00D501A5" w:rsidP="00487F68">
            <w:pPr>
              <w:jc w:val="both"/>
              <w:rPr>
                <w:rFonts w:asciiTheme="minorHAnsi" w:eastAsia="Times New Roman" w:hAnsiTheme="minorHAnsi" w:cstheme="minorHAnsi"/>
                <w:sz w:val="18"/>
                <w:szCs w:val="18"/>
                <w:lang w:val="en-US"/>
              </w:rPr>
            </w:pPr>
            <w:r w:rsidRPr="000762DF">
              <w:rPr>
                <w:rFonts w:asciiTheme="minorHAnsi" w:eastAsia="Times New Roman" w:hAnsiTheme="minorHAnsi" w:cstheme="minorHAnsi"/>
                <w:sz w:val="18"/>
                <w:szCs w:val="18"/>
                <w:lang w:val="en-US"/>
              </w:rPr>
              <w:t>No</w:t>
            </w:r>
          </w:p>
        </w:tc>
        <w:tc>
          <w:tcPr>
            <w:tcW w:w="1800" w:type="dxa"/>
            <w:tcBorders>
              <w:top w:val="nil"/>
              <w:left w:val="nil"/>
              <w:bottom w:val="single" w:sz="4" w:space="0" w:color="000000"/>
              <w:right w:val="single" w:sz="4" w:space="0" w:color="000000"/>
            </w:tcBorders>
            <w:shd w:val="clear" w:color="auto" w:fill="auto"/>
            <w:vAlign w:val="bottom"/>
            <w:hideMark/>
          </w:tcPr>
          <w:p w14:paraId="2006DAB3" w14:textId="77777777" w:rsidR="00D501A5" w:rsidRPr="000762DF" w:rsidRDefault="00D501A5" w:rsidP="00487F68">
            <w:pPr>
              <w:jc w:val="both"/>
              <w:rPr>
                <w:rFonts w:asciiTheme="minorHAnsi" w:eastAsia="Times New Roman" w:hAnsiTheme="minorHAnsi" w:cstheme="minorHAnsi"/>
                <w:sz w:val="18"/>
                <w:szCs w:val="18"/>
                <w:lang w:val="en-US"/>
              </w:rPr>
            </w:pPr>
            <w:r w:rsidRPr="000762DF">
              <w:rPr>
                <w:rFonts w:asciiTheme="minorHAnsi" w:eastAsia="Times New Roman" w:hAnsiTheme="minorHAnsi" w:cstheme="minorHAnsi"/>
                <w:sz w:val="18"/>
                <w:szCs w:val="18"/>
                <w:lang w:val="en-US"/>
              </w:rPr>
              <w:t>No</w:t>
            </w:r>
          </w:p>
        </w:tc>
      </w:tr>
      <w:tr w:rsidR="00D501A5" w:rsidRPr="000762DF" w14:paraId="714B5DD7" w14:textId="77777777" w:rsidTr="00D07C70">
        <w:trPr>
          <w:trHeight w:val="255"/>
        </w:trPr>
        <w:tc>
          <w:tcPr>
            <w:tcW w:w="1194" w:type="dxa"/>
            <w:tcBorders>
              <w:top w:val="nil"/>
              <w:left w:val="single" w:sz="4" w:space="0" w:color="000000"/>
              <w:bottom w:val="single" w:sz="4" w:space="0" w:color="000000"/>
              <w:right w:val="single" w:sz="4" w:space="0" w:color="000000"/>
            </w:tcBorders>
            <w:shd w:val="clear" w:color="000000" w:fill="F9CB9C"/>
            <w:vAlign w:val="bottom"/>
            <w:hideMark/>
          </w:tcPr>
          <w:p w14:paraId="35420A08" w14:textId="77777777" w:rsidR="00D501A5" w:rsidRPr="000762DF" w:rsidRDefault="00D501A5" w:rsidP="00CC6B4D">
            <w:pPr>
              <w:jc w:val="both"/>
              <w:rPr>
                <w:rFonts w:asciiTheme="minorHAnsi" w:eastAsia="Times New Roman" w:hAnsiTheme="minorHAnsi" w:cstheme="minorHAnsi"/>
                <w:b/>
                <w:bCs/>
                <w:sz w:val="18"/>
                <w:szCs w:val="18"/>
                <w:lang w:val="en-US"/>
              </w:rPr>
            </w:pPr>
            <w:proofErr w:type="spellStart"/>
            <w:r w:rsidRPr="000762DF">
              <w:rPr>
                <w:rFonts w:asciiTheme="minorHAnsi" w:eastAsia="Times New Roman" w:hAnsiTheme="minorHAnsi" w:cstheme="minorHAnsi"/>
                <w:b/>
                <w:bCs/>
                <w:sz w:val="18"/>
                <w:szCs w:val="18"/>
                <w:lang w:val="en-US"/>
              </w:rPr>
              <w:t>CloudLoop</w:t>
            </w:r>
            <w:proofErr w:type="spellEnd"/>
          </w:p>
        </w:tc>
        <w:tc>
          <w:tcPr>
            <w:tcW w:w="1440" w:type="dxa"/>
            <w:tcBorders>
              <w:top w:val="nil"/>
              <w:left w:val="nil"/>
              <w:bottom w:val="single" w:sz="4" w:space="0" w:color="000000"/>
              <w:right w:val="single" w:sz="4" w:space="0" w:color="000000"/>
            </w:tcBorders>
            <w:shd w:val="clear" w:color="auto" w:fill="auto"/>
            <w:vAlign w:val="bottom"/>
            <w:hideMark/>
          </w:tcPr>
          <w:p w14:paraId="418796C5" w14:textId="775BB9B0" w:rsidR="00D501A5" w:rsidRPr="00327503" w:rsidRDefault="00546398" w:rsidP="00487F68">
            <w:pPr>
              <w:jc w:val="both"/>
              <w:rPr>
                <w:rFonts w:asciiTheme="minorHAnsi" w:eastAsia="Times New Roman" w:hAnsiTheme="minorHAnsi" w:cstheme="minorHAnsi"/>
                <w:sz w:val="18"/>
                <w:szCs w:val="18"/>
                <w:lang w:val="en-US"/>
              </w:rPr>
            </w:pPr>
            <w:proofErr w:type="spellStart"/>
            <w:r>
              <w:rPr>
                <w:rFonts w:asciiTheme="minorHAnsi" w:eastAsia="Times New Roman" w:hAnsiTheme="minorHAnsi" w:cstheme="minorHAnsi"/>
                <w:sz w:val="18"/>
                <w:szCs w:val="18"/>
                <w:lang w:val="en-US"/>
              </w:rPr>
              <w:t>Fácil</w:t>
            </w:r>
            <w:proofErr w:type="spellEnd"/>
          </w:p>
        </w:tc>
        <w:tc>
          <w:tcPr>
            <w:tcW w:w="1440" w:type="dxa"/>
            <w:tcBorders>
              <w:top w:val="nil"/>
              <w:left w:val="nil"/>
              <w:bottom w:val="single" w:sz="4" w:space="0" w:color="000000"/>
              <w:right w:val="single" w:sz="4" w:space="0" w:color="000000"/>
            </w:tcBorders>
            <w:shd w:val="clear" w:color="auto" w:fill="auto"/>
            <w:vAlign w:val="bottom"/>
            <w:hideMark/>
          </w:tcPr>
          <w:p w14:paraId="09AFD072" w14:textId="14EF7C57" w:rsidR="00D501A5" w:rsidRPr="000762DF" w:rsidRDefault="00546398" w:rsidP="00487F68">
            <w:pPr>
              <w:jc w:val="both"/>
              <w:rPr>
                <w:rFonts w:asciiTheme="minorHAnsi" w:eastAsia="Times New Roman" w:hAnsiTheme="minorHAnsi" w:cstheme="minorHAnsi"/>
                <w:sz w:val="18"/>
                <w:szCs w:val="18"/>
                <w:lang w:val="en-US"/>
              </w:rPr>
            </w:pPr>
            <w:proofErr w:type="spellStart"/>
            <w:r>
              <w:rPr>
                <w:rFonts w:asciiTheme="minorHAnsi" w:eastAsia="Times New Roman" w:hAnsiTheme="minorHAnsi" w:cstheme="minorHAnsi"/>
                <w:sz w:val="18"/>
                <w:szCs w:val="18"/>
                <w:lang w:val="en-US"/>
              </w:rPr>
              <w:t>Fácil</w:t>
            </w:r>
            <w:proofErr w:type="spellEnd"/>
          </w:p>
        </w:tc>
        <w:tc>
          <w:tcPr>
            <w:tcW w:w="1980" w:type="dxa"/>
            <w:tcBorders>
              <w:top w:val="nil"/>
              <w:left w:val="nil"/>
              <w:bottom w:val="single" w:sz="4" w:space="0" w:color="000000"/>
              <w:right w:val="single" w:sz="4" w:space="0" w:color="000000"/>
            </w:tcBorders>
            <w:shd w:val="clear" w:color="auto" w:fill="auto"/>
            <w:vAlign w:val="bottom"/>
            <w:hideMark/>
          </w:tcPr>
          <w:p w14:paraId="38DC66D4" w14:textId="77777777" w:rsidR="00D501A5" w:rsidRPr="000762DF" w:rsidRDefault="00D501A5" w:rsidP="00487F68">
            <w:pPr>
              <w:jc w:val="both"/>
              <w:rPr>
                <w:rFonts w:asciiTheme="minorHAnsi" w:eastAsia="Times New Roman" w:hAnsiTheme="minorHAnsi" w:cstheme="minorHAnsi"/>
                <w:sz w:val="18"/>
                <w:szCs w:val="18"/>
                <w:lang w:val="en-US"/>
              </w:rPr>
            </w:pPr>
            <w:r w:rsidRPr="000762DF">
              <w:rPr>
                <w:rFonts w:asciiTheme="minorHAnsi" w:eastAsia="Times New Roman" w:hAnsiTheme="minorHAnsi" w:cstheme="minorHAnsi"/>
                <w:sz w:val="18"/>
                <w:szCs w:val="18"/>
                <w:lang w:val="en-US"/>
              </w:rPr>
              <w:t>No</w:t>
            </w:r>
          </w:p>
        </w:tc>
        <w:tc>
          <w:tcPr>
            <w:tcW w:w="1530" w:type="dxa"/>
            <w:tcBorders>
              <w:top w:val="nil"/>
              <w:left w:val="nil"/>
              <w:bottom w:val="single" w:sz="4" w:space="0" w:color="000000"/>
              <w:right w:val="single" w:sz="4" w:space="0" w:color="000000"/>
            </w:tcBorders>
            <w:shd w:val="clear" w:color="auto" w:fill="auto"/>
            <w:vAlign w:val="bottom"/>
            <w:hideMark/>
          </w:tcPr>
          <w:p w14:paraId="7A619C71" w14:textId="77777777" w:rsidR="00D501A5" w:rsidRPr="000762DF" w:rsidRDefault="00D501A5" w:rsidP="00487F68">
            <w:pPr>
              <w:jc w:val="both"/>
              <w:rPr>
                <w:rFonts w:asciiTheme="minorHAnsi" w:eastAsia="Times New Roman" w:hAnsiTheme="minorHAnsi" w:cstheme="minorHAnsi"/>
                <w:sz w:val="18"/>
                <w:szCs w:val="18"/>
                <w:lang w:val="en-US"/>
              </w:rPr>
            </w:pPr>
            <w:r w:rsidRPr="000762DF">
              <w:rPr>
                <w:rFonts w:asciiTheme="minorHAnsi" w:eastAsia="Times New Roman" w:hAnsiTheme="minorHAnsi" w:cstheme="minorHAnsi"/>
                <w:sz w:val="18"/>
                <w:szCs w:val="18"/>
                <w:lang w:val="en-US"/>
              </w:rPr>
              <w:t>Si</w:t>
            </w:r>
          </w:p>
        </w:tc>
        <w:tc>
          <w:tcPr>
            <w:tcW w:w="1800" w:type="dxa"/>
            <w:tcBorders>
              <w:top w:val="nil"/>
              <w:left w:val="nil"/>
              <w:bottom w:val="single" w:sz="4" w:space="0" w:color="000000"/>
              <w:right w:val="single" w:sz="4" w:space="0" w:color="000000"/>
            </w:tcBorders>
            <w:shd w:val="clear" w:color="auto" w:fill="auto"/>
            <w:vAlign w:val="bottom"/>
            <w:hideMark/>
          </w:tcPr>
          <w:p w14:paraId="0DBB9B8E" w14:textId="77777777" w:rsidR="00D501A5" w:rsidRPr="000762DF" w:rsidRDefault="00D501A5" w:rsidP="00487F68">
            <w:pPr>
              <w:jc w:val="both"/>
              <w:rPr>
                <w:rFonts w:asciiTheme="minorHAnsi" w:eastAsia="Times New Roman" w:hAnsiTheme="minorHAnsi" w:cstheme="minorHAnsi"/>
                <w:sz w:val="18"/>
                <w:szCs w:val="18"/>
                <w:lang w:val="en-US"/>
              </w:rPr>
            </w:pPr>
            <w:r w:rsidRPr="000762DF">
              <w:rPr>
                <w:rFonts w:asciiTheme="minorHAnsi" w:eastAsia="Times New Roman" w:hAnsiTheme="minorHAnsi" w:cstheme="minorHAnsi"/>
                <w:sz w:val="18"/>
                <w:szCs w:val="18"/>
                <w:lang w:val="en-US"/>
              </w:rPr>
              <w:t>Si</w:t>
            </w:r>
          </w:p>
        </w:tc>
      </w:tr>
      <w:tr w:rsidR="00D501A5" w:rsidRPr="000762DF" w14:paraId="788FE199" w14:textId="77777777" w:rsidTr="00D07C70">
        <w:trPr>
          <w:trHeight w:val="255"/>
        </w:trPr>
        <w:tc>
          <w:tcPr>
            <w:tcW w:w="1194" w:type="dxa"/>
            <w:tcBorders>
              <w:top w:val="nil"/>
              <w:left w:val="single" w:sz="4" w:space="0" w:color="000000"/>
              <w:bottom w:val="single" w:sz="4" w:space="0" w:color="000000"/>
              <w:right w:val="single" w:sz="4" w:space="0" w:color="000000"/>
            </w:tcBorders>
            <w:shd w:val="clear" w:color="000000" w:fill="F9CB9C"/>
            <w:vAlign w:val="bottom"/>
            <w:hideMark/>
          </w:tcPr>
          <w:p w14:paraId="735BF757" w14:textId="77777777" w:rsidR="00D501A5" w:rsidRPr="000762DF" w:rsidRDefault="00D501A5" w:rsidP="00CC6B4D">
            <w:pPr>
              <w:jc w:val="both"/>
              <w:rPr>
                <w:rFonts w:asciiTheme="minorHAnsi" w:eastAsia="Times New Roman" w:hAnsiTheme="minorHAnsi" w:cstheme="minorHAnsi"/>
                <w:b/>
                <w:bCs/>
                <w:sz w:val="18"/>
                <w:szCs w:val="18"/>
                <w:lang w:val="en-US"/>
              </w:rPr>
            </w:pPr>
            <w:r w:rsidRPr="000762DF">
              <w:rPr>
                <w:rFonts w:asciiTheme="minorHAnsi" w:eastAsia="Times New Roman" w:hAnsiTheme="minorHAnsi" w:cstheme="minorHAnsi"/>
                <w:b/>
                <w:bCs/>
                <w:sz w:val="18"/>
                <w:szCs w:val="18"/>
                <w:lang w:val="en-US"/>
              </w:rPr>
              <w:t>Java-Storage</w:t>
            </w:r>
          </w:p>
        </w:tc>
        <w:tc>
          <w:tcPr>
            <w:tcW w:w="1440" w:type="dxa"/>
            <w:tcBorders>
              <w:top w:val="nil"/>
              <w:left w:val="nil"/>
              <w:bottom w:val="single" w:sz="4" w:space="0" w:color="000000"/>
              <w:right w:val="single" w:sz="4" w:space="0" w:color="000000"/>
            </w:tcBorders>
            <w:shd w:val="clear" w:color="auto" w:fill="auto"/>
            <w:vAlign w:val="bottom"/>
            <w:hideMark/>
          </w:tcPr>
          <w:p w14:paraId="2A2CB6B9" w14:textId="4281E28F" w:rsidR="00D501A5" w:rsidRPr="00327503" w:rsidRDefault="00546398" w:rsidP="00487F68">
            <w:pPr>
              <w:jc w:val="both"/>
              <w:rPr>
                <w:rFonts w:asciiTheme="minorHAnsi" w:eastAsia="Times New Roman" w:hAnsiTheme="minorHAnsi" w:cstheme="minorHAnsi"/>
                <w:sz w:val="18"/>
                <w:szCs w:val="18"/>
                <w:lang w:val="en-US"/>
              </w:rPr>
            </w:pPr>
            <w:proofErr w:type="spellStart"/>
            <w:r>
              <w:rPr>
                <w:rFonts w:asciiTheme="minorHAnsi" w:eastAsia="Times New Roman" w:hAnsiTheme="minorHAnsi" w:cstheme="minorHAnsi"/>
                <w:sz w:val="18"/>
                <w:szCs w:val="18"/>
                <w:lang w:val="en-US"/>
              </w:rPr>
              <w:t>Fácil</w:t>
            </w:r>
            <w:proofErr w:type="spellEnd"/>
          </w:p>
        </w:tc>
        <w:tc>
          <w:tcPr>
            <w:tcW w:w="1440" w:type="dxa"/>
            <w:tcBorders>
              <w:top w:val="nil"/>
              <w:left w:val="nil"/>
              <w:bottom w:val="single" w:sz="4" w:space="0" w:color="000000"/>
              <w:right w:val="single" w:sz="4" w:space="0" w:color="000000"/>
            </w:tcBorders>
            <w:shd w:val="clear" w:color="auto" w:fill="auto"/>
            <w:vAlign w:val="bottom"/>
            <w:hideMark/>
          </w:tcPr>
          <w:p w14:paraId="106AA343" w14:textId="0BDD5055" w:rsidR="00D501A5" w:rsidRPr="000762DF" w:rsidRDefault="00546398" w:rsidP="00487F68">
            <w:pPr>
              <w:jc w:val="both"/>
              <w:rPr>
                <w:rFonts w:asciiTheme="minorHAnsi" w:eastAsia="Times New Roman" w:hAnsiTheme="minorHAnsi" w:cstheme="minorHAnsi"/>
                <w:sz w:val="18"/>
                <w:szCs w:val="18"/>
                <w:lang w:val="en-US"/>
              </w:rPr>
            </w:pPr>
            <w:proofErr w:type="spellStart"/>
            <w:r>
              <w:rPr>
                <w:rFonts w:asciiTheme="minorHAnsi" w:eastAsia="Times New Roman" w:hAnsiTheme="minorHAnsi" w:cstheme="minorHAnsi"/>
                <w:sz w:val="18"/>
                <w:szCs w:val="18"/>
                <w:lang w:val="en-US"/>
              </w:rPr>
              <w:t>Fácil</w:t>
            </w:r>
            <w:proofErr w:type="spellEnd"/>
          </w:p>
        </w:tc>
        <w:tc>
          <w:tcPr>
            <w:tcW w:w="1980" w:type="dxa"/>
            <w:tcBorders>
              <w:top w:val="nil"/>
              <w:left w:val="nil"/>
              <w:bottom w:val="single" w:sz="4" w:space="0" w:color="000000"/>
              <w:right w:val="single" w:sz="4" w:space="0" w:color="000000"/>
            </w:tcBorders>
            <w:shd w:val="clear" w:color="auto" w:fill="auto"/>
            <w:vAlign w:val="bottom"/>
            <w:hideMark/>
          </w:tcPr>
          <w:p w14:paraId="660602D3" w14:textId="77777777" w:rsidR="00D501A5" w:rsidRPr="000762DF" w:rsidRDefault="00D501A5" w:rsidP="00487F68">
            <w:pPr>
              <w:jc w:val="both"/>
              <w:rPr>
                <w:rFonts w:asciiTheme="minorHAnsi" w:eastAsia="Times New Roman" w:hAnsiTheme="minorHAnsi" w:cstheme="minorHAnsi"/>
                <w:sz w:val="18"/>
                <w:szCs w:val="18"/>
                <w:lang w:val="en-US"/>
              </w:rPr>
            </w:pPr>
            <w:r w:rsidRPr="000762DF">
              <w:rPr>
                <w:rFonts w:asciiTheme="minorHAnsi" w:eastAsia="Times New Roman" w:hAnsiTheme="minorHAnsi" w:cstheme="minorHAnsi"/>
                <w:sz w:val="18"/>
                <w:szCs w:val="18"/>
                <w:lang w:val="en-US"/>
              </w:rPr>
              <w:t>No</w:t>
            </w:r>
          </w:p>
        </w:tc>
        <w:tc>
          <w:tcPr>
            <w:tcW w:w="1530" w:type="dxa"/>
            <w:tcBorders>
              <w:top w:val="nil"/>
              <w:left w:val="nil"/>
              <w:bottom w:val="single" w:sz="4" w:space="0" w:color="000000"/>
              <w:right w:val="single" w:sz="4" w:space="0" w:color="000000"/>
            </w:tcBorders>
            <w:shd w:val="clear" w:color="auto" w:fill="auto"/>
            <w:vAlign w:val="bottom"/>
            <w:hideMark/>
          </w:tcPr>
          <w:p w14:paraId="0FA74F6B" w14:textId="77777777" w:rsidR="00D501A5" w:rsidRPr="000762DF" w:rsidRDefault="00D501A5" w:rsidP="00487F68">
            <w:pPr>
              <w:jc w:val="both"/>
              <w:rPr>
                <w:rFonts w:asciiTheme="minorHAnsi" w:eastAsia="Times New Roman" w:hAnsiTheme="minorHAnsi" w:cstheme="minorHAnsi"/>
                <w:sz w:val="18"/>
                <w:szCs w:val="18"/>
                <w:lang w:val="en-US"/>
              </w:rPr>
            </w:pPr>
            <w:r w:rsidRPr="000762DF">
              <w:rPr>
                <w:rFonts w:asciiTheme="minorHAnsi" w:eastAsia="Times New Roman" w:hAnsiTheme="minorHAnsi" w:cstheme="minorHAnsi"/>
                <w:sz w:val="18"/>
                <w:szCs w:val="18"/>
                <w:lang w:val="en-US"/>
              </w:rPr>
              <w:t>No</w:t>
            </w:r>
          </w:p>
        </w:tc>
        <w:tc>
          <w:tcPr>
            <w:tcW w:w="1800" w:type="dxa"/>
            <w:tcBorders>
              <w:top w:val="nil"/>
              <w:left w:val="nil"/>
              <w:bottom w:val="single" w:sz="4" w:space="0" w:color="000000"/>
              <w:right w:val="single" w:sz="4" w:space="0" w:color="000000"/>
            </w:tcBorders>
            <w:shd w:val="clear" w:color="auto" w:fill="auto"/>
            <w:vAlign w:val="bottom"/>
            <w:hideMark/>
          </w:tcPr>
          <w:p w14:paraId="209E6B87" w14:textId="77777777" w:rsidR="00D501A5" w:rsidRPr="000762DF" w:rsidRDefault="00D501A5" w:rsidP="00EC6620">
            <w:pPr>
              <w:keepNext/>
              <w:jc w:val="both"/>
              <w:rPr>
                <w:rFonts w:asciiTheme="minorHAnsi" w:eastAsia="Times New Roman" w:hAnsiTheme="minorHAnsi" w:cstheme="minorHAnsi"/>
                <w:sz w:val="18"/>
                <w:szCs w:val="18"/>
                <w:lang w:val="en-US"/>
              </w:rPr>
            </w:pPr>
            <w:r w:rsidRPr="000762DF">
              <w:rPr>
                <w:rFonts w:asciiTheme="minorHAnsi" w:eastAsia="Times New Roman" w:hAnsiTheme="minorHAnsi" w:cstheme="minorHAnsi"/>
                <w:sz w:val="18"/>
                <w:szCs w:val="18"/>
                <w:lang w:val="en-US"/>
              </w:rPr>
              <w:t>No</w:t>
            </w:r>
          </w:p>
        </w:tc>
      </w:tr>
    </w:tbl>
    <w:p w14:paraId="0FF115F9" w14:textId="76B1220E" w:rsidR="000142E6" w:rsidRDefault="000142E6">
      <w:pPr>
        <w:pStyle w:val="Caption"/>
      </w:pPr>
      <w:bookmarkStart w:id="93" w:name="_Toc374286439"/>
      <w:r>
        <w:t xml:space="preserve">Tabla </w:t>
      </w:r>
      <w:fldSimple w:instr=" STYLEREF 1 \s ">
        <w:r w:rsidR="004B17DA">
          <w:rPr>
            <w:noProof/>
          </w:rPr>
          <w:t>2</w:t>
        </w:r>
      </w:fldSimple>
      <w:r w:rsidR="003E7C15">
        <w:t>.</w:t>
      </w:r>
      <w:fldSimple w:instr=" SEQ Tabla \* ARABIC \s 1 ">
        <w:r w:rsidR="004B17DA">
          <w:rPr>
            <w:noProof/>
          </w:rPr>
          <w:t>3</w:t>
        </w:r>
      </w:fldSimple>
      <w:r>
        <w:t xml:space="preserve"> </w:t>
      </w:r>
      <w:r w:rsidRPr="002844FD">
        <w:t>Capacidades de migración, configuración e inclusión de nuevos servicios</w:t>
      </w:r>
      <w:r w:rsidR="0089778E">
        <w:t>.</w:t>
      </w:r>
      <w:bookmarkEnd w:id="93"/>
    </w:p>
    <w:p w14:paraId="57389996" w14:textId="684565A2" w:rsidR="008673AD" w:rsidRPr="00EC6620" w:rsidRDefault="008673AD">
      <w:pPr>
        <w:jc w:val="both"/>
        <w:rPr>
          <w:rFonts w:asciiTheme="minorHAnsi" w:hAnsiTheme="minorHAnsi" w:cstheme="minorHAnsi"/>
        </w:rPr>
      </w:pPr>
    </w:p>
    <w:p w14:paraId="46200276" w14:textId="77777777" w:rsidR="008673AD" w:rsidRPr="00EC6620" w:rsidRDefault="008673AD">
      <w:pPr>
        <w:jc w:val="both"/>
        <w:rPr>
          <w:rFonts w:asciiTheme="minorHAnsi" w:hAnsiTheme="minorHAnsi" w:cstheme="minorHAnsi"/>
        </w:rPr>
      </w:pPr>
      <w:r w:rsidRPr="00EC6620">
        <w:rPr>
          <w:rFonts w:asciiTheme="minorHAnsi" w:hAnsiTheme="minorHAnsi" w:cstheme="minorHAnsi"/>
        </w:rPr>
        <w:t xml:space="preserve">El dato más destacable es que ninguna de las herramientas posee facilidades para migrar desde otro framework. Esto obliga a que el desarrollador deba recodificar su aplicación en caso de querer migrar. Otro de los datos interesantes es que salvo </w:t>
      </w:r>
      <w:proofErr w:type="spellStart"/>
      <w:r w:rsidRPr="00EC6620">
        <w:rPr>
          <w:rFonts w:asciiTheme="minorHAnsi" w:hAnsiTheme="minorHAnsi" w:cstheme="minorHAnsi"/>
        </w:rPr>
        <w:t>CloudLoop</w:t>
      </w:r>
      <w:proofErr w:type="spellEnd"/>
      <w:r w:rsidRPr="00EC6620">
        <w:rPr>
          <w:rFonts w:asciiTheme="minorHAnsi" w:hAnsiTheme="minorHAnsi" w:cstheme="minorHAnsi"/>
        </w:rPr>
        <w:t>, ninguna de las herramientas trabaja la instanciación y configuración de servicios por medio de archivos y fábricas o mecanismos similares. En estos casos, el código debe modificarse cuando se desea cambiar de proveedor, credenciales, etc. También se puede apreciar que en general se puede decir que es simple implementar nuevos servicios en todos los frameworks sacando Dasein y JetS3t. Estos últimos productos tienen deficiencias en la definición de sus interfaces y/o documentación que hacen que implementar un nuevo servicio no sea una tarea trivial.</w:t>
      </w:r>
    </w:p>
    <w:p w14:paraId="0A69F627" w14:textId="77777777" w:rsidR="001B3EB7" w:rsidRDefault="001B3EB7" w:rsidP="00D728AB">
      <w:pPr>
        <w:jc w:val="center"/>
        <w:rPr>
          <w:rFonts w:asciiTheme="minorHAnsi" w:hAnsiTheme="minorHAnsi" w:cstheme="minorHAnsi"/>
        </w:rPr>
      </w:pPr>
    </w:p>
    <w:p w14:paraId="6DF7433B" w14:textId="77777777" w:rsidR="000142E6" w:rsidRDefault="000142E6">
      <w:pPr>
        <w:spacing w:line="240" w:lineRule="auto"/>
        <w:rPr>
          <w:b/>
          <w:bCs/>
          <w:color w:val="111111"/>
          <w:sz w:val="52"/>
          <w:szCs w:val="52"/>
        </w:rPr>
      </w:pPr>
      <w:r>
        <w:rPr>
          <w:szCs w:val="52"/>
        </w:rPr>
        <w:br w:type="page"/>
      </w:r>
    </w:p>
    <w:p w14:paraId="68321888" w14:textId="77777777" w:rsidR="000142E6" w:rsidRDefault="000142E6" w:rsidP="000142E6">
      <w:pPr>
        <w:pStyle w:val="Heading1"/>
        <w:spacing w:before="240" w:after="0"/>
        <w:rPr>
          <w:szCs w:val="52"/>
        </w:rPr>
        <w:sectPr w:rsidR="000142E6" w:rsidSect="00BB1E8A">
          <w:pgSz w:w="12240" w:h="15840"/>
          <w:pgMar w:top="1440" w:right="1440" w:bottom="1440" w:left="1440" w:header="720" w:footer="720" w:gutter="0"/>
          <w:cols w:space="720"/>
          <w:docGrid w:linePitch="360"/>
        </w:sectPr>
      </w:pPr>
    </w:p>
    <w:p w14:paraId="29A84CB3" w14:textId="7A888A07" w:rsidR="000142E6" w:rsidRDefault="000142E6" w:rsidP="00C7776D">
      <w:pPr>
        <w:pStyle w:val="Heading1"/>
        <w:spacing w:before="240" w:after="0"/>
        <w:rPr>
          <w:szCs w:val="52"/>
        </w:rPr>
        <w:sectPr w:rsidR="000142E6" w:rsidSect="00EC6620">
          <w:pgSz w:w="12240" w:h="15840"/>
          <w:pgMar w:top="1440" w:right="1440" w:bottom="1440" w:left="1440" w:header="720" w:footer="720" w:gutter="0"/>
          <w:cols w:space="720"/>
          <w:vAlign w:val="center"/>
          <w:docGrid w:linePitch="360"/>
        </w:sectPr>
      </w:pPr>
      <w:r>
        <w:rPr>
          <w:szCs w:val="52"/>
        </w:rPr>
        <w:lastRenderedPageBreak/>
        <w:t xml:space="preserve"> </w:t>
      </w:r>
      <w:bookmarkStart w:id="94" w:name="_Toc372994990"/>
      <w:bookmarkStart w:id="95" w:name="_Toc374286513"/>
      <w:bookmarkEnd w:id="94"/>
      <w:bookmarkEnd w:id="95"/>
    </w:p>
    <w:p w14:paraId="3B70FF7D" w14:textId="77777777" w:rsidR="000142E6" w:rsidRDefault="000142E6" w:rsidP="000142E6">
      <w:pPr>
        <w:pStyle w:val="Heading2"/>
        <w:ind w:left="1416" w:hanging="1416"/>
      </w:pPr>
      <w:bookmarkStart w:id="96" w:name="_Toc372994991"/>
      <w:bookmarkStart w:id="97" w:name="_Toc374286514"/>
      <w:r>
        <w:lastRenderedPageBreak/>
        <w:t>3. Enfoque</w:t>
      </w:r>
      <w:bookmarkEnd w:id="96"/>
      <w:bookmarkEnd w:id="97"/>
    </w:p>
    <w:p w14:paraId="4A594943" w14:textId="77777777" w:rsidR="0089778E" w:rsidRPr="00CC6B4D" w:rsidRDefault="0089778E" w:rsidP="00EC6620"/>
    <w:p w14:paraId="79062524" w14:textId="61A865E2" w:rsidR="000142E6" w:rsidRDefault="000142E6" w:rsidP="000142E6">
      <w:pPr>
        <w:jc w:val="both"/>
        <w:rPr>
          <w:rFonts w:asciiTheme="minorHAnsi" w:hAnsiTheme="minorHAnsi" w:cstheme="minorHAnsi"/>
        </w:rPr>
      </w:pPr>
      <w:r>
        <w:rPr>
          <w:rFonts w:asciiTheme="minorHAnsi" w:hAnsiTheme="minorHAnsi" w:cstheme="minorHAnsi"/>
        </w:rPr>
        <w:t xml:space="preserve">Durante el desarrollo del capítulo anterior se analizaron los puntos fuertes y débiles de cada una de las herramientas actuales. El resultado de este análisis evidenció una serie de problemas comunes a todas las herramientas que se relacionan fundamentalmente con las capacidades de migración. Por un lado podemos distinguir la migración de aplicaciones entre servicios, por ejemplo de Amazon S3 a Google Storage. Este tipo de migración suele ser tenida en cuenta por los diseñadores de las herramientas para </w:t>
      </w:r>
      <w:r>
        <w:rPr>
          <w:rFonts w:asciiTheme="minorHAnsi" w:hAnsiTheme="minorHAnsi" w:cstheme="minorHAnsi"/>
          <w:i/>
        </w:rPr>
        <w:t>C</w:t>
      </w:r>
      <w:r w:rsidRPr="00151196">
        <w:rPr>
          <w:rFonts w:asciiTheme="minorHAnsi" w:hAnsiTheme="minorHAnsi" w:cstheme="minorHAnsi"/>
          <w:i/>
        </w:rPr>
        <w:t xml:space="preserve">loud </w:t>
      </w:r>
      <w:r>
        <w:rPr>
          <w:rFonts w:asciiTheme="minorHAnsi" w:hAnsiTheme="minorHAnsi" w:cstheme="minorHAnsi"/>
          <w:i/>
        </w:rPr>
        <w:t>C</w:t>
      </w:r>
      <w:r w:rsidRPr="00151196">
        <w:rPr>
          <w:rFonts w:asciiTheme="minorHAnsi" w:hAnsiTheme="minorHAnsi" w:cstheme="minorHAnsi"/>
          <w:i/>
        </w:rPr>
        <w:t>omputing</w:t>
      </w:r>
      <w:r>
        <w:rPr>
          <w:rFonts w:asciiTheme="minorHAnsi" w:hAnsiTheme="minorHAnsi" w:cstheme="minorHAnsi"/>
        </w:rPr>
        <w:t>, pero no se encuentra disponible un mecanismo que realmente facilite la tarea al usuario</w:t>
      </w:r>
      <w:r w:rsidR="008029CF">
        <w:rPr>
          <w:rFonts w:asciiTheme="minorHAnsi" w:hAnsiTheme="minorHAnsi" w:cstheme="minorHAnsi"/>
        </w:rPr>
        <w:t xml:space="preserve"> </w:t>
      </w:r>
      <w:r>
        <w:rPr>
          <w:rFonts w:asciiTheme="minorHAnsi" w:hAnsiTheme="minorHAnsi" w:cstheme="minorHAnsi"/>
        </w:rPr>
        <w:t xml:space="preserve">que en muchos casos debe volver a codificar para adaptarse a los objetos del nuevo servicio. Por otro lado, se requiere la capacidad de migrar de aplicaciones entre herramientas o frameworks para </w:t>
      </w:r>
      <w:r>
        <w:rPr>
          <w:rFonts w:asciiTheme="minorHAnsi" w:hAnsiTheme="minorHAnsi" w:cstheme="minorHAnsi"/>
          <w:i/>
          <w:lang w:eastAsia="es-AR"/>
        </w:rPr>
        <w:t>Cloud Computing</w:t>
      </w:r>
      <w:r>
        <w:rPr>
          <w:rFonts w:asciiTheme="minorHAnsi" w:hAnsiTheme="minorHAnsi" w:cstheme="minorHAnsi"/>
        </w:rPr>
        <w:t>. Un ejemplo de esto sería tener una aplicación codificada con el SDK de Amazon S3 y querer comenzar a utilizar Google Storage provisto por jClouds. Ninguna de las herramientas disponibles en la actualidad considera este tipo de migración y esto deriva en que el desarrollador deba recodificar la aplicación para utilizar la nueva plataforma.</w:t>
      </w:r>
    </w:p>
    <w:p w14:paraId="7BCBC1E6" w14:textId="77777777" w:rsidR="000142E6" w:rsidRDefault="000142E6" w:rsidP="000142E6">
      <w:pPr>
        <w:jc w:val="both"/>
        <w:rPr>
          <w:rFonts w:asciiTheme="minorHAnsi" w:hAnsiTheme="minorHAnsi" w:cstheme="minorHAnsi"/>
        </w:rPr>
      </w:pPr>
    </w:p>
    <w:p w14:paraId="52DA7D14" w14:textId="77777777" w:rsidR="000142E6" w:rsidRDefault="000142E6" w:rsidP="000142E6">
      <w:pPr>
        <w:jc w:val="both"/>
        <w:rPr>
          <w:rFonts w:asciiTheme="minorHAnsi" w:hAnsiTheme="minorHAnsi" w:cstheme="minorHAnsi"/>
        </w:rPr>
      </w:pPr>
      <w:r>
        <w:rPr>
          <w:rFonts w:asciiTheme="minorHAnsi" w:hAnsiTheme="minorHAnsi" w:cstheme="minorHAnsi"/>
        </w:rPr>
        <w:t xml:space="preserve">Si analizamos una aplicación de </w:t>
      </w:r>
      <w:r>
        <w:rPr>
          <w:rFonts w:asciiTheme="minorHAnsi" w:hAnsiTheme="minorHAnsi" w:cstheme="minorHAnsi"/>
          <w:i/>
          <w:lang w:eastAsia="es-AR"/>
        </w:rPr>
        <w:t xml:space="preserve">Cloud Computing </w:t>
      </w:r>
      <w:r>
        <w:rPr>
          <w:rFonts w:asciiTheme="minorHAnsi" w:hAnsiTheme="minorHAnsi" w:cstheme="minorHAnsi"/>
        </w:rPr>
        <w:t xml:space="preserve">actual, vamos a notar que la interacción con el proveedor de servicios está planteada de dos maneras. La primera, que suele ser el enfoque inicial desarrollado por cualquier aplicación, es utilizar directamente la API del proveedor de servicios. La segunda, ya más elaborada, es utilizar un framework que soporte internamente la API del proveedor de servicios ganando cierto grado de flexibilidad a la hora de querer migrar. Sin embargo, no se tiene la garantía de que el framework elegido vaya a soportar al proveedor que se decida utilizar en el futuro. </w:t>
      </w:r>
    </w:p>
    <w:p w14:paraId="22FD5118" w14:textId="77777777" w:rsidR="000142E6" w:rsidRDefault="000142E6" w:rsidP="000142E6">
      <w:pPr>
        <w:jc w:val="both"/>
        <w:rPr>
          <w:rFonts w:asciiTheme="minorHAnsi" w:hAnsiTheme="minorHAnsi" w:cstheme="minorHAnsi"/>
        </w:rPr>
      </w:pPr>
    </w:p>
    <w:p w14:paraId="6B1CBD9D" w14:textId="6841F551" w:rsidR="000142E6" w:rsidRDefault="000142E6" w:rsidP="000142E6">
      <w:pPr>
        <w:jc w:val="both"/>
        <w:rPr>
          <w:rFonts w:asciiTheme="minorHAnsi" w:hAnsiTheme="minorHAnsi" w:cstheme="minorHAnsi"/>
        </w:rPr>
      </w:pPr>
      <w:r w:rsidRPr="00151196">
        <w:rPr>
          <w:rFonts w:asciiTheme="minorHAnsi" w:hAnsiTheme="minorHAnsi" w:cstheme="minorHAnsi"/>
        </w:rPr>
        <w:t xml:space="preserve">De acuerdo a la problemática planteada, el objetivo de este trabajo </w:t>
      </w:r>
      <w:r>
        <w:rPr>
          <w:rFonts w:asciiTheme="minorHAnsi" w:hAnsiTheme="minorHAnsi" w:cstheme="minorHAnsi"/>
        </w:rPr>
        <w:t>fue</w:t>
      </w:r>
      <w:r w:rsidRPr="00151196">
        <w:rPr>
          <w:rFonts w:asciiTheme="minorHAnsi" w:hAnsiTheme="minorHAnsi" w:cstheme="minorHAnsi"/>
        </w:rPr>
        <w:t xml:space="preserve"> crear un framework</w:t>
      </w:r>
      <w:r>
        <w:rPr>
          <w:rFonts w:asciiTheme="minorHAnsi" w:hAnsiTheme="minorHAnsi" w:cstheme="minorHAnsi"/>
        </w:rPr>
        <w:t>, llamado Aether,</w:t>
      </w:r>
      <w:r w:rsidRPr="00151196">
        <w:rPr>
          <w:rFonts w:asciiTheme="minorHAnsi" w:hAnsiTheme="minorHAnsi" w:cstheme="minorHAnsi"/>
        </w:rPr>
        <w:t xml:space="preserve"> que reduzca el esfuerzo de codificación para migrar una aplicación entre proveedores de servicios de </w:t>
      </w:r>
      <w:r w:rsidRPr="00151196">
        <w:rPr>
          <w:rFonts w:asciiTheme="minorHAnsi" w:hAnsiTheme="minorHAnsi" w:cstheme="minorHAnsi"/>
          <w:i/>
        </w:rPr>
        <w:t>Cloud Computing</w:t>
      </w:r>
      <w:r>
        <w:rPr>
          <w:rFonts w:asciiTheme="minorHAnsi" w:hAnsiTheme="minorHAnsi" w:cstheme="minorHAnsi"/>
        </w:rPr>
        <w:t xml:space="preserve">. Si queremos lograr que el usuario tenga costos mínimos para migrar no existe otra manera que accionar directamente sobre el punto compartido entre cualquier aplicación de </w:t>
      </w:r>
      <w:r>
        <w:rPr>
          <w:rFonts w:asciiTheme="minorHAnsi" w:hAnsiTheme="minorHAnsi" w:cstheme="minorHAnsi"/>
          <w:i/>
          <w:lang w:eastAsia="es-AR"/>
        </w:rPr>
        <w:t>Cloud Computing</w:t>
      </w:r>
      <w:r>
        <w:rPr>
          <w:rFonts w:asciiTheme="minorHAnsi" w:hAnsiTheme="minorHAnsi" w:cstheme="minorHAnsi"/>
        </w:rPr>
        <w:t>: la comunicación entre la aplicación y el proveedor. En términos técnicos se debe abordar la problemática asociada al monitoreo y análisis de</w:t>
      </w:r>
      <w:r w:rsidR="008029CF">
        <w:rPr>
          <w:rFonts w:asciiTheme="minorHAnsi" w:hAnsiTheme="minorHAnsi" w:cstheme="minorHAnsi"/>
        </w:rPr>
        <w:t xml:space="preserve"> </w:t>
      </w:r>
      <w:r>
        <w:rPr>
          <w:rFonts w:asciiTheme="minorHAnsi" w:hAnsiTheme="minorHAnsi" w:cstheme="minorHAnsi"/>
        </w:rPr>
        <w:t xml:space="preserve">las invocaciones de una aplicación a las </w:t>
      </w:r>
      <w:proofErr w:type="spellStart"/>
      <w:r>
        <w:rPr>
          <w:rFonts w:asciiTheme="minorHAnsi" w:hAnsiTheme="minorHAnsi" w:cstheme="minorHAnsi"/>
        </w:rPr>
        <w:t>APIs</w:t>
      </w:r>
      <w:proofErr w:type="spellEnd"/>
      <w:r>
        <w:rPr>
          <w:rFonts w:asciiTheme="minorHAnsi" w:hAnsiTheme="minorHAnsi" w:cstheme="minorHAnsi"/>
        </w:rPr>
        <w:t xml:space="preserve"> de los proveedores de servicios. Una vista conceptual de cómo Aether aborda esta</w:t>
      </w:r>
      <w:r w:rsidR="00674C92">
        <w:rPr>
          <w:rFonts w:asciiTheme="minorHAnsi" w:hAnsiTheme="minorHAnsi" w:cstheme="minorHAnsi"/>
        </w:rPr>
        <w:t xml:space="preserve"> problemática se muestra en la f</w:t>
      </w:r>
      <w:r>
        <w:rPr>
          <w:rFonts w:asciiTheme="minorHAnsi" w:hAnsiTheme="minorHAnsi" w:cstheme="minorHAnsi"/>
        </w:rPr>
        <w:t>igura 3.1.</w:t>
      </w:r>
    </w:p>
    <w:p w14:paraId="49DF17F0" w14:textId="77777777" w:rsidR="0089778E" w:rsidRDefault="0089778E" w:rsidP="000142E6">
      <w:pPr>
        <w:jc w:val="both"/>
        <w:rPr>
          <w:rFonts w:asciiTheme="minorHAnsi" w:hAnsiTheme="minorHAnsi" w:cstheme="minorHAnsi"/>
        </w:rPr>
      </w:pPr>
    </w:p>
    <w:p w14:paraId="79003906" w14:textId="77777777" w:rsidR="000142E6" w:rsidRDefault="000142E6" w:rsidP="00EC6620">
      <w:pPr>
        <w:keepNext/>
        <w:jc w:val="center"/>
      </w:pPr>
      <w:r w:rsidRPr="00EC6620">
        <w:rPr>
          <w:rFonts w:asciiTheme="minorHAnsi" w:hAnsiTheme="minorHAnsi" w:cstheme="minorHAnsi"/>
          <w:noProof/>
          <w:lang w:eastAsia="es-AR"/>
        </w:rPr>
        <w:lastRenderedPageBreak/>
        <w:drawing>
          <wp:inline distT="0" distB="0" distL="0" distR="0" wp14:anchorId="2CDCA4FA" wp14:editId="27B1D454">
            <wp:extent cx="5943600" cy="4152900"/>
            <wp:effectExtent l="0" t="0" r="0" b="0"/>
            <wp:docPr id="8" name="Picture 8" descr="G:\Downloads\HRX8\RA5\Enfoque 2.1 mas abstra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Downloads\HRX8\RA5\Enfoque 2.1 mas abstracto.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152900"/>
                    </a:xfrm>
                    <a:prstGeom prst="rect">
                      <a:avLst/>
                    </a:prstGeom>
                    <a:noFill/>
                    <a:ln>
                      <a:noFill/>
                    </a:ln>
                  </pic:spPr>
                </pic:pic>
              </a:graphicData>
            </a:graphic>
          </wp:inline>
        </w:drawing>
      </w:r>
    </w:p>
    <w:p w14:paraId="48A31D35" w14:textId="48C3D3DB" w:rsidR="000142E6" w:rsidRDefault="000142E6" w:rsidP="00EC6620">
      <w:pPr>
        <w:pStyle w:val="Caption"/>
        <w:rPr>
          <w:rFonts w:cstheme="minorHAnsi"/>
        </w:rPr>
      </w:pPr>
      <w:bookmarkStart w:id="98" w:name="_Toc374286451"/>
      <w:r>
        <w:t xml:space="preserve">Figura </w:t>
      </w:r>
      <w:fldSimple w:instr=" STYLEREF 1 \s ">
        <w:r w:rsidR="004B17DA">
          <w:rPr>
            <w:noProof/>
          </w:rPr>
          <w:t>3</w:t>
        </w:r>
      </w:fldSimple>
      <w:r w:rsidR="007C3537">
        <w:t>.</w:t>
      </w:r>
      <w:fldSimple w:instr=" SEQ Figura \* ARABIC \s 1 ">
        <w:r w:rsidR="004B17DA">
          <w:rPr>
            <w:noProof/>
          </w:rPr>
          <w:t>1</w:t>
        </w:r>
      </w:fldSimple>
      <w:r>
        <w:t xml:space="preserve"> </w:t>
      </w:r>
      <w:r w:rsidRPr="00B704F3">
        <w:t>Vista Conceptual de Aether</w:t>
      </w:r>
      <w:r>
        <w:t>.</w:t>
      </w:r>
      <w:bookmarkEnd w:id="98"/>
    </w:p>
    <w:p w14:paraId="1D3B456A" w14:textId="77777777" w:rsidR="000142E6" w:rsidRDefault="000142E6" w:rsidP="000142E6">
      <w:pPr>
        <w:jc w:val="both"/>
        <w:rPr>
          <w:rFonts w:asciiTheme="minorHAnsi" w:hAnsiTheme="minorHAnsi" w:cstheme="minorHAnsi"/>
        </w:rPr>
      </w:pPr>
    </w:p>
    <w:p w14:paraId="05E2AB2F" w14:textId="77777777" w:rsidR="000142E6" w:rsidRDefault="000142E6" w:rsidP="000142E6">
      <w:pPr>
        <w:jc w:val="both"/>
        <w:rPr>
          <w:rFonts w:asciiTheme="minorHAnsi" w:hAnsiTheme="minorHAnsi" w:cstheme="minorHAnsi"/>
        </w:rPr>
      </w:pPr>
      <w:r>
        <w:rPr>
          <w:rFonts w:asciiTheme="minorHAnsi" w:hAnsiTheme="minorHAnsi" w:cstheme="minorHAnsi"/>
        </w:rPr>
        <w:t>Como puede apreciarse</w:t>
      </w:r>
      <w:r w:rsidRPr="002072BD">
        <w:rPr>
          <w:rFonts w:asciiTheme="minorHAnsi" w:hAnsiTheme="minorHAnsi" w:cstheme="minorHAnsi"/>
        </w:rPr>
        <w:t xml:space="preserve">, </w:t>
      </w:r>
      <w:r>
        <w:rPr>
          <w:rFonts w:asciiTheme="minorHAnsi" w:hAnsiTheme="minorHAnsi" w:cstheme="minorHAnsi"/>
        </w:rPr>
        <w:t>el primer paso para utilizar Aether consiste en configurar el framework para que comience a interceptar las llamadas de la aplicación del usuario (1). Tan solo se necesitan las credenciales del proveedor que se desea utilizar e información sobre la aplicación del usuario para que Aether reconozca que métodos debe monitorear. Una vez configurado, Aether</w:t>
      </w:r>
      <w:r w:rsidRPr="002072BD">
        <w:rPr>
          <w:rFonts w:asciiTheme="minorHAnsi" w:hAnsiTheme="minorHAnsi" w:cstheme="minorHAnsi"/>
        </w:rPr>
        <w:t xml:space="preserve"> </w:t>
      </w:r>
      <w:r>
        <w:rPr>
          <w:rFonts w:asciiTheme="minorHAnsi" w:hAnsiTheme="minorHAnsi" w:cstheme="minorHAnsi"/>
        </w:rPr>
        <w:t xml:space="preserve">analiza </w:t>
      </w:r>
      <w:r w:rsidRPr="002072BD">
        <w:rPr>
          <w:rFonts w:asciiTheme="minorHAnsi" w:hAnsiTheme="minorHAnsi" w:cstheme="minorHAnsi"/>
        </w:rPr>
        <w:t xml:space="preserve">cada una </w:t>
      </w:r>
      <w:r>
        <w:rPr>
          <w:rFonts w:asciiTheme="minorHAnsi" w:hAnsiTheme="minorHAnsi" w:cstheme="minorHAnsi"/>
        </w:rPr>
        <w:t xml:space="preserve">de las </w:t>
      </w:r>
      <w:r w:rsidRPr="002072BD">
        <w:rPr>
          <w:rFonts w:asciiTheme="minorHAnsi" w:hAnsiTheme="minorHAnsi" w:cstheme="minorHAnsi"/>
        </w:rPr>
        <w:t>llamadas que la aplicación del usuario (</w:t>
      </w:r>
      <w:r>
        <w:rPr>
          <w:rFonts w:asciiTheme="minorHAnsi" w:hAnsiTheme="minorHAnsi" w:cstheme="minorHAnsi"/>
        </w:rPr>
        <w:t>a</w:t>
      </w:r>
      <w:r w:rsidRPr="002072BD">
        <w:rPr>
          <w:rFonts w:asciiTheme="minorHAnsi" w:hAnsiTheme="minorHAnsi" w:cstheme="minorHAnsi"/>
        </w:rPr>
        <w:t xml:space="preserve">plicación base) realiza a la API del proveedor del servicio </w:t>
      </w:r>
      <w:r w:rsidRPr="00151196">
        <w:rPr>
          <w:rFonts w:asciiTheme="minorHAnsi" w:hAnsiTheme="minorHAnsi" w:cstheme="minorHAnsi"/>
          <w:i/>
        </w:rPr>
        <w:t>Cloud</w:t>
      </w:r>
      <w:r w:rsidRPr="002072BD">
        <w:rPr>
          <w:rFonts w:asciiTheme="minorHAnsi" w:hAnsiTheme="minorHAnsi" w:cstheme="minorHAnsi"/>
        </w:rPr>
        <w:t xml:space="preserve"> (</w:t>
      </w:r>
      <w:r>
        <w:rPr>
          <w:rFonts w:asciiTheme="minorHAnsi" w:hAnsiTheme="minorHAnsi" w:cstheme="minorHAnsi"/>
        </w:rPr>
        <w:t>2</w:t>
      </w:r>
      <w:r w:rsidRPr="002072BD">
        <w:rPr>
          <w:rFonts w:asciiTheme="minorHAnsi" w:hAnsiTheme="minorHAnsi" w:cstheme="minorHAnsi"/>
        </w:rPr>
        <w:t xml:space="preserve">). </w:t>
      </w:r>
      <w:r>
        <w:rPr>
          <w:rFonts w:asciiTheme="minorHAnsi" w:hAnsiTheme="minorHAnsi" w:cstheme="minorHAnsi"/>
        </w:rPr>
        <w:t xml:space="preserve">Este modelo sencillo tiene como base principal al concepto de “reflexión” o “reflexión computacional” </w:t>
      </w:r>
      <w:sdt>
        <w:sdtPr>
          <w:rPr>
            <w:rFonts w:asciiTheme="minorHAnsi" w:hAnsiTheme="minorHAnsi" w:cstheme="minorHAnsi"/>
          </w:rPr>
          <w:id w:val="-2014294152"/>
          <w:citation/>
        </w:sdtPr>
        <w:sdtEndPr/>
        <w:sdtContent>
          <w:r>
            <w:rPr>
              <w:rFonts w:asciiTheme="minorHAnsi" w:hAnsiTheme="minorHAnsi" w:cstheme="minorHAnsi"/>
            </w:rPr>
            <w:fldChar w:fldCharType="begin"/>
          </w:r>
          <w:r w:rsidRPr="001754B6">
            <w:rPr>
              <w:rFonts w:asciiTheme="minorHAnsi" w:hAnsiTheme="minorHAnsi" w:cstheme="minorHAnsi"/>
              <w:lang w:val="es-ES"/>
            </w:rPr>
            <w:instrText xml:space="preserve"> CITATION For05 \l 1033 </w:instrText>
          </w:r>
          <w:r>
            <w:rPr>
              <w:rFonts w:asciiTheme="minorHAnsi" w:hAnsiTheme="minorHAnsi" w:cstheme="minorHAnsi"/>
            </w:rPr>
            <w:fldChar w:fldCharType="separate"/>
          </w:r>
          <w:r w:rsidR="00DC4200" w:rsidRPr="00DC4200">
            <w:rPr>
              <w:rFonts w:asciiTheme="minorHAnsi" w:hAnsiTheme="minorHAnsi" w:cstheme="minorHAnsi"/>
              <w:noProof/>
              <w:lang w:val="es-ES"/>
            </w:rPr>
            <w:t>(Forman &amp; Forman, 2005)</w:t>
          </w:r>
          <w:r>
            <w:rPr>
              <w:rFonts w:asciiTheme="minorHAnsi" w:hAnsiTheme="minorHAnsi" w:cstheme="minorHAnsi"/>
            </w:rPr>
            <w:fldChar w:fldCharType="end"/>
          </w:r>
        </w:sdtContent>
      </w:sdt>
      <w:sdt>
        <w:sdtPr>
          <w:rPr>
            <w:rFonts w:asciiTheme="minorHAnsi" w:hAnsiTheme="minorHAnsi" w:cstheme="minorHAnsi"/>
          </w:rPr>
          <w:id w:val="1832412189"/>
          <w:citation/>
        </w:sdtPr>
        <w:sdtEndPr/>
        <w:sdtContent>
          <w:r>
            <w:rPr>
              <w:rFonts w:asciiTheme="minorHAnsi" w:hAnsiTheme="minorHAnsi" w:cstheme="minorHAnsi"/>
            </w:rPr>
            <w:fldChar w:fldCharType="begin"/>
          </w:r>
          <w:r w:rsidRPr="001754B6">
            <w:rPr>
              <w:rFonts w:asciiTheme="minorHAnsi" w:hAnsiTheme="minorHAnsi" w:cstheme="minorHAnsi"/>
              <w:lang w:val="es-ES"/>
            </w:rPr>
            <w:instrText xml:space="preserve"> CITATION Sob13 \l 1033 </w:instrText>
          </w:r>
          <w:r>
            <w:rPr>
              <w:rFonts w:asciiTheme="minorHAnsi" w:hAnsiTheme="minorHAnsi" w:cstheme="minorHAnsi"/>
            </w:rPr>
            <w:fldChar w:fldCharType="separate"/>
          </w:r>
          <w:r w:rsidR="00DC4200">
            <w:rPr>
              <w:rFonts w:asciiTheme="minorHAnsi" w:hAnsiTheme="minorHAnsi" w:cstheme="minorHAnsi"/>
              <w:noProof/>
              <w:lang w:val="es-ES"/>
            </w:rPr>
            <w:t xml:space="preserve"> </w:t>
          </w:r>
          <w:r w:rsidR="00DC4200" w:rsidRPr="00DC4200">
            <w:rPr>
              <w:rFonts w:asciiTheme="minorHAnsi" w:hAnsiTheme="minorHAnsi" w:cstheme="minorHAnsi"/>
              <w:noProof/>
              <w:lang w:val="es-ES"/>
            </w:rPr>
            <w:t>(Sobel &amp; Friedman, 2013)</w:t>
          </w:r>
          <w:r>
            <w:rPr>
              <w:rFonts w:asciiTheme="minorHAnsi" w:hAnsiTheme="minorHAnsi" w:cstheme="minorHAnsi"/>
            </w:rPr>
            <w:fldChar w:fldCharType="end"/>
          </w:r>
        </w:sdtContent>
      </w:sdt>
      <w:r>
        <w:rPr>
          <w:rFonts w:asciiTheme="minorHAnsi" w:hAnsiTheme="minorHAnsi" w:cstheme="minorHAnsi"/>
        </w:rPr>
        <w:t>.</w:t>
      </w:r>
    </w:p>
    <w:p w14:paraId="63CDDBF9" w14:textId="77777777" w:rsidR="000142E6" w:rsidRDefault="000142E6" w:rsidP="000142E6">
      <w:pPr>
        <w:jc w:val="both"/>
        <w:rPr>
          <w:rFonts w:asciiTheme="minorHAnsi" w:hAnsiTheme="minorHAnsi" w:cstheme="minorHAnsi"/>
        </w:rPr>
      </w:pPr>
    </w:p>
    <w:p w14:paraId="6B7CDE9C" w14:textId="77777777" w:rsidR="000142E6" w:rsidRPr="009127BD" w:rsidRDefault="000142E6" w:rsidP="000142E6">
      <w:pPr>
        <w:jc w:val="both"/>
        <w:rPr>
          <w:rFonts w:asciiTheme="minorHAnsi" w:hAnsiTheme="minorHAnsi" w:cstheme="minorHAnsi"/>
        </w:rPr>
      </w:pPr>
      <w:r w:rsidRPr="009127BD">
        <w:rPr>
          <w:rFonts w:asciiTheme="minorHAnsi" w:hAnsiTheme="minorHAnsi" w:cstheme="minorHAnsi"/>
        </w:rPr>
        <w:t>Definimos reflexión como la habilidad de un programa de computación para examinarse y modificar su propia estructura y comport</w:t>
      </w:r>
      <w:r>
        <w:rPr>
          <w:rFonts w:asciiTheme="minorHAnsi" w:hAnsiTheme="minorHAnsi" w:cstheme="minorHAnsi"/>
        </w:rPr>
        <w:t xml:space="preserve">amiento en tiempo de ejecución. </w:t>
      </w:r>
      <w:r w:rsidRPr="009127BD">
        <w:rPr>
          <w:rFonts w:asciiTheme="minorHAnsi" w:hAnsiTheme="minorHAnsi" w:cstheme="minorHAnsi"/>
        </w:rPr>
        <w:t>En otras palabras, un lenguaje de programación que soporta reflexión provee una serie de características de tiempo de ejecución que posibilitan entre otras cosas:</w:t>
      </w:r>
    </w:p>
    <w:p w14:paraId="3074E9E1" w14:textId="77777777" w:rsidR="000142E6" w:rsidRPr="009127BD" w:rsidRDefault="000142E6" w:rsidP="000142E6">
      <w:pPr>
        <w:jc w:val="both"/>
        <w:rPr>
          <w:rFonts w:asciiTheme="minorHAnsi" w:hAnsiTheme="minorHAnsi" w:cstheme="minorHAnsi"/>
        </w:rPr>
      </w:pPr>
    </w:p>
    <w:p w14:paraId="103D2319" w14:textId="77777777" w:rsidR="000142E6" w:rsidRPr="00290759" w:rsidRDefault="000142E6" w:rsidP="000142E6">
      <w:pPr>
        <w:pStyle w:val="ListParagraph"/>
        <w:numPr>
          <w:ilvl w:val="0"/>
          <w:numId w:val="23"/>
        </w:numPr>
        <w:jc w:val="both"/>
        <w:rPr>
          <w:rFonts w:asciiTheme="minorHAnsi" w:hAnsiTheme="minorHAnsi" w:cstheme="minorHAnsi"/>
        </w:rPr>
      </w:pPr>
      <w:r w:rsidRPr="00290759">
        <w:rPr>
          <w:rFonts w:asciiTheme="minorHAnsi" w:hAnsiTheme="minorHAnsi" w:cstheme="minorHAnsi"/>
        </w:rPr>
        <w:t>Detectar y modificar construcciones de código en tiempo de ejecución.</w:t>
      </w:r>
    </w:p>
    <w:p w14:paraId="14783F11" w14:textId="77777777" w:rsidR="000142E6" w:rsidRPr="00290759" w:rsidRDefault="000142E6" w:rsidP="000142E6">
      <w:pPr>
        <w:pStyle w:val="ListParagraph"/>
        <w:numPr>
          <w:ilvl w:val="0"/>
          <w:numId w:val="23"/>
        </w:numPr>
        <w:jc w:val="both"/>
        <w:rPr>
          <w:rFonts w:asciiTheme="minorHAnsi" w:hAnsiTheme="minorHAnsi" w:cstheme="minorHAnsi"/>
        </w:rPr>
      </w:pPr>
      <w:r w:rsidRPr="00290759">
        <w:rPr>
          <w:rFonts w:asciiTheme="minorHAnsi" w:hAnsiTheme="minorHAnsi" w:cstheme="minorHAnsi"/>
        </w:rPr>
        <w:lastRenderedPageBreak/>
        <w:t xml:space="preserve">Convertir un </w:t>
      </w:r>
      <w:proofErr w:type="spellStart"/>
      <w:r w:rsidRPr="00290759">
        <w:rPr>
          <w:rFonts w:asciiTheme="minorHAnsi" w:hAnsiTheme="minorHAnsi" w:cstheme="minorHAnsi"/>
        </w:rPr>
        <w:t>string</w:t>
      </w:r>
      <w:proofErr w:type="spellEnd"/>
      <w:r w:rsidRPr="00290759">
        <w:rPr>
          <w:rFonts w:asciiTheme="minorHAnsi" w:hAnsiTheme="minorHAnsi" w:cstheme="minorHAnsi"/>
        </w:rPr>
        <w:t xml:space="preserve"> que representa el nombre de una clase o método en una referencia o una invocación a esa clase o método.</w:t>
      </w:r>
    </w:p>
    <w:p w14:paraId="64181F81" w14:textId="77777777" w:rsidR="000142E6" w:rsidRPr="00290759" w:rsidRDefault="000142E6" w:rsidP="000142E6">
      <w:pPr>
        <w:pStyle w:val="ListParagraph"/>
        <w:numPr>
          <w:ilvl w:val="0"/>
          <w:numId w:val="23"/>
        </w:numPr>
        <w:jc w:val="both"/>
        <w:rPr>
          <w:rFonts w:asciiTheme="minorHAnsi" w:hAnsiTheme="minorHAnsi" w:cstheme="minorHAnsi"/>
        </w:rPr>
      </w:pPr>
      <w:r w:rsidRPr="00290759">
        <w:rPr>
          <w:rFonts w:asciiTheme="minorHAnsi" w:hAnsiTheme="minorHAnsi" w:cstheme="minorHAnsi"/>
        </w:rPr>
        <w:t xml:space="preserve">Evaluar un </w:t>
      </w:r>
      <w:proofErr w:type="spellStart"/>
      <w:r w:rsidRPr="00290759">
        <w:rPr>
          <w:rFonts w:asciiTheme="minorHAnsi" w:hAnsiTheme="minorHAnsi" w:cstheme="minorHAnsi"/>
        </w:rPr>
        <w:t>string</w:t>
      </w:r>
      <w:proofErr w:type="spellEnd"/>
      <w:r w:rsidRPr="00290759">
        <w:rPr>
          <w:rFonts w:asciiTheme="minorHAnsi" w:hAnsiTheme="minorHAnsi" w:cstheme="minorHAnsi"/>
        </w:rPr>
        <w:t xml:space="preserve"> como si fuese código fuente en tiempo de ejecución.</w:t>
      </w:r>
    </w:p>
    <w:p w14:paraId="0C7D77C6" w14:textId="77777777" w:rsidR="000142E6" w:rsidRPr="009127BD" w:rsidRDefault="000142E6" w:rsidP="000142E6">
      <w:pPr>
        <w:jc w:val="both"/>
        <w:rPr>
          <w:rFonts w:asciiTheme="minorHAnsi" w:hAnsiTheme="minorHAnsi" w:cstheme="minorHAnsi"/>
        </w:rPr>
      </w:pPr>
    </w:p>
    <w:p w14:paraId="4468AD96" w14:textId="77777777" w:rsidR="000142E6" w:rsidRDefault="000142E6" w:rsidP="000142E6">
      <w:pPr>
        <w:jc w:val="both"/>
        <w:rPr>
          <w:rFonts w:asciiTheme="minorHAnsi" w:hAnsiTheme="minorHAnsi" w:cstheme="minorHAnsi"/>
        </w:rPr>
      </w:pPr>
      <w:r w:rsidRPr="009127BD">
        <w:rPr>
          <w:rFonts w:asciiTheme="minorHAnsi" w:hAnsiTheme="minorHAnsi" w:cstheme="minorHAnsi"/>
        </w:rPr>
        <w:t>En un lenguaje orientado a objetos como Java, esto significa tener la habilidad de inspeccionar clases, interfaces, métodos, campos, etc.</w:t>
      </w:r>
      <w:r>
        <w:rPr>
          <w:rFonts w:asciiTheme="minorHAnsi" w:hAnsiTheme="minorHAnsi" w:cstheme="minorHAnsi"/>
        </w:rPr>
        <w:t>,</w:t>
      </w:r>
      <w:r w:rsidRPr="009127BD">
        <w:rPr>
          <w:rFonts w:asciiTheme="minorHAnsi" w:hAnsiTheme="minorHAnsi" w:cstheme="minorHAnsi"/>
        </w:rPr>
        <w:t xml:space="preserve"> sin tener pleno conocimiento de sus nombres en tiempo de compilación</w:t>
      </w:r>
      <w:r>
        <w:rPr>
          <w:rFonts w:asciiTheme="minorHAnsi" w:hAnsiTheme="minorHAnsi" w:cstheme="minorHAnsi"/>
        </w:rPr>
        <w:t xml:space="preserve"> </w:t>
      </w:r>
      <w:sdt>
        <w:sdtPr>
          <w:rPr>
            <w:rFonts w:asciiTheme="minorHAnsi" w:hAnsiTheme="minorHAnsi" w:cstheme="minorHAnsi"/>
          </w:rPr>
          <w:id w:val="-1486237533"/>
          <w:citation/>
        </w:sdtPr>
        <w:sdtEndPr/>
        <w:sdtContent>
          <w:r>
            <w:rPr>
              <w:rFonts w:asciiTheme="minorHAnsi" w:hAnsiTheme="minorHAnsi" w:cstheme="minorHAnsi"/>
            </w:rPr>
            <w:fldChar w:fldCharType="begin"/>
          </w:r>
          <w:r w:rsidRPr="001754B6">
            <w:rPr>
              <w:rFonts w:asciiTheme="minorHAnsi" w:hAnsiTheme="minorHAnsi" w:cstheme="minorHAnsi"/>
              <w:lang w:val="es-ES"/>
            </w:rPr>
            <w:instrText xml:space="preserve"> CITATION Ora13 \l 1033 </w:instrText>
          </w:r>
          <w:r>
            <w:rPr>
              <w:rFonts w:asciiTheme="minorHAnsi" w:hAnsiTheme="minorHAnsi" w:cstheme="minorHAnsi"/>
            </w:rPr>
            <w:fldChar w:fldCharType="separate"/>
          </w:r>
          <w:r w:rsidR="00DC4200" w:rsidRPr="00DC4200">
            <w:rPr>
              <w:rFonts w:asciiTheme="minorHAnsi" w:hAnsiTheme="minorHAnsi" w:cstheme="minorHAnsi"/>
              <w:noProof/>
              <w:lang w:val="es-ES"/>
            </w:rPr>
            <w:t>(Oracle, 2013)</w:t>
          </w:r>
          <w:r>
            <w:rPr>
              <w:rFonts w:asciiTheme="minorHAnsi" w:hAnsiTheme="minorHAnsi" w:cstheme="minorHAnsi"/>
            </w:rPr>
            <w:fldChar w:fldCharType="end"/>
          </w:r>
        </w:sdtContent>
      </w:sdt>
      <w:r w:rsidRPr="009127BD">
        <w:rPr>
          <w:rFonts w:asciiTheme="minorHAnsi" w:hAnsiTheme="minorHAnsi" w:cstheme="minorHAnsi"/>
        </w:rPr>
        <w:t>.</w:t>
      </w:r>
      <w:r>
        <w:rPr>
          <w:rFonts w:asciiTheme="minorHAnsi" w:hAnsiTheme="minorHAnsi" w:cstheme="minorHAnsi"/>
        </w:rPr>
        <w:t xml:space="preserve"> </w:t>
      </w:r>
      <w:r w:rsidRPr="009127BD">
        <w:rPr>
          <w:rFonts w:asciiTheme="minorHAnsi" w:hAnsiTheme="minorHAnsi" w:cstheme="minorHAnsi"/>
        </w:rPr>
        <w:t>Más interesante para nuestro caso es la habilidad de cambiar el comportamiento de clases o métodos según decisiones tomadas en tiempo de ejecución.</w:t>
      </w:r>
      <w:r>
        <w:rPr>
          <w:rFonts w:asciiTheme="minorHAnsi" w:hAnsiTheme="minorHAnsi" w:cstheme="minorHAnsi"/>
        </w:rPr>
        <w:t xml:space="preserve"> </w:t>
      </w:r>
    </w:p>
    <w:p w14:paraId="7ED83858" w14:textId="77777777" w:rsidR="000142E6" w:rsidRDefault="000142E6" w:rsidP="000142E6">
      <w:pPr>
        <w:jc w:val="both"/>
        <w:rPr>
          <w:rFonts w:asciiTheme="minorHAnsi" w:hAnsiTheme="minorHAnsi" w:cstheme="minorHAnsi"/>
        </w:rPr>
      </w:pPr>
    </w:p>
    <w:p w14:paraId="47F6748A" w14:textId="77777777" w:rsidR="000142E6" w:rsidRDefault="000142E6" w:rsidP="000142E6">
      <w:pPr>
        <w:jc w:val="both"/>
        <w:rPr>
          <w:rFonts w:asciiTheme="minorHAnsi" w:hAnsiTheme="minorHAnsi" w:cstheme="minorHAnsi"/>
        </w:rPr>
      </w:pPr>
      <w:r w:rsidRPr="009127BD">
        <w:rPr>
          <w:rFonts w:asciiTheme="minorHAnsi" w:hAnsiTheme="minorHAnsi" w:cstheme="minorHAnsi"/>
        </w:rPr>
        <w:t xml:space="preserve">Haciendo uso de este tipo de funcionalidades </w:t>
      </w:r>
      <w:r>
        <w:rPr>
          <w:rFonts w:asciiTheme="minorHAnsi" w:hAnsiTheme="minorHAnsi" w:cstheme="minorHAnsi"/>
        </w:rPr>
        <w:t xml:space="preserve">Aether inspecciona cada método ejecutado por la aplicación del usuario hasta encontrar uno que coincida con la configuración seleccionada. Cuando se detecta la ejecución de uno de estos métodos se utiliza reflexión para cederle el control a Aether y modificar el comportamiento de la invocación en tiempo de ejecución (4). Las modificaciones consisten en traducir estas llamadas a las primitivas </w:t>
      </w:r>
      <w:r w:rsidRPr="002072BD">
        <w:rPr>
          <w:rFonts w:asciiTheme="minorHAnsi" w:hAnsiTheme="minorHAnsi" w:cstheme="minorHAnsi"/>
        </w:rPr>
        <w:t xml:space="preserve">equivalentes </w:t>
      </w:r>
      <w:r>
        <w:rPr>
          <w:rFonts w:asciiTheme="minorHAnsi" w:hAnsiTheme="minorHAnsi" w:cstheme="minorHAnsi"/>
        </w:rPr>
        <w:t>provistas por e</w:t>
      </w:r>
      <w:r w:rsidRPr="002072BD">
        <w:rPr>
          <w:rFonts w:asciiTheme="minorHAnsi" w:hAnsiTheme="minorHAnsi" w:cstheme="minorHAnsi"/>
        </w:rPr>
        <w:t>l pr</w:t>
      </w:r>
      <w:r>
        <w:rPr>
          <w:rFonts w:asciiTheme="minorHAnsi" w:hAnsiTheme="minorHAnsi" w:cstheme="minorHAnsi"/>
        </w:rPr>
        <w:t xml:space="preserve">oveedor configurado en Aether. Por ejemplo, si se estaba ejecutando el método “subir archivo” de Amazon S3 y el usuario desea utilizar Google Storage, esta traducción resultaría en el método equivalente de la API de Google. Trabajar de este modo hace posible el intercambio de proveedores en tiempo de ejecución sin la necesidad de modificar el código de la aplicación. </w:t>
      </w:r>
    </w:p>
    <w:p w14:paraId="54E1B39D" w14:textId="77777777" w:rsidR="000142E6" w:rsidRDefault="000142E6" w:rsidP="000142E6">
      <w:pPr>
        <w:jc w:val="both"/>
        <w:rPr>
          <w:rFonts w:asciiTheme="minorHAnsi" w:hAnsiTheme="minorHAnsi" w:cstheme="minorHAnsi"/>
        </w:rPr>
      </w:pPr>
    </w:p>
    <w:p w14:paraId="71B473EF" w14:textId="77777777" w:rsidR="000142E6" w:rsidRDefault="000142E6" w:rsidP="000142E6">
      <w:pPr>
        <w:jc w:val="both"/>
        <w:rPr>
          <w:rFonts w:asciiTheme="minorHAnsi" w:hAnsiTheme="minorHAnsi" w:cstheme="minorHAnsi"/>
        </w:rPr>
      </w:pPr>
      <w:r>
        <w:rPr>
          <w:rFonts w:asciiTheme="minorHAnsi" w:hAnsiTheme="minorHAnsi" w:cstheme="minorHAnsi"/>
        </w:rPr>
        <w:t>Internamente, Aether realiza sus traducciones valiéndose de dos módulos. Por un lado, tenemos a los protocolos de traducción. Cada uno de estos protocolos implementa las reglas para traducir de un modelo particular al modelo interno de Aether. Por el otro lado, se cuenta con una capa de abstracción de servicios que permite trabajar de manera uniforme con los servicios de distintos proveedores. Estos dos componentes se describen en las secciones 3.1.1 y 3.1.2 respectivamente.</w:t>
      </w:r>
    </w:p>
    <w:p w14:paraId="32D0993A" w14:textId="77777777" w:rsidR="000142E6" w:rsidRDefault="000142E6" w:rsidP="000142E6">
      <w:pPr>
        <w:jc w:val="both"/>
      </w:pPr>
    </w:p>
    <w:p w14:paraId="07931439" w14:textId="77777777" w:rsidR="000142E6" w:rsidRDefault="000142E6" w:rsidP="000142E6">
      <w:pPr>
        <w:pStyle w:val="Heading4"/>
      </w:pPr>
      <w:r>
        <w:t xml:space="preserve">3.1.1. </w:t>
      </w:r>
      <w:r w:rsidRPr="0083246A">
        <w:t xml:space="preserve">Capa de </w:t>
      </w:r>
      <w:r>
        <w:t>abstracción de servicios en Cloud</w:t>
      </w:r>
    </w:p>
    <w:p w14:paraId="6329817B" w14:textId="77777777" w:rsidR="0089778E" w:rsidRPr="00CC6B4D" w:rsidRDefault="0089778E" w:rsidP="00EC6620"/>
    <w:p w14:paraId="307B937E" w14:textId="77777777" w:rsidR="000142E6" w:rsidRPr="00D3305A" w:rsidRDefault="000142E6" w:rsidP="000142E6">
      <w:pPr>
        <w:jc w:val="both"/>
        <w:rPr>
          <w:rFonts w:asciiTheme="minorHAnsi" w:hAnsiTheme="minorHAnsi" w:cstheme="minorHAnsi"/>
        </w:rPr>
      </w:pPr>
      <w:r>
        <w:rPr>
          <w:rFonts w:asciiTheme="minorHAnsi" w:hAnsiTheme="minorHAnsi" w:cstheme="minorHAnsi"/>
        </w:rPr>
        <w:t xml:space="preserve">Los servicios de </w:t>
      </w:r>
      <w:r>
        <w:rPr>
          <w:rFonts w:asciiTheme="minorHAnsi" w:hAnsiTheme="minorHAnsi" w:cstheme="minorHAnsi"/>
          <w:i/>
          <w:lang w:eastAsia="es-AR"/>
        </w:rPr>
        <w:t xml:space="preserve">Cloud Computing </w:t>
      </w:r>
      <w:r>
        <w:rPr>
          <w:rFonts w:asciiTheme="minorHAnsi" w:hAnsiTheme="minorHAnsi" w:cstheme="minorHAnsi"/>
        </w:rPr>
        <w:t xml:space="preserve">se agrupan en categorías como almacenamiento y computo. A su vez, para cada categoría existe una gran variedad de proveedores que implementan servicios similares que, si bien difieren en detalles, mantienen una línea según el tipo de servicio. Teniendo esto en mente, podemos pensar en abstraer la funcionalidad común según el tipo se servicio. Esta es la función de la capa de abstracción de servicios en </w:t>
      </w:r>
      <w:r w:rsidRPr="00151196">
        <w:rPr>
          <w:rFonts w:asciiTheme="minorHAnsi" w:hAnsiTheme="minorHAnsi" w:cstheme="minorHAnsi"/>
          <w:i/>
        </w:rPr>
        <w:t>Cloud</w:t>
      </w:r>
      <w:r>
        <w:rPr>
          <w:rFonts w:asciiTheme="minorHAnsi" w:hAnsiTheme="minorHAnsi" w:cstheme="minorHAnsi"/>
        </w:rPr>
        <w:t xml:space="preserve"> de Aether. La idea es que cada implementación de servicios que Aether soporta debe respetar una serie de lineamientos definidos por esta capa con el objetivo de hacer </w:t>
      </w:r>
      <w:r>
        <w:rPr>
          <w:rFonts w:asciiTheme="minorHAnsi" w:hAnsiTheme="minorHAnsi" w:cstheme="minorHAnsi"/>
        </w:rPr>
        <w:lastRenderedPageBreak/>
        <w:t xml:space="preserve">compatibles a los servicios de distintos proveedores. Por ejemplo, si hablamos de servicios de almacenamiento esta capa debe ser capaz de exponer una interface uniforme para funcionalidades tales como subir y bajar archivos. Puertas adentro, esta capa se encarga de la invocación final al proveedor deseado realizando las traducciones que sean pertinentes. </w:t>
      </w:r>
    </w:p>
    <w:p w14:paraId="0FD618E0" w14:textId="77777777" w:rsidR="000142E6" w:rsidRPr="00D3305A" w:rsidRDefault="000142E6" w:rsidP="000142E6">
      <w:pPr>
        <w:jc w:val="both"/>
        <w:rPr>
          <w:rFonts w:asciiTheme="minorHAnsi" w:hAnsiTheme="minorHAnsi" w:cstheme="minorHAnsi"/>
        </w:rPr>
      </w:pPr>
    </w:p>
    <w:p w14:paraId="3CBCA431" w14:textId="77777777" w:rsidR="000142E6" w:rsidRDefault="000142E6" w:rsidP="00EC6620">
      <w:pPr>
        <w:keepNext/>
        <w:jc w:val="center"/>
      </w:pPr>
      <w:r w:rsidRPr="00EC6620">
        <w:rPr>
          <w:rFonts w:asciiTheme="minorHAnsi" w:hAnsiTheme="minorHAnsi" w:cstheme="minorHAnsi"/>
          <w:noProof/>
          <w:lang w:eastAsia="es-AR"/>
        </w:rPr>
        <w:drawing>
          <wp:inline distT="0" distB="0" distL="0" distR="0" wp14:anchorId="6C2B5542" wp14:editId="5572AE66">
            <wp:extent cx="5943600" cy="3527425"/>
            <wp:effectExtent l="0" t="0" r="0" b="0"/>
            <wp:docPr id="9" name="Picture 23" descr="G:\Downloads\HRX8\RA5\Capa de abstraccion de servic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Downloads\HRX8\RA5\Capa de abstraccion de servicios.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527425"/>
                    </a:xfrm>
                    <a:prstGeom prst="rect">
                      <a:avLst/>
                    </a:prstGeom>
                    <a:noFill/>
                    <a:ln>
                      <a:noFill/>
                    </a:ln>
                  </pic:spPr>
                </pic:pic>
              </a:graphicData>
            </a:graphic>
          </wp:inline>
        </w:drawing>
      </w:r>
    </w:p>
    <w:p w14:paraId="23850385" w14:textId="05D07C9D" w:rsidR="000142E6" w:rsidRPr="00D3305A" w:rsidRDefault="000142E6" w:rsidP="00EC6620">
      <w:pPr>
        <w:pStyle w:val="Caption"/>
        <w:rPr>
          <w:rFonts w:cstheme="minorHAnsi"/>
        </w:rPr>
      </w:pPr>
      <w:bookmarkStart w:id="99" w:name="_Toc374286452"/>
      <w:r>
        <w:t xml:space="preserve">Figura </w:t>
      </w:r>
      <w:fldSimple w:instr=" STYLEREF 1 \s ">
        <w:r w:rsidR="004B17DA">
          <w:rPr>
            <w:noProof/>
          </w:rPr>
          <w:t>3</w:t>
        </w:r>
      </w:fldSimple>
      <w:r w:rsidR="007C3537">
        <w:t>.</w:t>
      </w:r>
      <w:fldSimple w:instr=" SEQ Figura \* ARABIC \s 1 ">
        <w:r w:rsidR="004B17DA">
          <w:rPr>
            <w:noProof/>
          </w:rPr>
          <w:t>2</w:t>
        </w:r>
      </w:fldSimple>
      <w:r>
        <w:t xml:space="preserve"> </w:t>
      </w:r>
      <w:r w:rsidRPr="00E3270F">
        <w:t>Funcionamiento de la capa de abstracción de servicios.</w:t>
      </w:r>
      <w:bookmarkEnd w:id="99"/>
    </w:p>
    <w:p w14:paraId="270CD64F" w14:textId="77777777" w:rsidR="000142E6" w:rsidRDefault="000142E6" w:rsidP="000142E6">
      <w:pPr>
        <w:jc w:val="both"/>
        <w:rPr>
          <w:rFonts w:asciiTheme="minorHAnsi" w:hAnsiTheme="minorHAnsi" w:cstheme="minorHAnsi"/>
        </w:rPr>
      </w:pPr>
    </w:p>
    <w:p w14:paraId="32865DE8" w14:textId="0DEC8294" w:rsidR="000142E6" w:rsidRDefault="000142E6" w:rsidP="000142E6">
      <w:pPr>
        <w:jc w:val="both"/>
        <w:rPr>
          <w:rFonts w:asciiTheme="minorHAnsi" w:hAnsiTheme="minorHAnsi" w:cstheme="minorHAnsi"/>
        </w:rPr>
      </w:pPr>
      <w:r>
        <w:rPr>
          <w:rFonts w:asciiTheme="minorHAnsi" w:hAnsiTheme="minorHAnsi" w:cstheme="minorHAnsi"/>
        </w:rPr>
        <w:t>Como se puede apreciar en la figura 3.</w:t>
      </w:r>
      <w:r w:rsidR="0089778E">
        <w:rPr>
          <w:rFonts w:asciiTheme="minorHAnsi" w:hAnsiTheme="minorHAnsi" w:cstheme="minorHAnsi"/>
        </w:rPr>
        <w:t>2</w:t>
      </w:r>
      <w:r>
        <w:rPr>
          <w:rFonts w:asciiTheme="minorHAnsi" w:hAnsiTheme="minorHAnsi" w:cstheme="minorHAnsi"/>
        </w:rPr>
        <w:t>, descomponemos a la capa de abstracción de servicios en dos unidades, las interfaces públicas y las implementaciones de los proveedores particulares. Las interfaces públicas son las que proveen el punto de acceso estable y uniforme a la capa. Una vez recibida una invocación se debe chequear la configuración introducida</w:t>
      </w:r>
      <w:r w:rsidR="008029CF">
        <w:rPr>
          <w:rFonts w:asciiTheme="minorHAnsi" w:hAnsiTheme="minorHAnsi" w:cstheme="minorHAnsi"/>
        </w:rPr>
        <w:t xml:space="preserve"> </w:t>
      </w:r>
      <w:r>
        <w:rPr>
          <w:rFonts w:asciiTheme="minorHAnsi" w:hAnsiTheme="minorHAnsi" w:cstheme="minorHAnsi"/>
        </w:rPr>
        <w:t>en el repositorio de configuración. Esto incluye datos que se utilizaran para redireccionar la llamada al proveedor de servicios que sea necesario. Por ejemplo, si la configuración especifica que debe utilizarse Amazon S3 para tratar invocaciones de almacenamiento se deberán proveer las credenciales necesarias para poder trabajar con el servicio. Una vez obtenida la configuración tan solo se debe invocar a la nube necesaria a través de la implementación del proveedor seleccionado. Esta mecánica facilita el uso de la capa ya que no se debe tener conocimiento de quien va a realizar la invocación efectiva y puede cambiarse el comportamiento por medio de configuración.</w:t>
      </w:r>
    </w:p>
    <w:p w14:paraId="67CD5283" w14:textId="77777777" w:rsidR="000142E6" w:rsidRPr="00D3305A" w:rsidRDefault="000142E6" w:rsidP="000142E6">
      <w:pPr>
        <w:jc w:val="both"/>
        <w:rPr>
          <w:rFonts w:asciiTheme="minorHAnsi" w:hAnsiTheme="minorHAnsi" w:cstheme="minorHAnsi"/>
        </w:rPr>
      </w:pPr>
    </w:p>
    <w:p w14:paraId="4AE3657F" w14:textId="77777777" w:rsidR="000142E6" w:rsidRPr="00E4719D" w:rsidRDefault="000142E6" w:rsidP="000142E6">
      <w:pPr>
        <w:jc w:val="both"/>
        <w:rPr>
          <w:rFonts w:asciiTheme="minorHAnsi" w:hAnsiTheme="minorHAnsi" w:cstheme="minorHAnsi"/>
        </w:rPr>
      </w:pPr>
      <w:r>
        <w:rPr>
          <w:rFonts w:asciiTheme="minorHAnsi" w:hAnsiTheme="minorHAnsi" w:cstheme="minorHAnsi"/>
        </w:rPr>
        <w:lastRenderedPageBreak/>
        <w:t>En la próxima sección se describe como los protocolos de traducción de Aether utilizan esta capa de abstracción de servicios para realizar su tarea.</w:t>
      </w:r>
    </w:p>
    <w:p w14:paraId="10B9A749" w14:textId="77777777" w:rsidR="000142E6" w:rsidRDefault="000142E6" w:rsidP="000142E6">
      <w:pPr>
        <w:jc w:val="both"/>
        <w:rPr>
          <w:rFonts w:asciiTheme="minorHAnsi" w:hAnsiTheme="minorHAnsi" w:cstheme="minorHAnsi"/>
        </w:rPr>
      </w:pPr>
    </w:p>
    <w:p w14:paraId="3D534F72" w14:textId="77777777" w:rsidR="000142E6" w:rsidRDefault="000142E6" w:rsidP="000142E6">
      <w:pPr>
        <w:pStyle w:val="Heading4"/>
      </w:pPr>
      <w:r w:rsidRPr="00926E4E">
        <w:t>3.</w:t>
      </w:r>
      <w:r w:rsidRPr="00B34B45">
        <w:t>1.2. Protocolos de traducción de métodos</w:t>
      </w:r>
    </w:p>
    <w:p w14:paraId="5E5C79A9" w14:textId="77777777" w:rsidR="0089778E" w:rsidRPr="00CC6B4D" w:rsidRDefault="0089778E" w:rsidP="00EC6620"/>
    <w:p w14:paraId="401B9D88" w14:textId="77777777" w:rsidR="000142E6" w:rsidRDefault="000142E6" w:rsidP="000142E6">
      <w:pPr>
        <w:jc w:val="both"/>
        <w:rPr>
          <w:rFonts w:asciiTheme="minorHAnsi" w:hAnsiTheme="minorHAnsi" w:cstheme="minorHAnsi"/>
        </w:rPr>
      </w:pPr>
      <w:r>
        <w:rPr>
          <w:rFonts w:asciiTheme="minorHAnsi" w:hAnsiTheme="minorHAnsi" w:cstheme="minorHAnsi"/>
        </w:rPr>
        <w:t>En el contexto de Aether, un protocolo de traducción es una unidad funcional que define métodos a interceptar y como debe realizarse su traducción. La idea consiste en contar con un traductor que sea capaz de transformar una invocación en un set de invocaciones equivalentes dentro de Aether. Para lograr esto, estos traductores deben hacer uso de la capa de abstracción de servicios provista por Aether. De esta manera, los protocolos no generan dependencia con un proveedor en particular y pueden cambiar su comportamiento dependiendo de la configuración introducida por el usuario para la capa de abstracción de servicios. Cabe destacar que los protocolos de traducción actúan sobre una API, una biblioteca o un framework de terceros. A partir de la creación del protocolo, cualquier aplicación del usuario que utilice alguno de estos elementos será soportada automáticamente para trabajar con Aether.</w:t>
      </w:r>
    </w:p>
    <w:p w14:paraId="7E77516E" w14:textId="18D4A6C0" w:rsidR="000142E6" w:rsidRDefault="000142E6" w:rsidP="000142E6">
      <w:pPr>
        <w:jc w:val="both"/>
        <w:rPr>
          <w:rFonts w:asciiTheme="minorHAnsi" w:hAnsiTheme="minorHAnsi" w:cstheme="minorHAnsi"/>
        </w:rPr>
      </w:pPr>
      <w:r>
        <w:rPr>
          <w:rFonts w:asciiTheme="minorHAnsi" w:hAnsiTheme="minorHAnsi" w:cstheme="minorHAnsi"/>
        </w:rPr>
        <w:t xml:space="preserve">Para ejemplificar el funcionamiento de este mecanismo pensemos en un protocolo para interceptar y transformar invocaciones a S3 desde el framework jClouds. El protocolo correspondiente tendría la lógica expresada en la </w:t>
      </w:r>
      <w:r w:rsidRPr="00AD338C">
        <w:rPr>
          <w:rFonts w:asciiTheme="minorHAnsi" w:hAnsiTheme="minorHAnsi" w:cstheme="minorHAnsi"/>
        </w:rPr>
        <w:t>figura 3.</w:t>
      </w:r>
      <w:r w:rsidR="0089778E">
        <w:rPr>
          <w:rFonts w:asciiTheme="minorHAnsi" w:hAnsiTheme="minorHAnsi" w:cstheme="minorHAnsi"/>
        </w:rPr>
        <w:t>3</w:t>
      </w:r>
      <w:r w:rsidRPr="00AD338C">
        <w:rPr>
          <w:rFonts w:asciiTheme="minorHAnsi" w:hAnsiTheme="minorHAnsi" w:cstheme="minorHAnsi"/>
        </w:rPr>
        <w:t>.</w:t>
      </w:r>
    </w:p>
    <w:p w14:paraId="427BDFCC" w14:textId="77777777" w:rsidR="000142E6" w:rsidRDefault="000142E6" w:rsidP="000142E6">
      <w:pPr>
        <w:rPr>
          <w:rFonts w:asciiTheme="minorHAnsi" w:hAnsiTheme="minorHAnsi" w:cstheme="minorHAnsi"/>
        </w:rPr>
      </w:pPr>
    </w:p>
    <w:p w14:paraId="292C526F" w14:textId="77777777" w:rsidR="0089778E" w:rsidRDefault="000142E6" w:rsidP="00EC6620">
      <w:pPr>
        <w:keepNext/>
        <w:jc w:val="center"/>
      </w:pPr>
      <w:r w:rsidRPr="00151196">
        <w:rPr>
          <w:noProof/>
          <w:lang w:eastAsia="es-AR"/>
        </w:rPr>
        <w:lastRenderedPageBreak/>
        <w:drawing>
          <wp:inline distT="0" distB="0" distL="0" distR="0" wp14:anchorId="2B996EC6" wp14:editId="383B751A">
            <wp:extent cx="4514850" cy="4524375"/>
            <wp:effectExtent l="0" t="0" r="0" b="9525"/>
            <wp:docPr id="10" name="Picture 19" descr="G:\Downloads\HRX8\RA5\Adapter Jclou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Downloads\HRX8\RA5\Adapter Jcloud (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14850" cy="4524375"/>
                    </a:xfrm>
                    <a:prstGeom prst="rect">
                      <a:avLst/>
                    </a:prstGeom>
                    <a:noFill/>
                    <a:ln>
                      <a:noFill/>
                    </a:ln>
                  </pic:spPr>
                </pic:pic>
              </a:graphicData>
            </a:graphic>
          </wp:inline>
        </w:drawing>
      </w:r>
    </w:p>
    <w:p w14:paraId="2545723F" w14:textId="324ACD75" w:rsidR="000142E6" w:rsidRDefault="0089778E" w:rsidP="00EC6620">
      <w:pPr>
        <w:pStyle w:val="Caption"/>
        <w:rPr>
          <w:rFonts w:cstheme="minorHAnsi"/>
        </w:rPr>
      </w:pPr>
      <w:bookmarkStart w:id="100" w:name="_Toc374286453"/>
      <w:r>
        <w:t xml:space="preserve">Figura </w:t>
      </w:r>
      <w:fldSimple w:instr=" STYLEREF 1 \s ">
        <w:r w:rsidR="004B17DA">
          <w:rPr>
            <w:noProof/>
          </w:rPr>
          <w:t>3</w:t>
        </w:r>
      </w:fldSimple>
      <w:r w:rsidR="007C3537">
        <w:t>.</w:t>
      </w:r>
      <w:fldSimple w:instr=" SEQ Figura \* ARABIC \s 1 ">
        <w:r w:rsidR="004B17DA">
          <w:rPr>
            <w:noProof/>
          </w:rPr>
          <w:t>3</w:t>
        </w:r>
      </w:fldSimple>
      <w:r>
        <w:t xml:space="preserve"> </w:t>
      </w:r>
      <w:r w:rsidRPr="007145FD">
        <w:t>Funcionamiento de un protocolo para jClouds.</w:t>
      </w:r>
      <w:bookmarkEnd w:id="100"/>
    </w:p>
    <w:p w14:paraId="56A943DB" w14:textId="77777777" w:rsidR="000142E6" w:rsidRDefault="000142E6" w:rsidP="000142E6">
      <w:pPr>
        <w:jc w:val="both"/>
        <w:rPr>
          <w:rFonts w:asciiTheme="minorHAnsi" w:hAnsiTheme="minorHAnsi" w:cstheme="minorHAnsi"/>
        </w:rPr>
      </w:pPr>
    </w:p>
    <w:p w14:paraId="369D0758" w14:textId="3B81502E" w:rsidR="000142E6" w:rsidRDefault="000142E6" w:rsidP="000142E6">
      <w:pPr>
        <w:jc w:val="both"/>
      </w:pPr>
      <w:commentRangeStart w:id="101"/>
      <w:r>
        <w:rPr>
          <w:rFonts w:asciiTheme="minorHAnsi" w:hAnsiTheme="minorHAnsi" w:cstheme="minorHAnsi"/>
        </w:rPr>
        <w:t>El funcionamiento de este protocolo es simple. Una vez detectada una invocación al método de interés (1) (</w:t>
      </w:r>
      <w:proofErr w:type="spellStart"/>
      <w:r>
        <w:rPr>
          <w:rFonts w:asciiTheme="minorHAnsi" w:hAnsiTheme="minorHAnsi" w:cstheme="minorHAnsi"/>
        </w:rPr>
        <w:t>uploadFiles</w:t>
      </w:r>
      <w:proofErr w:type="spellEnd"/>
      <w:r>
        <w:rPr>
          <w:rFonts w:asciiTheme="minorHAnsi" w:hAnsiTheme="minorHAnsi" w:cstheme="minorHAnsi"/>
        </w:rPr>
        <w:t xml:space="preserve"> en el ejemplo) se debe transformar la invocación original en un set equivalente de invocaciones a la capa de abstracción de servicios (</w:t>
      </w:r>
      <w:commentRangeEnd w:id="101"/>
      <w:r>
        <w:rPr>
          <w:rStyle w:val="CommentReference"/>
        </w:rPr>
        <w:commentReference w:id="101"/>
      </w:r>
      <w:r>
        <w:rPr>
          <w:rFonts w:asciiTheme="minorHAnsi" w:hAnsiTheme="minorHAnsi" w:cstheme="minorHAnsi"/>
        </w:rPr>
        <w:t>2</w:t>
      </w:r>
      <w:proofErr w:type="gramStart"/>
      <w:r>
        <w:rPr>
          <w:rFonts w:asciiTheme="minorHAnsi" w:hAnsiTheme="minorHAnsi" w:cstheme="minorHAnsi"/>
        </w:rPr>
        <w:t>)(</w:t>
      </w:r>
      <w:proofErr w:type="gramEnd"/>
      <w:r>
        <w:rPr>
          <w:rFonts w:asciiTheme="minorHAnsi" w:hAnsiTheme="minorHAnsi" w:cstheme="minorHAnsi"/>
        </w:rPr>
        <w:t>3). Esto no solo incluye mapear métodos uno a uno sino que también puede incluir transformaciones de parámetros y otras operaciones más complejas. Aether puede realizar esto gracias al uso de reflexión que nos permite modificar el código original de la invocación en tiempo de ejecución. Siguiendo el flujo de control, ya contamos con el método traducido por lo que solo resta ejecutarlo contra la capa de abstracción de servicios (4).</w:t>
      </w:r>
      <w:r w:rsidR="008029CF">
        <w:rPr>
          <w:rFonts w:asciiTheme="minorHAnsi" w:hAnsiTheme="minorHAnsi" w:cstheme="minorHAnsi"/>
        </w:rPr>
        <w:t xml:space="preserve"> </w:t>
      </w:r>
      <w:r>
        <w:rPr>
          <w:rFonts w:asciiTheme="minorHAnsi" w:hAnsiTheme="minorHAnsi" w:cstheme="minorHAnsi"/>
        </w:rPr>
        <w:t>Por último, luego de completar la ejecución el protocolo realiza</w:t>
      </w:r>
      <w:r w:rsidR="008029CF">
        <w:rPr>
          <w:rFonts w:asciiTheme="minorHAnsi" w:hAnsiTheme="minorHAnsi" w:cstheme="minorHAnsi"/>
        </w:rPr>
        <w:t xml:space="preserve"> </w:t>
      </w:r>
      <w:r>
        <w:rPr>
          <w:rFonts w:asciiTheme="minorHAnsi" w:hAnsiTheme="minorHAnsi" w:cstheme="minorHAnsi"/>
        </w:rPr>
        <w:t>una nueva traducción, esta vez desde el modelo interno de Aether al modelo de jClouds (5) para luego retornar el control al llamador original (6). Esta última traducción completa el circuito que garantiza un modelo transparente desde el punto de vista de la aplicación original que nunca debió enterarse que el código estaba siendo interceptado y sus llamadas modificadas. Cabe destacar que todo esto se realiza por medio de los mecanismos de reflexión presentados anteriormente.</w:t>
      </w:r>
    </w:p>
    <w:p w14:paraId="412F8C31" w14:textId="77777777" w:rsidR="000142E6" w:rsidRDefault="000142E6" w:rsidP="000142E6">
      <w:pPr>
        <w:pStyle w:val="Heading3"/>
      </w:pPr>
      <w:bookmarkStart w:id="102" w:name="_Toc372994992"/>
      <w:bookmarkStart w:id="103" w:name="_Toc374286515"/>
      <w:r>
        <w:lastRenderedPageBreak/>
        <w:t>3.3 Conclusiones</w:t>
      </w:r>
      <w:bookmarkEnd w:id="102"/>
      <w:bookmarkEnd w:id="103"/>
    </w:p>
    <w:p w14:paraId="1CB43EEF" w14:textId="77777777" w:rsidR="0089778E" w:rsidRPr="00CC6B4D" w:rsidRDefault="0089778E" w:rsidP="00EC6620"/>
    <w:p w14:paraId="582209BE" w14:textId="77777777" w:rsidR="000142E6" w:rsidRDefault="000142E6" w:rsidP="000142E6">
      <w:pPr>
        <w:jc w:val="both"/>
        <w:rPr>
          <w:rFonts w:asciiTheme="minorHAnsi" w:hAnsiTheme="minorHAnsi" w:cstheme="minorHAnsi"/>
        </w:rPr>
      </w:pPr>
      <w:r>
        <w:rPr>
          <w:rFonts w:asciiTheme="minorHAnsi" w:hAnsiTheme="minorHAnsi" w:cstheme="minorHAnsi"/>
        </w:rPr>
        <w:t xml:space="preserve">En este capítulo se describió el esquema con el que Aether logra mitigar los problemas de migración existentes en las herramientas actuales. </w:t>
      </w:r>
      <w:commentRangeStart w:id="104"/>
      <w:r>
        <w:rPr>
          <w:rFonts w:asciiTheme="minorHAnsi" w:hAnsiTheme="minorHAnsi" w:cstheme="minorHAnsi"/>
        </w:rPr>
        <w:t xml:space="preserve">La idea consistió en generar un framework que permite la migración entre proveedores de servicios en </w:t>
      </w:r>
      <w:r w:rsidRPr="00151196">
        <w:rPr>
          <w:rFonts w:asciiTheme="minorHAnsi" w:hAnsiTheme="minorHAnsi" w:cstheme="minorHAnsi"/>
          <w:i/>
        </w:rPr>
        <w:t>Cloud</w:t>
      </w:r>
      <w:r>
        <w:rPr>
          <w:rFonts w:asciiTheme="minorHAnsi" w:hAnsiTheme="minorHAnsi" w:cstheme="minorHAnsi"/>
        </w:rPr>
        <w:t xml:space="preserve"> de aplicaciones ya codificadas. </w:t>
      </w:r>
      <w:commentRangeEnd w:id="104"/>
      <w:r>
        <w:rPr>
          <w:rStyle w:val="CommentReference"/>
        </w:rPr>
        <w:commentReference w:id="104"/>
      </w:r>
      <w:r>
        <w:rPr>
          <w:rFonts w:asciiTheme="minorHAnsi" w:hAnsiTheme="minorHAnsi" w:cstheme="minorHAnsi"/>
        </w:rPr>
        <w:t xml:space="preserve">Este framework se vale de dos unidades funcionales para cumplir su tarea, la capa de abstracción de servicios y los protocolos de traducción. La primera es la encargada de homogeneizar las invocaciones hacia distintos servicios de </w:t>
      </w:r>
      <w:r w:rsidRPr="00151196">
        <w:rPr>
          <w:rFonts w:asciiTheme="minorHAnsi" w:hAnsiTheme="minorHAnsi" w:cstheme="minorHAnsi"/>
          <w:i/>
        </w:rPr>
        <w:t>Cloud Computing</w:t>
      </w:r>
      <w:r>
        <w:rPr>
          <w:rFonts w:asciiTheme="minorHAnsi" w:hAnsiTheme="minorHAnsi" w:cstheme="minorHAnsi"/>
        </w:rPr>
        <w:t xml:space="preserve">. Es decir, esta capa se encarga de administrar las invocaciones salientes de Aether. Por último, los protocolos se encargan de capturar métodos de otras herramientas mediante mecanismos de reflexión. Cada uno de los métodos capturados se traduce a un set equivalente de operaciones provistas por la capa de abstracción de servicios para que puedan ejecutarse en el contexto de Aether. Con la unión de estos dos elementos logramos que Aether sea capaz de tomar invocaciones apuntadas a un proveedor A y redirigirlas a un proveedor B de manera transparente al código original, ya que no se vio modificado. </w:t>
      </w:r>
      <w:r w:rsidRPr="002072BD">
        <w:rPr>
          <w:rFonts w:asciiTheme="minorHAnsi" w:hAnsiTheme="minorHAnsi" w:cstheme="minorHAnsi"/>
        </w:rPr>
        <w:t xml:space="preserve">Cabe destacar que este mecanismo puede aplicarse a cualquier tipo de servicio en </w:t>
      </w:r>
      <w:r w:rsidRPr="00151196">
        <w:rPr>
          <w:rFonts w:asciiTheme="minorHAnsi" w:hAnsiTheme="minorHAnsi" w:cstheme="minorHAnsi"/>
          <w:i/>
        </w:rPr>
        <w:t>Cloud</w:t>
      </w:r>
      <w:r w:rsidRPr="002072BD">
        <w:rPr>
          <w:rFonts w:asciiTheme="minorHAnsi" w:hAnsiTheme="minorHAnsi" w:cstheme="minorHAnsi"/>
        </w:rPr>
        <w:t xml:space="preserve">, ya sea almacenamiento, colas distribuidas, procesamiento u otro. </w:t>
      </w:r>
    </w:p>
    <w:p w14:paraId="7BC95A41" w14:textId="77777777" w:rsidR="000142E6" w:rsidRDefault="000142E6">
      <w:pPr>
        <w:spacing w:line="240" w:lineRule="auto"/>
        <w:rPr>
          <w:rFonts w:asciiTheme="minorHAnsi" w:hAnsiTheme="minorHAnsi" w:cstheme="minorHAnsi"/>
        </w:rPr>
      </w:pPr>
    </w:p>
    <w:p w14:paraId="36DBE013" w14:textId="77777777" w:rsidR="00C7776D" w:rsidRDefault="00C7776D">
      <w:pPr>
        <w:spacing w:line="240" w:lineRule="auto"/>
        <w:rPr>
          <w:b/>
          <w:bCs/>
          <w:color w:val="111111"/>
          <w:sz w:val="52"/>
          <w:szCs w:val="52"/>
        </w:rPr>
      </w:pPr>
      <w:r>
        <w:rPr>
          <w:szCs w:val="52"/>
        </w:rPr>
        <w:br w:type="page"/>
      </w:r>
    </w:p>
    <w:p w14:paraId="6AE26DC3" w14:textId="77777777" w:rsidR="00C7776D" w:rsidRDefault="00C7776D" w:rsidP="00C7776D">
      <w:pPr>
        <w:pStyle w:val="Heading1"/>
        <w:spacing w:before="240" w:after="0"/>
        <w:rPr>
          <w:szCs w:val="52"/>
        </w:rPr>
        <w:sectPr w:rsidR="00C7776D" w:rsidSect="000142E6">
          <w:pgSz w:w="12240" w:h="15840"/>
          <w:pgMar w:top="1440" w:right="1440" w:bottom="1440" w:left="1440" w:header="720" w:footer="720" w:gutter="0"/>
          <w:cols w:space="720"/>
          <w:docGrid w:linePitch="360"/>
        </w:sectPr>
      </w:pPr>
    </w:p>
    <w:p w14:paraId="27104243" w14:textId="4CA7239E" w:rsidR="00C7776D" w:rsidRDefault="00C7776D" w:rsidP="00C7776D">
      <w:pPr>
        <w:pStyle w:val="Heading1"/>
        <w:spacing w:before="240" w:after="0"/>
        <w:rPr>
          <w:szCs w:val="52"/>
        </w:rPr>
        <w:sectPr w:rsidR="00C7776D" w:rsidSect="00EC6620">
          <w:pgSz w:w="12240" w:h="15840"/>
          <w:pgMar w:top="1440" w:right="1440" w:bottom="1440" w:left="1440" w:header="720" w:footer="720" w:gutter="0"/>
          <w:cols w:space="720"/>
          <w:vAlign w:val="center"/>
          <w:docGrid w:linePitch="360"/>
        </w:sectPr>
      </w:pPr>
      <w:r>
        <w:rPr>
          <w:szCs w:val="52"/>
        </w:rPr>
        <w:lastRenderedPageBreak/>
        <w:t xml:space="preserve"> </w:t>
      </w:r>
      <w:bookmarkStart w:id="105" w:name="_Toc372994993"/>
      <w:bookmarkStart w:id="106" w:name="_Toc374286516"/>
      <w:bookmarkEnd w:id="105"/>
      <w:bookmarkEnd w:id="106"/>
    </w:p>
    <w:p w14:paraId="596DB79C" w14:textId="77777777" w:rsidR="00C7776D" w:rsidRDefault="00C7776D" w:rsidP="00C7776D">
      <w:pPr>
        <w:pStyle w:val="Heading2"/>
      </w:pPr>
      <w:bookmarkStart w:id="107" w:name="_Toc372994994"/>
      <w:bookmarkStart w:id="108" w:name="_Toc374286517"/>
      <w:r w:rsidRPr="003A12A5">
        <w:lastRenderedPageBreak/>
        <w:t>4. Diseño e implementación de Aether</w:t>
      </w:r>
      <w:bookmarkEnd w:id="107"/>
      <w:bookmarkEnd w:id="108"/>
    </w:p>
    <w:p w14:paraId="430E4E33" w14:textId="77777777" w:rsidR="00C7776D" w:rsidRPr="00CC6B4D" w:rsidRDefault="00C7776D" w:rsidP="00EC6620"/>
    <w:p w14:paraId="6129B9C8" w14:textId="14BD8C27" w:rsidR="00C7776D" w:rsidRDefault="00C7776D" w:rsidP="00C7776D">
      <w:pPr>
        <w:jc w:val="both"/>
        <w:rPr>
          <w:rFonts w:asciiTheme="minorHAnsi" w:hAnsiTheme="minorHAnsi" w:cstheme="minorHAnsi"/>
          <w:lang w:eastAsia="es-AR"/>
        </w:rPr>
      </w:pPr>
      <w:r w:rsidRPr="00DD4858">
        <w:rPr>
          <w:rFonts w:asciiTheme="minorHAnsi" w:hAnsiTheme="minorHAnsi" w:cstheme="minorHAnsi"/>
          <w:lang w:eastAsia="es-AR"/>
        </w:rPr>
        <w:t xml:space="preserve">En éste capítulo se detalla el diseño e implementación del framework Aether. Este framework cuenta </w:t>
      </w:r>
      <w:r>
        <w:rPr>
          <w:rFonts w:asciiTheme="minorHAnsi" w:hAnsiTheme="minorHAnsi" w:cstheme="minorHAnsi"/>
          <w:lang w:eastAsia="es-AR"/>
        </w:rPr>
        <w:t>con tres módulos bien definidos que interactúan entre si siguiendo el</w:t>
      </w:r>
      <w:r w:rsidRPr="00DD4858">
        <w:rPr>
          <w:rFonts w:asciiTheme="minorHAnsi" w:hAnsiTheme="minorHAnsi" w:cstheme="minorHAnsi"/>
          <w:lang w:eastAsia="es-AR"/>
        </w:rPr>
        <w:t xml:space="preserve"> estilo arquitectónico de capas.</w:t>
      </w:r>
      <w:r w:rsidR="005E0A21">
        <w:rPr>
          <w:rFonts w:asciiTheme="minorHAnsi" w:hAnsiTheme="minorHAnsi" w:cstheme="minorHAnsi"/>
          <w:lang w:eastAsia="es-AR"/>
        </w:rPr>
        <w:t xml:space="preserve"> </w:t>
      </w:r>
      <w:r w:rsidR="005E0A21">
        <w:rPr>
          <w:rFonts w:asciiTheme="minorHAnsi" w:hAnsiTheme="minorHAnsi" w:cstheme="minorHAnsi"/>
          <w:lang w:eastAsia="es-AR"/>
        </w:rPr>
        <w:t>La figura 4.1 se presenta</w:t>
      </w:r>
      <w:r w:rsidR="005E0A21" w:rsidRPr="00DD4858">
        <w:rPr>
          <w:rFonts w:asciiTheme="minorHAnsi" w:hAnsiTheme="minorHAnsi" w:cstheme="minorHAnsi"/>
          <w:lang w:eastAsia="es-AR"/>
        </w:rPr>
        <w:t xml:space="preserve"> los módulos y la interacción entre ellos.</w:t>
      </w:r>
      <w:r w:rsidR="005E0A21">
        <w:rPr>
          <w:rFonts w:asciiTheme="minorHAnsi" w:hAnsiTheme="minorHAnsi" w:cstheme="minorHAnsi"/>
          <w:lang w:eastAsia="es-AR"/>
        </w:rPr>
        <w:t xml:space="preserve"> </w:t>
      </w:r>
      <w:r w:rsidRPr="00DD4858">
        <w:rPr>
          <w:rFonts w:asciiTheme="minorHAnsi" w:hAnsiTheme="minorHAnsi" w:cstheme="minorHAnsi"/>
          <w:lang w:eastAsia="es-AR"/>
        </w:rPr>
        <w:t>En la capa más baja se encuentra el Módulo Cargad</w:t>
      </w:r>
      <w:r>
        <w:rPr>
          <w:rFonts w:asciiTheme="minorHAnsi" w:hAnsiTheme="minorHAnsi" w:cstheme="minorHAnsi"/>
          <w:lang w:eastAsia="es-AR"/>
        </w:rPr>
        <w:t xml:space="preserve">or de Adapters (aether-loader), </w:t>
      </w:r>
      <w:r w:rsidRPr="00DD4858">
        <w:rPr>
          <w:rFonts w:asciiTheme="minorHAnsi" w:hAnsiTheme="minorHAnsi" w:cstheme="minorHAnsi"/>
          <w:lang w:eastAsia="es-AR"/>
        </w:rPr>
        <w:t>encargado de interceptar las llamadas a métodos de otros frameworks y realizar la invocación al correspondiente del adapter indicado</w:t>
      </w:r>
      <w:r>
        <w:rPr>
          <w:rFonts w:asciiTheme="minorHAnsi" w:hAnsiTheme="minorHAnsi" w:cstheme="minorHAnsi"/>
          <w:lang w:eastAsia="es-AR"/>
        </w:rPr>
        <w:t>; esto lo logra</w:t>
      </w:r>
      <w:r w:rsidRPr="00DD4858">
        <w:rPr>
          <w:rFonts w:asciiTheme="minorHAnsi" w:hAnsiTheme="minorHAnsi" w:cstheme="minorHAnsi"/>
          <w:lang w:eastAsia="es-AR"/>
        </w:rPr>
        <w:t xml:space="preserve"> </w:t>
      </w:r>
      <w:r>
        <w:rPr>
          <w:rFonts w:asciiTheme="minorHAnsi" w:hAnsiTheme="minorHAnsi" w:cstheme="minorHAnsi"/>
          <w:lang w:eastAsia="es-AR"/>
        </w:rPr>
        <w:t xml:space="preserve">haciendo uso de </w:t>
      </w:r>
      <w:r w:rsidRPr="00DD4858">
        <w:rPr>
          <w:rFonts w:asciiTheme="minorHAnsi" w:hAnsiTheme="minorHAnsi" w:cstheme="minorHAnsi"/>
          <w:lang w:eastAsia="es-AR"/>
        </w:rPr>
        <w:t xml:space="preserve">las funcionalidades </w:t>
      </w:r>
      <w:r>
        <w:rPr>
          <w:rFonts w:asciiTheme="minorHAnsi" w:hAnsiTheme="minorHAnsi" w:cstheme="minorHAnsi"/>
          <w:lang w:eastAsia="es-AR"/>
        </w:rPr>
        <w:t xml:space="preserve">que posee </w:t>
      </w:r>
      <w:r w:rsidRPr="00DD4858">
        <w:rPr>
          <w:rFonts w:asciiTheme="minorHAnsi" w:hAnsiTheme="minorHAnsi" w:cstheme="minorHAnsi"/>
          <w:lang w:eastAsia="es-AR"/>
        </w:rPr>
        <w:t>para detectar la carga de clases y modificarlas en tiempo de ejecución según sea necesario. En la capa intermedia se encuentra el Módulo de Adapters (aether-adapters), el cual provee las facilidades para convertir las llamadas de una aplicación desarrollada utilizando otro framework a llamadas equivalentes de Aether</w:t>
      </w:r>
      <w:r>
        <w:rPr>
          <w:rFonts w:asciiTheme="minorHAnsi" w:hAnsiTheme="minorHAnsi" w:cstheme="minorHAnsi"/>
          <w:lang w:eastAsia="es-AR"/>
        </w:rPr>
        <w:t>;</w:t>
      </w:r>
      <w:r w:rsidRPr="0070243A">
        <w:rPr>
          <w:rFonts w:asciiTheme="minorHAnsi" w:hAnsiTheme="minorHAnsi" w:cstheme="minorHAnsi"/>
          <w:lang w:eastAsia="es-AR"/>
        </w:rPr>
        <w:t xml:space="preserve"> </w:t>
      </w:r>
      <w:r w:rsidRPr="00DD4858">
        <w:rPr>
          <w:rFonts w:asciiTheme="minorHAnsi" w:hAnsiTheme="minorHAnsi" w:cstheme="minorHAnsi"/>
          <w:lang w:eastAsia="es-AR"/>
        </w:rPr>
        <w:t xml:space="preserve">básicamente está formado por sub-proyectos independientes, uno para cada herramienta o framework desde el cuál se desee realizar la migración. Por último, en la capa superior se encuentra el Módulo de Abstracción de Servicios (aether-core), el cual se encarga de abstraer los servicios prestados por diferentes proveedores y dar acceso a estos mediante una única interface. </w:t>
      </w:r>
    </w:p>
    <w:p w14:paraId="18C90CE5" w14:textId="77777777" w:rsidR="00C7776D" w:rsidRPr="00DD4858" w:rsidRDefault="00C7776D" w:rsidP="00C7776D">
      <w:pPr>
        <w:jc w:val="both"/>
        <w:rPr>
          <w:rFonts w:asciiTheme="minorHAnsi" w:hAnsiTheme="minorHAnsi" w:cstheme="minorHAnsi"/>
          <w:lang w:eastAsia="es-AR"/>
        </w:rPr>
      </w:pPr>
    </w:p>
    <w:p w14:paraId="383D3916" w14:textId="77777777" w:rsidR="00C7776D" w:rsidRDefault="00C7776D" w:rsidP="00EC6620">
      <w:pPr>
        <w:keepNext/>
        <w:jc w:val="center"/>
      </w:pPr>
      <w:r>
        <w:object w:dxaOrig="9231" w:dyaOrig="14588" w14:anchorId="7129B7D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3.7pt;height:431.8pt" o:ole="">
            <v:imagedata r:id="rId22" o:title=""/>
          </v:shape>
          <o:OLEObject Type="Embed" ProgID="SmartDraw.2" ShapeID="_x0000_i1025" DrawAspect="Content" ObjectID="_1448698626" r:id="rId23"/>
        </w:object>
      </w:r>
    </w:p>
    <w:p w14:paraId="74005B7F" w14:textId="0D61F4D5" w:rsidR="00C7776D" w:rsidRPr="00DD4858" w:rsidRDefault="00C7776D" w:rsidP="00EC6620">
      <w:pPr>
        <w:pStyle w:val="Caption"/>
        <w:rPr>
          <w:rFonts w:cstheme="minorHAnsi"/>
          <w:lang w:eastAsia="es-AR"/>
        </w:rPr>
      </w:pPr>
      <w:bookmarkStart w:id="109" w:name="_Toc374286454"/>
      <w:r>
        <w:t xml:space="preserve">Figura </w:t>
      </w:r>
      <w:fldSimple w:instr=" STYLEREF 1 \s ">
        <w:r w:rsidR="004B17DA">
          <w:rPr>
            <w:noProof/>
          </w:rPr>
          <w:t>4</w:t>
        </w:r>
      </w:fldSimple>
      <w:r w:rsidR="007C3537">
        <w:t>.</w:t>
      </w:r>
      <w:fldSimple w:instr=" SEQ Figura \* ARABIC \s 1 ">
        <w:r w:rsidR="004B17DA">
          <w:rPr>
            <w:noProof/>
          </w:rPr>
          <w:t>1</w:t>
        </w:r>
      </w:fldSimple>
      <w:r>
        <w:t xml:space="preserve"> </w:t>
      </w:r>
      <w:r w:rsidRPr="004953CC">
        <w:t>Módulos de Aether y su interacción.</w:t>
      </w:r>
      <w:bookmarkEnd w:id="109"/>
    </w:p>
    <w:p w14:paraId="6F1927C1" w14:textId="77777777" w:rsidR="00C7776D" w:rsidRPr="00DD4858" w:rsidRDefault="00C7776D" w:rsidP="00C7776D">
      <w:pPr>
        <w:jc w:val="both"/>
        <w:rPr>
          <w:rFonts w:asciiTheme="minorHAnsi" w:hAnsiTheme="minorHAnsi" w:cstheme="minorHAnsi"/>
          <w:lang w:eastAsia="es-AR"/>
        </w:rPr>
      </w:pPr>
    </w:p>
    <w:p w14:paraId="3316F8D2" w14:textId="497E177F" w:rsidR="00C7776D" w:rsidRPr="00DD4858" w:rsidRDefault="00C7776D" w:rsidP="00C7776D">
      <w:pPr>
        <w:jc w:val="both"/>
        <w:rPr>
          <w:rFonts w:asciiTheme="minorHAnsi" w:hAnsiTheme="minorHAnsi" w:cstheme="minorHAnsi"/>
          <w:lang w:eastAsia="es-AR"/>
        </w:rPr>
      </w:pPr>
      <w:r w:rsidRPr="00DD4858">
        <w:rPr>
          <w:rFonts w:asciiTheme="minorHAnsi" w:hAnsiTheme="minorHAnsi" w:cstheme="minorHAnsi"/>
          <w:lang w:eastAsia="es-AR"/>
        </w:rPr>
        <w:t>Como se puede apreciar</w:t>
      </w:r>
      <w:r w:rsidR="005E0A21">
        <w:rPr>
          <w:rFonts w:asciiTheme="minorHAnsi" w:hAnsiTheme="minorHAnsi" w:cstheme="minorHAnsi"/>
          <w:lang w:eastAsia="es-AR"/>
        </w:rPr>
        <w:t>,</w:t>
      </w:r>
      <w:r w:rsidRPr="00DD4858">
        <w:rPr>
          <w:rFonts w:asciiTheme="minorHAnsi" w:hAnsiTheme="minorHAnsi" w:cstheme="minorHAnsi"/>
          <w:lang w:eastAsia="es-AR"/>
        </w:rPr>
        <w:t xml:space="preserve"> existen dos </w:t>
      </w:r>
      <w:r w:rsidR="00674C92">
        <w:rPr>
          <w:rFonts w:asciiTheme="minorHAnsi" w:hAnsiTheme="minorHAnsi" w:cstheme="minorHAnsi"/>
          <w:lang w:eastAsia="es-AR"/>
        </w:rPr>
        <w:t>de</w:t>
      </w:r>
      <w:r w:rsidRPr="00DD4858">
        <w:rPr>
          <w:rFonts w:asciiTheme="minorHAnsi" w:hAnsiTheme="minorHAnsi" w:cstheme="minorHAnsi"/>
          <w:lang w:eastAsia="es-AR"/>
        </w:rPr>
        <w:t xml:space="preserve"> utilizar el framework.</w:t>
      </w:r>
      <w:r w:rsidR="00674C92">
        <w:rPr>
          <w:rFonts w:asciiTheme="minorHAnsi" w:hAnsiTheme="minorHAnsi" w:cstheme="minorHAnsi"/>
          <w:lang w:eastAsia="es-AR"/>
        </w:rPr>
        <w:t xml:space="preserve"> La primera de</w:t>
      </w:r>
      <w:r w:rsidRPr="00DD4858">
        <w:rPr>
          <w:rFonts w:asciiTheme="minorHAnsi" w:hAnsiTheme="minorHAnsi" w:cstheme="minorHAnsi"/>
          <w:lang w:eastAsia="es-AR"/>
        </w:rPr>
        <w:t xml:space="preserve"> ellas es haciendo uso del Módulo de Abstracción de Servicios </w:t>
      </w:r>
      <w:r w:rsidR="00674C92">
        <w:rPr>
          <w:rFonts w:asciiTheme="minorHAnsi" w:hAnsiTheme="minorHAnsi" w:cstheme="minorHAnsi"/>
          <w:lang w:eastAsia="es-AR"/>
        </w:rPr>
        <w:t xml:space="preserve">de manera directa </w:t>
      </w:r>
      <w:r w:rsidRPr="00DD4858">
        <w:rPr>
          <w:rFonts w:asciiTheme="minorHAnsi" w:hAnsiTheme="minorHAnsi" w:cstheme="minorHAnsi"/>
          <w:lang w:eastAsia="es-AR"/>
        </w:rPr>
        <w:t>(1). Esto es útil para los casos en que se desarrolle la aplicación de cero utilizando este framework. La segunda opción es hacer uso de éste por medio del Módulo Cargador de Adapters (2). De esta manera, el usuario puede utilizar Aether en aplicaciones desarrolladas sobre algún otro framework. En estos casos</w:t>
      </w:r>
      <w:r w:rsidR="005E0A21">
        <w:rPr>
          <w:rFonts w:asciiTheme="minorHAnsi" w:hAnsiTheme="minorHAnsi" w:cstheme="minorHAnsi"/>
          <w:lang w:eastAsia="es-AR"/>
        </w:rPr>
        <w:t>,</w:t>
      </w:r>
      <w:r w:rsidRPr="00DD4858">
        <w:rPr>
          <w:rFonts w:asciiTheme="minorHAnsi" w:hAnsiTheme="minorHAnsi" w:cstheme="minorHAnsi"/>
          <w:lang w:eastAsia="es-AR"/>
        </w:rPr>
        <w:t xml:space="preserve"> el Cargador de Adapters intercepta las llamadas al framework original y las redirige al adapter de Aether correspondiente.</w:t>
      </w:r>
    </w:p>
    <w:p w14:paraId="135464BC" w14:textId="77777777" w:rsidR="00C7776D" w:rsidRPr="00DD4858" w:rsidRDefault="00C7776D" w:rsidP="00C7776D">
      <w:pPr>
        <w:jc w:val="both"/>
        <w:rPr>
          <w:rFonts w:asciiTheme="minorHAnsi" w:hAnsiTheme="minorHAnsi" w:cstheme="minorHAnsi"/>
          <w:lang w:eastAsia="es-AR"/>
        </w:rPr>
      </w:pPr>
    </w:p>
    <w:p w14:paraId="27A94EF9" w14:textId="46B660D3" w:rsidR="00C7776D" w:rsidRDefault="00C7776D" w:rsidP="00C7776D">
      <w:pPr>
        <w:jc w:val="both"/>
        <w:rPr>
          <w:rFonts w:asciiTheme="minorHAnsi" w:hAnsiTheme="minorHAnsi" w:cstheme="minorHAnsi"/>
        </w:rPr>
      </w:pPr>
      <w:r w:rsidRPr="00DD4858">
        <w:rPr>
          <w:rFonts w:asciiTheme="minorHAnsi" w:hAnsiTheme="minorHAnsi" w:cstheme="minorHAnsi"/>
          <w:lang w:eastAsia="es-AR"/>
        </w:rPr>
        <w:t xml:space="preserve">Con respecto a las herramientas utilizadas para el desarrollo del framework podemos mencionar </w:t>
      </w:r>
      <w:r>
        <w:rPr>
          <w:rFonts w:asciiTheme="minorHAnsi" w:hAnsiTheme="minorHAnsi" w:cstheme="minorHAnsi"/>
          <w:lang w:eastAsia="es-AR"/>
        </w:rPr>
        <w:t xml:space="preserve">al administrador de dependencias Maven </w:t>
      </w:r>
      <w:sdt>
        <w:sdtPr>
          <w:rPr>
            <w:rFonts w:asciiTheme="minorHAnsi" w:hAnsiTheme="minorHAnsi" w:cstheme="minorHAnsi"/>
            <w:lang w:eastAsia="es-AR"/>
          </w:rPr>
          <w:id w:val="1691420398"/>
          <w:citation/>
        </w:sdtPr>
        <w:sdtEndPr/>
        <w:sdtContent>
          <w:r>
            <w:rPr>
              <w:rFonts w:asciiTheme="minorHAnsi" w:hAnsiTheme="minorHAnsi" w:cstheme="minorHAnsi"/>
              <w:lang w:eastAsia="es-AR"/>
            </w:rPr>
            <w:fldChar w:fldCharType="begin"/>
          </w:r>
          <w:r>
            <w:rPr>
              <w:rFonts w:asciiTheme="minorHAnsi" w:hAnsiTheme="minorHAnsi" w:cstheme="minorHAnsi"/>
              <w:lang w:eastAsia="es-AR"/>
            </w:rPr>
            <w:instrText xml:space="preserve">CITATION Mav13 \l 11274 </w:instrText>
          </w:r>
          <w:r>
            <w:rPr>
              <w:rFonts w:asciiTheme="minorHAnsi" w:hAnsiTheme="minorHAnsi" w:cstheme="minorHAnsi"/>
              <w:lang w:eastAsia="es-AR"/>
            </w:rPr>
            <w:fldChar w:fldCharType="separate"/>
          </w:r>
          <w:r w:rsidR="00DC4200" w:rsidRPr="00DC4200">
            <w:rPr>
              <w:rFonts w:asciiTheme="minorHAnsi" w:hAnsiTheme="minorHAnsi" w:cstheme="minorHAnsi"/>
              <w:noProof/>
              <w:lang w:eastAsia="es-AR"/>
            </w:rPr>
            <w:t>(Apache, 2013)</w:t>
          </w:r>
          <w:r>
            <w:rPr>
              <w:rFonts w:asciiTheme="minorHAnsi" w:hAnsiTheme="minorHAnsi" w:cstheme="minorHAnsi"/>
              <w:lang w:eastAsia="es-AR"/>
            </w:rPr>
            <w:fldChar w:fldCharType="end"/>
          </w:r>
        </w:sdtContent>
      </w:sdt>
      <w:r>
        <w:rPr>
          <w:rFonts w:asciiTheme="minorHAnsi" w:hAnsiTheme="minorHAnsi" w:cstheme="minorHAnsi"/>
          <w:lang w:eastAsia="es-AR"/>
        </w:rPr>
        <w:t>,</w:t>
      </w:r>
      <w:r w:rsidRPr="00DD4858">
        <w:rPr>
          <w:rFonts w:asciiTheme="minorHAnsi" w:hAnsiTheme="minorHAnsi" w:cstheme="minorHAnsi"/>
          <w:lang w:eastAsia="es-AR"/>
        </w:rPr>
        <w:t xml:space="preserve"> </w:t>
      </w:r>
      <w:r w:rsidR="005E0A21">
        <w:rPr>
          <w:rFonts w:asciiTheme="minorHAnsi" w:hAnsiTheme="minorHAnsi" w:cstheme="minorHAnsi"/>
          <w:lang w:eastAsia="es-AR"/>
        </w:rPr>
        <w:t>el</w:t>
      </w:r>
      <w:r w:rsidRPr="00DD4858">
        <w:rPr>
          <w:rFonts w:asciiTheme="minorHAnsi" w:hAnsiTheme="minorHAnsi" w:cstheme="minorHAnsi"/>
          <w:lang w:eastAsia="es-AR"/>
        </w:rPr>
        <w:t xml:space="preserve"> cual posee un modelo de configuración de </w:t>
      </w:r>
      <w:r w:rsidRPr="00DD4858">
        <w:rPr>
          <w:rFonts w:asciiTheme="minorHAnsi" w:hAnsiTheme="minorHAnsi" w:cstheme="minorHAnsi"/>
          <w:lang w:eastAsia="es-AR"/>
        </w:rPr>
        <w:lastRenderedPageBreak/>
        <w:t>construcción simple basado en un formato XML</w:t>
      </w:r>
      <w:r>
        <w:rPr>
          <w:rFonts w:asciiTheme="minorHAnsi" w:hAnsiTheme="minorHAnsi" w:cstheme="minorHAnsi"/>
          <w:lang w:eastAsia="es-AR"/>
        </w:rPr>
        <w:t xml:space="preserve"> </w:t>
      </w:r>
      <w:sdt>
        <w:sdtPr>
          <w:rPr>
            <w:rFonts w:asciiTheme="minorHAnsi" w:hAnsiTheme="minorHAnsi" w:cstheme="minorHAnsi"/>
            <w:lang w:eastAsia="es-AR"/>
          </w:rPr>
          <w:id w:val="-687905836"/>
          <w:citation/>
        </w:sdtPr>
        <w:sdtEndPr/>
        <w:sdtContent>
          <w:r>
            <w:rPr>
              <w:rFonts w:asciiTheme="minorHAnsi" w:hAnsiTheme="minorHAnsi" w:cstheme="minorHAnsi"/>
              <w:lang w:eastAsia="es-AR"/>
            </w:rPr>
            <w:fldChar w:fldCharType="begin"/>
          </w:r>
          <w:r>
            <w:rPr>
              <w:rFonts w:asciiTheme="minorHAnsi" w:hAnsiTheme="minorHAnsi" w:cstheme="minorHAnsi"/>
              <w:lang w:eastAsia="es-AR"/>
            </w:rPr>
            <w:instrText xml:space="preserve"> CITATION W3C13 \l 11274 </w:instrText>
          </w:r>
          <w:r>
            <w:rPr>
              <w:rFonts w:asciiTheme="minorHAnsi" w:hAnsiTheme="minorHAnsi" w:cstheme="minorHAnsi"/>
              <w:lang w:eastAsia="es-AR"/>
            </w:rPr>
            <w:fldChar w:fldCharType="separate"/>
          </w:r>
          <w:r w:rsidR="00DC4200" w:rsidRPr="00DC4200">
            <w:rPr>
              <w:rFonts w:asciiTheme="minorHAnsi" w:hAnsiTheme="minorHAnsi" w:cstheme="minorHAnsi"/>
              <w:noProof/>
              <w:lang w:eastAsia="es-AR"/>
            </w:rPr>
            <w:t>(W3C, 2013)</w:t>
          </w:r>
          <w:r>
            <w:rPr>
              <w:rFonts w:asciiTheme="minorHAnsi" w:hAnsiTheme="minorHAnsi" w:cstheme="minorHAnsi"/>
              <w:lang w:eastAsia="es-AR"/>
            </w:rPr>
            <w:fldChar w:fldCharType="end"/>
          </w:r>
        </w:sdtContent>
      </w:sdt>
      <w:r w:rsidRPr="00DD4858">
        <w:rPr>
          <w:rFonts w:asciiTheme="minorHAnsi" w:hAnsiTheme="minorHAnsi" w:cstheme="minorHAnsi"/>
          <w:lang w:eastAsia="es-AR"/>
        </w:rPr>
        <w:t xml:space="preserve"> permitiendo, entre otras cosas, una sencilla administración de dependencias. Adicional a esta herramienta fue necesario utilizar un IDE para el desarrollo del código. El entorno </w:t>
      </w:r>
      <w:r>
        <w:rPr>
          <w:rFonts w:asciiTheme="minorHAnsi" w:hAnsiTheme="minorHAnsi" w:cstheme="minorHAnsi"/>
          <w:lang w:eastAsia="es-AR"/>
        </w:rPr>
        <w:t>de desarrollo que se utilizó fue Eclipse</w:t>
      </w:r>
      <w:r w:rsidRPr="00DD4858">
        <w:rPr>
          <w:rFonts w:asciiTheme="minorHAnsi" w:hAnsiTheme="minorHAnsi" w:cstheme="minorHAnsi"/>
          <w:lang w:eastAsia="es-AR"/>
        </w:rPr>
        <w:t xml:space="preserve"> </w:t>
      </w:r>
      <w:sdt>
        <w:sdtPr>
          <w:rPr>
            <w:rFonts w:asciiTheme="minorHAnsi" w:hAnsiTheme="minorHAnsi" w:cstheme="minorHAnsi"/>
            <w:lang w:eastAsia="es-AR"/>
          </w:rPr>
          <w:id w:val="-1139347548"/>
          <w:citation/>
        </w:sdtPr>
        <w:sdtEndPr/>
        <w:sdtContent>
          <w:r>
            <w:rPr>
              <w:rFonts w:asciiTheme="minorHAnsi" w:hAnsiTheme="minorHAnsi" w:cstheme="minorHAnsi"/>
              <w:lang w:eastAsia="es-AR"/>
            </w:rPr>
            <w:fldChar w:fldCharType="begin"/>
          </w:r>
          <w:r>
            <w:rPr>
              <w:rFonts w:asciiTheme="minorHAnsi" w:hAnsiTheme="minorHAnsi" w:cstheme="minorHAnsi"/>
              <w:lang w:eastAsia="es-AR"/>
            </w:rPr>
            <w:instrText xml:space="preserve"> CITATION Ecl13 \l 11274 </w:instrText>
          </w:r>
          <w:r>
            <w:rPr>
              <w:rFonts w:asciiTheme="minorHAnsi" w:hAnsiTheme="minorHAnsi" w:cstheme="minorHAnsi"/>
              <w:lang w:eastAsia="es-AR"/>
            </w:rPr>
            <w:fldChar w:fldCharType="separate"/>
          </w:r>
          <w:r w:rsidR="00DC4200" w:rsidRPr="00DC4200">
            <w:rPr>
              <w:rFonts w:asciiTheme="minorHAnsi" w:hAnsiTheme="minorHAnsi" w:cstheme="minorHAnsi"/>
              <w:noProof/>
              <w:lang w:eastAsia="es-AR"/>
            </w:rPr>
            <w:t>(Eclipse Foundation, Inc., 2013)</w:t>
          </w:r>
          <w:r>
            <w:rPr>
              <w:rFonts w:asciiTheme="minorHAnsi" w:hAnsiTheme="minorHAnsi" w:cstheme="minorHAnsi"/>
              <w:lang w:eastAsia="es-AR"/>
            </w:rPr>
            <w:fldChar w:fldCharType="end"/>
          </w:r>
        </w:sdtContent>
      </w:sdt>
      <w:r>
        <w:rPr>
          <w:rFonts w:asciiTheme="minorHAnsi" w:hAnsiTheme="minorHAnsi" w:cstheme="minorHAnsi"/>
          <w:lang w:eastAsia="es-AR"/>
        </w:rPr>
        <w:t xml:space="preserve"> </w:t>
      </w:r>
      <w:r w:rsidRPr="00DD4858">
        <w:rPr>
          <w:rFonts w:asciiTheme="minorHAnsi" w:hAnsiTheme="minorHAnsi" w:cstheme="minorHAnsi"/>
          <w:lang w:eastAsia="es-AR"/>
        </w:rPr>
        <w:t xml:space="preserve">ya que facilita la integración para el manejo de dependencias con Maven además de permitir el agregado de diversos complementos por medio </w:t>
      </w:r>
      <w:proofErr w:type="spellStart"/>
      <w:r w:rsidRPr="00DD4858">
        <w:rPr>
          <w:rFonts w:asciiTheme="minorHAnsi" w:hAnsiTheme="minorHAnsi" w:cstheme="minorHAnsi"/>
          <w:lang w:eastAsia="es-AR"/>
        </w:rPr>
        <w:t>plugins</w:t>
      </w:r>
      <w:proofErr w:type="spellEnd"/>
      <w:r w:rsidRPr="00DD4858">
        <w:rPr>
          <w:rFonts w:asciiTheme="minorHAnsi" w:hAnsiTheme="minorHAnsi" w:cstheme="minorHAnsi"/>
          <w:lang w:eastAsia="es-AR"/>
        </w:rPr>
        <w:t xml:space="preserve"> disponibles en la web. </w:t>
      </w:r>
    </w:p>
    <w:p w14:paraId="254775A8" w14:textId="272D7D37" w:rsidR="00C7776D" w:rsidRPr="00DD4858" w:rsidRDefault="00C7776D" w:rsidP="00C7776D">
      <w:pPr>
        <w:jc w:val="both"/>
        <w:rPr>
          <w:rFonts w:asciiTheme="minorHAnsi" w:hAnsiTheme="minorHAnsi" w:cstheme="minorHAnsi"/>
        </w:rPr>
      </w:pPr>
      <w:r>
        <w:rPr>
          <w:rFonts w:asciiTheme="minorHAnsi" w:hAnsiTheme="minorHAnsi" w:cstheme="minorHAnsi"/>
          <w:lang w:eastAsia="es-AR"/>
        </w:rPr>
        <w:t xml:space="preserve">En las secciones siguientes se profundiza sobre cada uno de los </w:t>
      </w:r>
      <w:r w:rsidR="00674C92">
        <w:rPr>
          <w:rFonts w:asciiTheme="minorHAnsi" w:hAnsiTheme="minorHAnsi" w:cstheme="minorHAnsi"/>
          <w:lang w:eastAsia="es-AR"/>
        </w:rPr>
        <w:t>módulos</w:t>
      </w:r>
      <w:r>
        <w:rPr>
          <w:rFonts w:asciiTheme="minorHAnsi" w:hAnsiTheme="minorHAnsi" w:cstheme="minorHAnsi"/>
          <w:lang w:eastAsia="es-AR"/>
        </w:rPr>
        <w:t xml:space="preserve">, detallando las </w:t>
      </w:r>
      <w:r w:rsidRPr="00DD4858">
        <w:rPr>
          <w:rFonts w:asciiTheme="minorHAnsi" w:hAnsiTheme="minorHAnsi" w:cstheme="minorHAnsi"/>
          <w:lang w:eastAsia="es-AR"/>
        </w:rPr>
        <w:t>principales</w:t>
      </w:r>
      <w:r w:rsidR="008029CF">
        <w:rPr>
          <w:rFonts w:asciiTheme="minorHAnsi" w:hAnsiTheme="minorHAnsi" w:cstheme="minorHAnsi"/>
          <w:lang w:eastAsia="es-AR"/>
        </w:rPr>
        <w:t xml:space="preserve"> </w:t>
      </w:r>
      <w:r w:rsidRPr="00DD4858">
        <w:rPr>
          <w:rFonts w:asciiTheme="minorHAnsi" w:hAnsiTheme="minorHAnsi" w:cstheme="minorHAnsi"/>
          <w:lang w:eastAsia="es-AR"/>
        </w:rPr>
        <w:t>decisiones</w:t>
      </w:r>
      <w:r w:rsidR="008029CF">
        <w:rPr>
          <w:rFonts w:asciiTheme="minorHAnsi" w:hAnsiTheme="minorHAnsi" w:cstheme="minorHAnsi"/>
          <w:lang w:eastAsia="es-AR"/>
        </w:rPr>
        <w:t xml:space="preserve"> </w:t>
      </w:r>
      <w:r w:rsidRPr="00DD4858">
        <w:rPr>
          <w:rFonts w:asciiTheme="minorHAnsi" w:hAnsiTheme="minorHAnsi" w:cstheme="minorHAnsi"/>
          <w:lang w:eastAsia="es-AR"/>
        </w:rPr>
        <w:t>referidas</w:t>
      </w:r>
      <w:r w:rsidR="008029CF">
        <w:rPr>
          <w:rFonts w:asciiTheme="minorHAnsi" w:hAnsiTheme="minorHAnsi" w:cstheme="minorHAnsi"/>
          <w:lang w:eastAsia="es-AR"/>
        </w:rPr>
        <w:t xml:space="preserve"> </w:t>
      </w:r>
      <w:r w:rsidRPr="00DD4858">
        <w:rPr>
          <w:rFonts w:asciiTheme="minorHAnsi" w:hAnsiTheme="minorHAnsi" w:cstheme="minorHAnsi"/>
          <w:lang w:eastAsia="es-AR"/>
        </w:rPr>
        <w:t>al</w:t>
      </w:r>
      <w:r w:rsidR="008029CF">
        <w:rPr>
          <w:rFonts w:asciiTheme="minorHAnsi" w:hAnsiTheme="minorHAnsi" w:cstheme="minorHAnsi"/>
          <w:lang w:eastAsia="es-AR"/>
        </w:rPr>
        <w:t xml:space="preserve"> </w:t>
      </w:r>
      <w:r w:rsidRPr="00DD4858">
        <w:rPr>
          <w:rFonts w:asciiTheme="minorHAnsi" w:hAnsiTheme="minorHAnsi" w:cstheme="minorHAnsi"/>
          <w:lang w:eastAsia="es-AR"/>
        </w:rPr>
        <w:t>diseño</w:t>
      </w:r>
      <w:r w:rsidR="008029CF">
        <w:rPr>
          <w:rFonts w:asciiTheme="minorHAnsi" w:hAnsiTheme="minorHAnsi" w:cstheme="minorHAnsi"/>
          <w:lang w:eastAsia="es-AR"/>
        </w:rPr>
        <w:t xml:space="preserve"> </w:t>
      </w:r>
      <w:r w:rsidRPr="00DD4858">
        <w:rPr>
          <w:rFonts w:asciiTheme="minorHAnsi" w:hAnsiTheme="minorHAnsi" w:cstheme="minorHAnsi"/>
          <w:lang w:eastAsia="es-AR"/>
        </w:rPr>
        <w:t>de</w:t>
      </w:r>
      <w:r w:rsidR="008029CF">
        <w:rPr>
          <w:rFonts w:asciiTheme="minorHAnsi" w:hAnsiTheme="minorHAnsi" w:cstheme="minorHAnsi"/>
          <w:lang w:eastAsia="es-AR"/>
        </w:rPr>
        <w:t xml:space="preserve"> </w:t>
      </w:r>
      <w:r w:rsidRPr="00DD4858">
        <w:rPr>
          <w:rFonts w:asciiTheme="minorHAnsi" w:hAnsiTheme="minorHAnsi" w:cstheme="minorHAnsi"/>
          <w:lang w:eastAsia="es-AR"/>
        </w:rPr>
        <w:t xml:space="preserve">Aether. </w:t>
      </w:r>
    </w:p>
    <w:p w14:paraId="417987A5" w14:textId="77777777" w:rsidR="00C7776D" w:rsidRDefault="00C7776D" w:rsidP="00C7776D">
      <w:pPr>
        <w:jc w:val="both"/>
        <w:rPr>
          <w:rFonts w:asciiTheme="minorHAnsi" w:hAnsiTheme="minorHAnsi" w:cstheme="minorHAnsi"/>
          <w:sz w:val="24"/>
          <w:szCs w:val="24"/>
        </w:rPr>
      </w:pPr>
    </w:p>
    <w:p w14:paraId="6E55A812" w14:textId="77777777" w:rsidR="00C7776D" w:rsidRDefault="00C7776D" w:rsidP="00C7776D">
      <w:pPr>
        <w:pStyle w:val="Heading3"/>
      </w:pPr>
      <w:bookmarkStart w:id="110" w:name="_Toc372994995"/>
      <w:bookmarkStart w:id="111" w:name="_Toc374286518"/>
      <w:r w:rsidRPr="00AF524D">
        <w:t>4.1 Módulo de Abstracción de Servicios (Aether-core)</w:t>
      </w:r>
      <w:bookmarkEnd w:id="110"/>
      <w:bookmarkEnd w:id="111"/>
    </w:p>
    <w:p w14:paraId="64A6C980" w14:textId="77777777" w:rsidR="00C7776D" w:rsidRPr="00CC6B4D" w:rsidRDefault="00C7776D" w:rsidP="00EC6620"/>
    <w:p w14:paraId="671DA04A" w14:textId="689225D4" w:rsidR="00C7776D" w:rsidRDefault="00C7776D" w:rsidP="00C7776D">
      <w:pPr>
        <w:jc w:val="both"/>
        <w:rPr>
          <w:rFonts w:cs="Times New Roman"/>
          <w:lang w:eastAsia="es-AR"/>
        </w:rPr>
      </w:pPr>
      <w:r w:rsidRPr="00230D4D">
        <w:rPr>
          <w:rFonts w:cs="Times New Roman"/>
          <w:lang w:eastAsia="es-AR"/>
        </w:rPr>
        <w:t>El Módulo de abstracción de servicios</w:t>
      </w:r>
      <w:r>
        <w:rPr>
          <w:rFonts w:cs="Times New Roman"/>
          <w:lang w:eastAsia="es-AR"/>
        </w:rPr>
        <w:t xml:space="preserve">, como su nombre lo indica, </w:t>
      </w:r>
      <w:r w:rsidRPr="00230D4D">
        <w:rPr>
          <w:rFonts w:cs="Times New Roman"/>
          <w:lang w:eastAsia="es-AR"/>
        </w:rPr>
        <w:t xml:space="preserve">tiene como función </w:t>
      </w:r>
      <w:r>
        <w:rPr>
          <w:rFonts w:cs="Times New Roman"/>
          <w:lang w:eastAsia="es-AR"/>
        </w:rPr>
        <w:t xml:space="preserve">principal </w:t>
      </w:r>
      <w:r w:rsidRPr="00230D4D">
        <w:rPr>
          <w:rFonts w:cs="Times New Roman"/>
          <w:lang w:eastAsia="es-AR"/>
        </w:rPr>
        <w:t xml:space="preserve">abstraer las interfaces de </w:t>
      </w:r>
      <w:r>
        <w:rPr>
          <w:rFonts w:cs="Times New Roman"/>
          <w:lang w:eastAsia="es-AR"/>
        </w:rPr>
        <w:t>diferentes</w:t>
      </w:r>
      <w:r w:rsidRPr="00230D4D">
        <w:rPr>
          <w:rFonts w:cs="Times New Roman"/>
          <w:lang w:eastAsia="es-AR"/>
        </w:rPr>
        <w:t xml:space="preserve"> proveedores para diversos tipos de servicio</w:t>
      </w:r>
      <w:r>
        <w:rPr>
          <w:rFonts w:cs="Times New Roman"/>
          <w:lang w:eastAsia="es-AR"/>
        </w:rPr>
        <w:t>s</w:t>
      </w:r>
      <w:r w:rsidRPr="00230D4D">
        <w:rPr>
          <w:rFonts w:cs="Times New Roman"/>
          <w:lang w:eastAsia="es-AR"/>
        </w:rPr>
        <w:t>. En este contexto</w:t>
      </w:r>
      <w:r>
        <w:rPr>
          <w:rFonts w:cs="Times New Roman"/>
          <w:lang w:eastAsia="es-AR"/>
        </w:rPr>
        <w:t>,</w:t>
      </w:r>
      <w:r w:rsidRPr="00230D4D">
        <w:rPr>
          <w:rFonts w:cs="Times New Roman"/>
          <w:lang w:eastAsia="es-AR"/>
        </w:rPr>
        <w:t xml:space="preserve"> se debe considerar la existencia de servicios de distinta</w:t>
      </w:r>
      <w:r>
        <w:rPr>
          <w:rFonts w:cs="Times New Roman"/>
          <w:lang w:eastAsia="es-AR"/>
        </w:rPr>
        <w:t>s</w:t>
      </w:r>
      <w:r w:rsidR="008029CF">
        <w:rPr>
          <w:rFonts w:cs="Times New Roman"/>
          <w:lang w:eastAsia="es-AR"/>
        </w:rPr>
        <w:t xml:space="preserve"> </w:t>
      </w:r>
      <w:r w:rsidRPr="00230D4D">
        <w:rPr>
          <w:rFonts w:cs="Times New Roman"/>
          <w:lang w:eastAsia="es-AR"/>
        </w:rPr>
        <w:t>naturaleza</w:t>
      </w:r>
      <w:r>
        <w:rPr>
          <w:rFonts w:cs="Times New Roman"/>
          <w:lang w:eastAsia="es-AR"/>
        </w:rPr>
        <w:t>s</w:t>
      </w:r>
      <w:r w:rsidRPr="00230D4D">
        <w:rPr>
          <w:rFonts w:cs="Times New Roman"/>
          <w:lang w:eastAsia="es-AR"/>
        </w:rPr>
        <w:t xml:space="preserve"> como pueden ser almacenamiento, cómputo </w:t>
      </w:r>
      <w:r>
        <w:rPr>
          <w:rFonts w:cs="Times New Roman"/>
          <w:lang w:eastAsia="es-AR"/>
        </w:rPr>
        <w:t>y</w:t>
      </w:r>
      <w:r w:rsidRPr="00230D4D">
        <w:rPr>
          <w:rFonts w:cs="Times New Roman"/>
          <w:lang w:eastAsia="es-AR"/>
        </w:rPr>
        <w:t xml:space="preserve"> colas distribuidas. </w:t>
      </w:r>
    </w:p>
    <w:p w14:paraId="769B2A7F" w14:textId="77777777" w:rsidR="00C7776D" w:rsidRDefault="00C7776D" w:rsidP="00C7776D">
      <w:pPr>
        <w:jc w:val="both"/>
        <w:rPr>
          <w:rFonts w:cs="Times New Roman"/>
          <w:lang w:eastAsia="es-AR"/>
        </w:rPr>
      </w:pPr>
    </w:p>
    <w:p w14:paraId="19349B78" w14:textId="77777777" w:rsidR="00C7776D" w:rsidRDefault="00C7776D" w:rsidP="00EC6620">
      <w:pPr>
        <w:keepNext/>
        <w:jc w:val="center"/>
      </w:pPr>
      <w:r w:rsidRPr="00DD4858">
        <w:rPr>
          <w:noProof/>
          <w:lang w:eastAsia="es-AR"/>
        </w:rPr>
        <w:drawing>
          <wp:inline distT="0" distB="0" distL="0" distR="0" wp14:anchorId="1B4218F4" wp14:editId="51C40A80">
            <wp:extent cx="5612130" cy="4040505"/>
            <wp:effectExtent l="0" t="0" r="7620"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612130" cy="4040505"/>
                    </a:xfrm>
                    <a:prstGeom prst="rect">
                      <a:avLst/>
                    </a:prstGeom>
                  </pic:spPr>
                </pic:pic>
              </a:graphicData>
            </a:graphic>
          </wp:inline>
        </w:drawing>
      </w:r>
    </w:p>
    <w:p w14:paraId="39BA2E64" w14:textId="1881C52B" w:rsidR="00C7776D" w:rsidRPr="00230D4D" w:rsidRDefault="00C7776D" w:rsidP="00EC6620">
      <w:pPr>
        <w:pStyle w:val="Caption"/>
        <w:rPr>
          <w:rFonts w:cs="Times New Roman"/>
        </w:rPr>
      </w:pPr>
      <w:bookmarkStart w:id="112" w:name="_Toc374286455"/>
      <w:r>
        <w:t xml:space="preserve">Figura </w:t>
      </w:r>
      <w:fldSimple w:instr=" STYLEREF 1 \s ">
        <w:r w:rsidR="004B17DA">
          <w:rPr>
            <w:noProof/>
          </w:rPr>
          <w:t>4</w:t>
        </w:r>
      </w:fldSimple>
      <w:r w:rsidR="007C3537">
        <w:t>.</w:t>
      </w:r>
      <w:fldSimple w:instr=" SEQ Figura \* ARABIC \s 1 ">
        <w:r w:rsidR="004B17DA">
          <w:rPr>
            <w:noProof/>
          </w:rPr>
          <w:t>2</w:t>
        </w:r>
      </w:fldSimple>
      <w:r>
        <w:t xml:space="preserve"> </w:t>
      </w:r>
      <w:r w:rsidRPr="00315881">
        <w:t>Vista abstracta del Módulo de Abstracción de Servicios.</w:t>
      </w:r>
      <w:bookmarkEnd w:id="112"/>
    </w:p>
    <w:p w14:paraId="2F519CB5" w14:textId="77777777" w:rsidR="00C7776D" w:rsidRPr="00230D4D" w:rsidRDefault="00C7776D" w:rsidP="00C7776D">
      <w:pPr>
        <w:jc w:val="center"/>
        <w:rPr>
          <w:rFonts w:cs="Times New Roman"/>
        </w:rPr>
      </w:pPr>
    </w:p>
    <w:p w14:paraId="68F59F72" w14:textId="1EE24C29" w:rsidR="00C7776D" w:rsidRDefault="00674C92" w:rsidP="00C7776D">
      <w:pPr>
        <w:jc w:val="both"/>
        <w:rPr>
          <w:rFonts w:cs="Times New Roman"/>
          <w:lang w:eastAsia="es-AR"/>
        </w:rPr>
      </w:pPr>
      <w:r>
        <w:rPr>
          <w:rFonts w:cs="Times New Roman"/>
          <w:lang w:eastAsia="es-AR"/>
        </w:rPr>
        <w:t>En la figura 4.2 se muestra de forma abstracta la organización de éste módulo. P</w:t>
      </w:r>
      <w:r w:rsidR="00C7776D">
        <w:rPr>
          <w:rFonts w:cs="Times New Roman"/>
          <w:lang w:eastAsia="es-AR"/>
        </w:rPr>
        <w:t xml:space="preserve">odemos apreciar que </w:t>
      </w:r>
      <w:r w:rsidR="00C7776D" w:rsidRPr="00230D4D">
        <w:rPr>
          <w:rFonts w:cs="Times New Roman"/>
          <w:lang w:eastAsia="es-AR"/>
        </w:rPr>
        <w:t xml:space="preserve">se </w:t>
      </w:r>
      <w:r w:rsidR="00C7776D">
        <w:rPr>
          <w:rFonts w:cs="Times New Roman"/>
          <w:lang w:eastAsia="es-AR"/>
        </w:rPr>
        <w:t>definió</w:t>
      </w:r>
      <w:r w:rsidR="00C7776D" w:rsidRPr="00230D4D">
        <w:rPr>
          <w:rFonts w:cs="Times New Roman"/>
          <w:lang w:eastAsia="es-AR"/>
        </w:rPr>
        <w:t xml:space="preserve"> una interfaz independiente para cada uno de </w:t>
      </w:r>
      <w:r w:rsidR="00C7776D">
        <w:rPr>
          <w:rFonts w:cs="Times New Roman"/>
          <w:lang w:eastAsia="es-AR"/>
        </w:rPr>
        <w:t xml:space="preserve">los </w:t>
      </w:r>
      <w:r>
        <w:rPr>
          <w:rFonts w:cs="Times New Roman"/>
          <w:lang w:eastAsia="es-AR"/>
        </w:rPr>
        <w:t>tipos de servicio</w:t>
      </w:r>
      <w:r w:rsidR="00C7776D">
        <w:rPr>
          <w:rFonts w:cs="Times New Roman"/>
          <w:lang w:eastAsia="es-AR"/>
        </w:rPr>
        <w:t>, es decir, una interfaz para el Almacenamiento, otra para Cómputo y una última para Colas</w:t>
      </w:r>
      <w:r w:rsidR="00C7776D" w:rsidRPr="00230D4D">
        <w:rPr>
          <w:rFonts w:cs="Times New Roman"/>
          <w:lang w:eastAsia="es-AR"/>
        </w:rPr>
        <w:t xml:space="preserve">. </w:t>
      </w:r>
      <w:r w:rsidR="00C7776D">
        <w:rPr>
          <w:rFonts w:cs="Times New Roman"/>
          <w:lang w:eastAsia="es-AR"/>
        </w:rPr>
        <w:t xml:space="preserve">De esta manera se agrupan los servicios de funcionalidad similar bajo una interface homogénea que facilita el uso y migración </w:t>
      </w:r>
      <w:r>
        <w:rPr>
          <w:rFonts w:cs="Times New Roman"/>
          <w:lang w:eastAsia="es-AR"/>
        </w:rPr>
        <w:t>entre ellos</w:t>
      </w:r>
      <w:r w:rsidR="00C7776D">
        <w:rPr>
          <w:rFonts w:cs="Times New Roman"/>
          <w:lang w:eastAsia="es-AR"/>
        </w:rPr>
        <w:t xml:space="preserve">. Cada una de estas </w:t>
      </w:r>
      <w:r w:rsidR="00C7776D" w:rsidRPr="00230D4D">
        <w:rPr>
          <w:rFonts w:cs="Times New Roman"/>
        </w:rPr>
        <w:t xml:space="preserve">interfaces </w:t>
      </w:r>
      <w:r w:rsidR="00C7776D">
        <w:rPr>
          <w:rFonts w:cs="Times New Roman"/>
        </w:rPr>
        <w:t>contiene</w:t>
      </w:r>
      <w:r w:rsidR="00C7776D" w:rsidRPr="00230D4D">
        <w:rPr>
          <w:rFonts w:cs="Times New Roman"/>
        </w:rPr>
        <w:t xml:space="preserve"> todos los métodos requeridos para la utilización del tipo de servicio que se está tratando. Por ejemplo, para implementar un servicio de almacenamiento la interface genérica </w:t>
      </w:r>
      <w:r w:rsidR="00C7776D">
        <w:rPr>
          <w:rFonts w:cs="Times New Roman"/>
        </w:rPr>
        <w:t>contiene</w:t>
      </w:r>
      <w:r w:rsidR="00C7776D" w:rsidRPr="00230D4D">
        <w:rPr>
          <w:rFonts w:cs="Times New Roman"/>
        </w:rPr>
        <w:t xml:space="preserve"> métodos para subir, bajar, eliminar y copiar archivos</w:t>
      </w:r>
      <w:r w:rsidR="00C7776D">
        <w:rPr>
          <w:rFonts w:cs="Times New Roman"/>
        </w:rPr>
        <w:t>; para un servicio de colas contiene los métodos para encolar y obtener tareas y para un servicio de cómputo, la interface genérica contiene métodos para crear y administrar máquinas virtuales</w:t>
      </w:r>
      <w:r w:rsidR="00C7776D" w:rsidRPr="00230D4D">
        <w:rPr>
          <w:rFonts w:cs="Times New Roman"/>
        </w:rPr>
        <w:t xml:space="preserve">. </w:t>
      </w:r>
      <w:r w:rsidR="00C7776D">
        <w:rPr>
          <w:rFonts w:cs="Times New Roman"/>
        </w:rPr>
        <w:t>Trabajar con estas interfaces como base facilita</w:t>
      </w:r>
      <w:r w:rsidR="00C7776D" w:rsidRPr="00230D4D">
        <w:rPr>
          <w:rFonts w:cs="Times New Roman"/>
        </w:rPr>
        <w:t xml:space="preserve"> la inclusión de nuevos servicios concretos</w:t>
      </w:r>
      <w:r w:rsidR="00C7776D">
        <w:rPr>
          <w:rFonts w:cs="Times New Roman"/>
        </w:rPr>
        <w:t xml:space="preserve"> como S3 o SQS </w:t>
      </w:r>
      <w:sdt>
        <w:sdtPr>
          <w:rPr>
            <w:rFonts w:cs="Times New Roman"/>
          </w:rPr>
          <w:id w:val="1716312184"/>
          <w:citation/>
        </w:sdtPr>
        <w:sdtEndPr/>
        <w:sdtContent>
          <w:r w:rsidR="00C7776D">
            <w:rPr>
              <w:rFonts w:cs="Times New Roman"/>
            </w:rPr>
            <w:fldChar w:fldCharType="begin"/>
          </w:r>
          <w:r w:rsidR="00C7776D">
            <w:rPr>
              <w:rFonts w:cs="Times New Roman"/>
            </w:rPr>
            <w:instrText xml:space="preserve">CITATION MarcadorDePosición1 \l 11274 </w:instrText>
          </w:r>
          <w:r w:rsidR="00C7776D">
            <w:rPr>
              <w:rFonts w:cs="Times New Roman"/>
            </w:rPr>
            <w:fldChar w:fldCharType="separate"/>
          </w:r>
          <w:r w:rsidR="00DC4200" w:rsidRPr="00DC4200">
            <w:rPr>
              <w:rFonts w:cs="Times New Roman"/>
              <w:noProof/>
            </w:rPr>
            <w:t>(Amazon, 2013)</w:t>
          </w:r>
          <w:r w:rsidR="00C7776D">
            <w:rPr>
              <w:rFonts w:cs="Times New Roman"/>
            </w:rPr>
            <w:fldChar w:fldCharType="end"/>
          </w:r>
        </w:sdtContent>
      </w:sdt>
      <w:r w:rsidR="00C7776D" w:rsidRPr="00230D4D">
        <w:rPr>
          <w:rFonts w:cs="Times New Roman"/>
          <w:lang w:eastAsia="es-AR"/>
        </w:rPr>
        <w:t>.</w:t>
      </w:r>
      <w:r w:rsidR="00C7776D">
        <w:rPr>
          <w:rFonts w:cs="Times New Roman"/>
          <w:lang w:eastAsia="es-AR"/>
        </w:rPr>
        <w:t xml:space="preserve"> Estas implementaciones pueden verse en la parte inferior del gráfico en dónde se aprecian los servicios de S3, Google y </w:t>
      </w:r>
      <w:proofErr w:type="spellStart"/>
      <w:r w:rsidR="00C7776D">
        <w:rPr>
          <w:rFonts w:cs="Times New Roman"/>
          <w:lang w:eastAsia="es-AR"/>
        </w:rPr>
        <w:t>Dropbox</w:t>
      </w:r>
      <w:proofErr w:type="spellEnd"/>
      <w:r w:rsidR="00C7776D">
        <w:rPr>
          <w:rFonts w:cs="Times New Roman"/>
          <w:lang w:eastAsia="es-AR"/>
        </w:rPr>
        <w:t xml:space="preserve"> </w:t>
      </w:r>
      <w:sdt>
        <w:sdtPr>
          <w:rPr>
            <w:rFonts w:cs="Times New Roman"/>
            <w:lang w:eastAsia="es-AR"/>
          </w:rPr>
          <w:id w:val="1641153320"/>
          <w:citation/>
        </w:sdtPr>
        <w:sdtEndPr/>
        <w:sdtContent>
          <w:r w:rsidR="00C7776D">
            <w:rPr>
              <w:rFonts w:cs="Times New Roman"/>
              <w:lang w:eastAsia="es-AR"/>
            </w:rPr>
            <w:fldChar w:fldCharType="begin"/>
          </w:r>
          <w:r w:rsidR="00C7776D">
            <w:rPr>
              <w:rFonts w:cs="Times New Roman"/>
              <w:lang w:eastAsia="es-AR"/>
            </w:rPr>
            <w:instrText xml:space="preserve"> CITATION Dro13 \l 11274 </w:instrText>
          </w:r>
          <w:r w:rsidR="00C7776D">
            <w:rPr>
              <w:rFonts w:cs="Times New Roman"/>
              <w:lang w:eastAsia="es-AR"/>
            </w:rPr>
            <w:fldChar w:fldCharType="separate"/>
          </w:r>
          <w:r w:rsidR="00DC4200" w:rsidRPr="00DC4200">
            <w:rPr>
              <w:rFonts w:cs="Times New Roman"/>
              <w:noProof/>
              <w:lang w:eastAsia="es-AR"/>
            </w:rPr>
            <w:t>(Dropbox, 2013)</w:t>
          </w:r>
          <w:r w:rsidR="00C7776D">
            <w:rPr>
              <w:rFonts w:cs="Times New Roman"/>
              <w:lang w:eastAsia="es-AR"/>
            </w:rPr>
            <w:fldChar w:fldCharType="end"/>
          </w:r>
        </w:sdtContent>
      </w:sdt>
      <w:r w:rsidR="00C7776D">
        <w:rPr>
          <w:rFonts w:cs="Times New Roman"/>
          <w:lang w:eastAsia="es-AR"/>
        </w:rPr>
        <w:t xml:space="preserve"> para el almacenamiento, </w:t>
      </w:r>
      <w:proofErr w:type="spellStart"/>
      <w:r w:rsidR="00C7776D">
        <w:rPr>
          <w:rFonts w:cs="Times New Roman"/>
          <w:lang w:eastAsia="es-AR"/>
        </w:rPr>
        <w:t>Azure</w:t>
      </w:r>
      <w:proofErr w:type="spellEnd"/>
      <w:r w:rsidR="00C7776D">
        <w:rPr>
          <w:rFonts w:cs="Times New Roman"/>
          <w:lang w:eastAsia="es-AR"/>
        </w:rPr>
        <w:t xml:space="preserve"> </w:t>
      </w:r>
      <w:sdt>
        <w:sdtPr>
          <w:rPr>
            <w:rFonts w:cs="Times New Roman"/>
            <w:lang w:eastAsia="es-AR"/>
          </w:rPr>
          <w:id w:val="-678420097"/>
          <w:citation/>
        </w:sdtPr>
        <w:sdtEndPr/>
        <w:sdtContent>
          <w:r w:rsidR="00C7776D">
            <w:rPr>
              <w:rFonts w:cs="Times New Roman"/>
              <w:lang w:eastAsia="es-AR"/>
            </w:rPr>
            <w:fldChar w:fldCharType="begin"/>
          </w:r>
          <w:r w:rsidR="00C7776D">
            <w:rPr>
              <w:rFonts w:cs="Times New Roman"/>
              <w:lang w:eastAsia="es-AR"/>
            </w:rPr>
            <w:instrText xml:space="preserve">CITATION MarcadorDePosición2 \l 11274 </w:instrText>
          </w:r>
          <w:r w:rsidR="00C7776D">
            <w:rPr>
              <w:rFonts w:cs="Times New Roman"/>
              <w:lang w:eastAsia="es-AR"/>
            </w:rPr>
            <w:fldChar w:fldCharType="separate"/>
          </w:r>
          <w:r w:rsidR="00DC4200" w:rsidRPr="00DC4200">
            <w:rPr>
              <w:rFonts w:cs="Times New Roman"/>
              <w:noProof/>
              <w:lang w:eastAsia="es-AR"/>
            </w:rPr>
            <w:t>(Microsoft, 2013)</w:t>
          </w:r>
          <w:r w:rsidR="00C7776D">
            <w:rPr>
              <w:rFonts w:cs="Times New Roman"/>
              <w:lang w:eastAsia="es-AR"/>
            </w:rPr>
            <w:fldChar w:fldCharType="end"/>
          </w:r>
        </w:sdtContent>
      </w:sdt>
      <w:r w:rsidR="00C7776D">
        <w:rPr>
          <w:rFonts w:cs="Times New Roman"/>
          <w:lang w:eastAsia="es-AR"/>
        </w:rPr>
        <w:t xml:space="preserve"> y EC2 </w:t>
      </w:r>
      <w:sdt>
        <w:sdtPr>
          <w:rPr>
            <w:rFonts w:cs="Times New Roman"/>
            <w:lang w:eastAsia="es-AR"/>
          </w:rPr>
          <w:id w:val="-766694798"/>
          <w:citation/>
        </w:sdtPr>
        <w:sdtEndPr/>
        <w:sdtContent>
          <w:r w:rsidR="00C7776D">
            <w:rPr>
              <w:rFonts w:cs="Times New Roman"/>
              <w:lang w:eastAsia="es-AR"/>
            </w:rPr>
            <w:fldChar w:fldCharType="begin"/>
          </w:r>
          <w:r w:rsidR="00C7776D">
            <w:rPr>
              <w:rFonts w:cs="Times New Roman"/>
              <w:lang w:eastAsia="es-AR"/>
            </w:rPr>
            <w:instrText xml:space="preserve">CITATION Ama \l 11274 </w:instrText>
          </w:r>
          <w:r w:rsidR="00C7776D">
            <w:rPr>
              <w:rFonts w:cs="Times New Roman"/>
              <w:lang w:eastAsia="es-AR"/>
            </w:rPr>
            <w:fldChar w:fldCharType="separate"/>
          </w:r>
          <w:r w:rsidR="00DC4200" w:rsidRPr="00DC4200">
            <w:rPr>
              <w:rFonts w:cs="Times New Roman"/>
              <w:noProof/>
              <w:lang w:eastAsia="es-AR"/>
            </w:rPr>
            <w:t>(Amazon, 2013)</w:t>
          </w:r>
          <w:r w:rsidR="00C7776D">
            <w:rPr>
              <w:rFonts w:cs="Times New Roman"/>
              <w:lang w:eastAsia="es-AR"/>
            </w:rPr>
            <w:fldChar w:fldCharType="end"/>
          </w:r>
        </w:sdtContent>
      </w:sdt>
      <w:r w:rsidR="008029CF">
        <w:rPr>
          <w:rFonts w:cs="Times New Roman"/>
          <w:lang w:eastAsia="es-AR"/>
        </w:rPr>
        <w:t xml:space="preserve"> </w:t>
      </w:r>
      <w:r w:rsidR="00C7776D">
        <w:rPr>
          <w:rFonts w:cs="Times New Roman"/>
          <w:lang w:eastAsia="es-AR"/>
        </w:rPr>
        <w:t xml:space="preserve">para el cómputo y SQS para el servicio de colas. </w:t>
      </w:r>
    </w:p>
    <w:p w14:paraId="31F2D47F" w14:textId="77777777" w:rsidR="00C7776D" w:rsidRDefault="00C7776D" w:rsidP="00C7776D">
      <w:pPr>
        <w:jc w:val="both"/>
        <w:rPr>
          <w:rFonts w:cs="Times New Roman"/>
          <w:lang w:eastAsia="es-AR"/>
        </w:rPr>
      </w:pPr>
    </w:p>
    <w:p w14:paraId="4BCEDE2F" w14:textId="72CCBAE4" w:rsidR="00C7776D" w:rsidRDefault="00C7776D" w:rsidP="00C7776D">
      <w:pPr>
        <w:jc w:val="both"/>
        <w:rPr>
          <w:rFonts w:cs="Times New Roman"/>
          <w:lang w:eastAsia="es-AR"/>
        </w:rPr>
      </w:pPr>
      <w:r>
        <w:rPr>
          <w:rFonts w:cs="Times New Roman"/>
          <w:lang w:eastAsia="es-AR"/>
        </w:rPr>
        <w:t xml:space="preserve">Trabajar de este modo es interesante debido a que en el mercado actual existe una gran diversidad de proveedores para cada uno de los </w:t>
      </w:r>
      <w:r w:rsidR="00815EBE">
        <w:rPr>
          <w:rFonts w:cs="Times New Roman"/>
          <w:lang w:eastAsia="es-AR"/>
        </w:rPr>
        <w:t>tipos de servicios</w:t>
      </w:r>
      <w:r>
        <w:rPr>
          <w:rFonts w:cs="Times New Roman"/>
          <w:lang w:eastAsia="es-AR"/>
        </w:rPr>
        <w:t xml:space="preserve"> de </w:t>
      </w:r>
      <w:r w:rsidRPr="00E511AB">
        <w:rPr>
          <w:rFonts w:cs="Times New Roman"/>
          <w:i/>
          <w:lang w:eastAsia="es-AR"/>
        </w:rPr>
        <w:t>Cloud Computing</w:t>
      </w:r>
      <w:r>
        <w:rPr>
          <w:rFonts w:cs="Times New Roman"/>
          <w:lang w:eastAsia="es-AR"/>
        </w:rPr>
        <w:t xml:space="preserve">. </w:t>
      </w:r>
      <w:r w:rsidR="00815EBE">
        <w:rPr>
          <w:rFonts w:cs="Times New Roman"/>
          <w:lang w:eastAsia="es-AR"/>
        </w:rPr>
        <w:t xml:space="preserve">Cada uno de estos </w:t>
      </w:r>
      <w:r>
        <w:rPr>
          <w:rFonts w:cs="Times New Roman"/>
          <w:lang w:eastAsia="es-AR"/>
        </w:rPr>
        <w:t xml:space="preserve">proveedores posee ciertas </w:t>
      </w:r>
      <w:r w:rsidR="00815EBE">
        <w:rPr>
          <w:rFonts w:cs="Times New Roman"/>
          <w:lang w:eastAsia="es-AR"/>
        </w:rPr>
        <w:t>particularidades que lo distingue del resto</w:t>
      </w:r>
      <w:r>
        <w:rPr>
          <w:rFonts w:cs="Times New Roman"/>
          <w:lang w:eastAsia="es-AR"/>
        </w:rPr>
        <w:t xml:space="preserve"> como por ejemplo límites de almacenamiento, velocidad de subida y descarga de archivos, velocidad de procesamiento, costos de cada servicio, etc. </w:t>
      </w:r>
      <w:r w:rsidR="00815EBE">
        <w:rPr>
          <w:rFonts w:cs="Times New Roman"/>
          <w:lang w:eastAsia="es-AR"/>
        </w:rPr>
        <w:t>Estas diferencias pueden conducir a que los usuarios deseen migrar su aplicación a un</w:t>
      </w:r>
      <w:r>
        <w:rPr>
          <w:rFonts w:cs="Times New Roman"/>
          <w:lang w:eastAsia="es-AR"/>
        </w:rPr>
        <w:t xml:space="preserve"> proveedor diferente del utilizado. Una migración de este estilo resulta incómoda y además en una pérdida de tiempo al surgir la necesidad de recodificar la aplicación para adaptarse a las </w:t>
      </w:r>
      <w:r w:rsidR="00815EBE">
        <w:rPr>
          <w:rFonts w:cs="Times New Roman"/>
          <w:lang w:eastAsia="es-AR"/>
        </w:rPr>
        <w:t>interfaces del nuevo proveedor</w:t>
      </w:r>
      <w:r>
        <w:rPr>
          <w:rFonts w:cs="Times New Roman"/>
          <w:lang w:eastAsia="es-AR"/>
        </w:rPr>
        <w:t>. Debido a estos problemas, se diseñó Aether para facilitar</w:t>
      </w:r>
      <w:r w:rsidRPr="00230D4D">
        <w:rPr>
          <w:rFonts w:cs="Times New Roman"/>
          <w:lang w:eastAsia="es-AR"/>
        </w:rPr>
        <w:t xml:space="preserve"> el cambio </w:t>
      </w:r>
      <w:r>
        <w:rPr>
          <w:rFonts w:cs="Times New Roman"/>
          <w:lang w:eastAsia="es-AR"/>
        </w:rPr>
        <w:t>entre</w:t>
      </w:r>
      <w:r w:rsidRPr="00230D4D">
        <w:rPr>
          <w:rFonts w:cs="Times New Roman"/>
          <w:lang w:eastAsia="es-AR"/>
        </w:rPr>
        <w:t xml:space="preserve"> proveedor</w:t>
      </w:r>
      <w:r>
        <w:rPr>
          <w:rFonts w:cs="Times New Roman"/>
          <w:lang w:eastAsia="es-AR"/>
        </w:rPr>
        <w:t>es</w:t>
      </w:r>
      <w:r w:rsidRPr="00230D4D">
        <w:rPr>
          <w:rFonts w:cs="Times New Roman"/>
          <w:lang w:eastAsia="es-AR"/>
        </w:rPr>
        <w:t xml:space="preserve"> </w:t>
      </w:r>
      <w:r>
        <w:rPr>
          <w:rFonts w:cs="Times New Roman"/>
          <w:lang w:eastAsia="es-AR"/>
        </w:rPr>
        <w:t>de</w:t>
      </w:r>
      <w:r w:rsidRPr="00230D4D">
        <w:rPr>
          <w:rFonts w:cs="Times New Roman"/>
          <w:lang w:eastAsia="es-AR"/>
        </w:rPr>
        <w:t xml:space="preserve"> forma dinámica y sin necesidad de </w:t>
      </w:r>
      <w:r>
        <w:rPr>
          <w:rFonts w:cs="Times New Roman"/>
          <w:lang w:eastAsia="es-AR"/>
        </w:rPr>
        <w:t>alterar</w:t>
      </w:r>
      <w:r w:rsidRPr="00230D4D">
        <w:rPr>
          <w:rFonts w:cs="Times New Roman"/>
          <w:lang w:eastAsia="es-AR"/>
        </w:rPr>
        <w:t xml:space="preserve"> el </w:t>
      </w:r>
      <w:r>
        <w:rPr>
          <w:rFonts w:cs="Times New Roman"/>
          <w:lang w:eastAsia="es-AR"/>
        </w:rPr>
        <w:t xml:space="preserve">código fuente de la aplicación. Este diseño se basó en dos ejes fundamentales: la configuración del framework por parte del usuario y la funcionalidad para interpretar la configuración y crear los servicios indicados. </w:t>
      </w:r>
    </w:p>
    <w:p w14:paraId="5A2E86F1" w14:textId="77777777" w:rsidR="00C7776D" w:rsidRDefault="00C7776D" w:rsidP="00C7776D">
      <w:pPr>
        <w:jc w:val="both"/>
        <w:rPr>
          <w:rFonts w:cs="Times New Roman"/>
          <w:lang w:eastAsia="es-AR"/>
        </w:rPr>
      </w:pPr>
    </w:p>
    <w:p w14:paraId="45FBAB89" w14:textId="5CEFCB90" w:rsidR="00C7776D" w:rsidRDefault="00C7776D" w:rsidP="00C7776D">
      <w:pPr>
        <w:jc w:val="both"/>
        <w:rPr>
          <w:rFonts w:cs="Times New Roman"/>
          <w:lang w:eastAsia="es-AR"/>
        </w:rPr>
      </w:pPr>
      <w:r>
        <w:rPr>
          <w:rFonts w:cs="Times New Roman"/>
          <w:lang w:eastAsia="es-AR"/>
        </w:rPr>
        <w:t>Para la configuración del framework por parte del usuario se utilizó un archivo con formato XML en el cual se especifican los servicios y parámetros necesarios para poder instanciarlos. La estructura del XML es muy sencilla ya que se distinguen sólo tres elementos. Supongamos estar desarrollando una aplicación para realizar un backup automático de datos utilizando Aether para almacenar los datos utilizando los servicios de Google Storage. A continuación en la figura 4.3 se presenta la estructura del archivo XML de configuración que se debería definir para este caso.</w:t>
      </w:r>
    </w:p>
    <w:p w14:paraId="192B6AE1" w14:textId="317C3381" w:rsidR="00C7776D" w:rsidRPr="00D10EAD" w:rsidRDefault="003F57CD" w:rsidP="00EC6620">
      <w:pPr>
        <w:jc w:val="both"/>
        <w:rPr>
          <w:rFonts w:cs="Times New Roman"/>
          <w:lang w:eastAsia="es-AR"/>
        </w:rPr>
      </w:pPr>
      <w:r>
        <w:rPr>
          <w:noProof/>
          <w:lang w:eastAsia="es-AR"/>
        </w:rPr>
        <w:lastRenderedPageBreak/>
        <mc:AlternateContent>
          <mc:Choice Requires="wps">
            <w:drawing>
              <wp:anchor distT="0" distB="0" distL="114300" distR="114300" simplePos="0" relativeHeight="251637760" behindDoc="0" locked="0" layoutInCell="1" allowOverlap="1" wp14:anchorId="5535DAB6" wp14:editId="3C5A2104">
                <wp:simplePos x="0" y="0"/>
                <wp:positionH relativeFrom="column">
                  <wp:posOffset>327660</wp:posOffset>
                </wp:positionH>
                <wp:positionV relativeFrom="paragraph">
                  <wp:posOffset>1362075</wp:posOffset>
                </wp:positionV>
                <wp:extent cx="5278755" cy="635"/>
                <wp:effectExtent l="0" t="0" r="0" b="0"/>
                <wp:wrapTopAndBottom/>
                <wp:docPr id="18" name="Cuadro de texto 18"/>
                <wp:cNvGraphicFramePr/>
                <a:graphic xmlns:a="http://schemas.openxmlformats.org/drawingml/2006/main">
                  <a:graphicData uri="http://schemas.microsoft.com/office/word/2010/wordprocessingShape">
                    <wps:wsp>
                      <wps:cNvSpPr txBox="1"/>
                      <wps:spPr>
                        <a:xfrm>
                          <a:off x="0" y="0"/>
                          <a:ext cx="5278755" cy="635"/>
                        </a:xfrm>
                        <a:prstGeom prst="rect">
                          <a:avLst/>
                        </a:prstGeom>
                        <a:solidFill>
                          <a:prstClr val="white"/>
                        </a:solidFill>
                        <a:ln>
                          <a:noFill/>
                        </a:ln>
                        <a:effectLst/>
                      </wps:spPr>
                      <wps:txbx>
                        <w:txbxContent>
                          <w:p w14:paraId="42F729BD" w14:textId="6BECB8CE" w:rsidR="009E3E50" w:rsidRPr="00EC1B8C" w:rsidRDefault="009E3E50" w:rsidP="00EC6620">
                            <w:pPr>
                              <w:pStyle w:val="Caption"/>
                              <w:rPr>
                                <w:rFonts w:cs="Times New Roman"/>
                                <w:noProof/>
                                <w:lang w:eastAsia="es-AR"/>
                              </w:rPr>
                            </w:pPr>
                            <w:bookmarkStart w:id="113" w:name="_Toc374286456"/>
                            <w:r>
                              <w:t xml:space="preserve">Figura </w:t>
                            </w:r>
                            <w:fldSimple w:instr=" STYLEREF 1 \s ">
                              <w:r w:rsidR="004B17DA">
                                <w:rPr>
                                  <w:noProof/>
                                </w:rPr>
                                <w:t>4</w:t>
                              </w:r>
                            </w:fldSimple>
                            <w:r>
                              <w:t>.</w:t>
                            </w:r>
                            <w:fldSimple w:instr=" SEQ Figura \* ARABIC \s 1 ">
                              <w:r w:rsidR="004B17DA">
                                <w:rPr>
                                  <w:noProof/>
                                </w:rPr>
                                <w:t>3</w:t>
                              </w:r>
                            </w:fldSimple>
                            <w:r>
                              <w:t xml:space="preserve"> </w:t>
                            </w:r>
                            <w:r w:rsidRPr="00BE7607">
                              <w:t>Estructura del archivo XML de configuración para el servicio de almacenamiento</w:t>
                            </w:r>
                            <w:r>
                              <w:t>.</w:t>
                            </w:r>
                            <w:bookmarkEnd w:id="1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Cuadro de texto 18" o:spid="_x0000_s1026" type="#_x0000_t202" style="position:absolute;left:0;text-align:left;margin-left:25.8pt;margin-top:107.25pt;width:415.65pt;height:.05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" stroked="f">
                <v:textbox style="mso-fit-shape-to-text:t" inset="0,0,0,0">
                  <w:txbxContent>
                    <w:p w14:paraId="42F729BD" w14:textId="6BECB8CE" w:rsidR="009E3E50" w:rsidRPr="00EC1B8C" w:rsidRDefault="009E3E50" w:rsidP="00EC6620">
                      <w:pPr>
                        <w:pStyle w:val="Caption"/>
                        <w:rPr>
                          <w:rFonts w:cs="Times New Roman"/>
                          <w:noProof/>
                          <w:lang w:eastAsia="es-AR"/>
                        </w:rPr>
                      </w:pPr>
                      <w:bookmarkStart w:id="114" w:name="_Toc374286456"/>
                      <w:r>
                        <w:t xml:space="preserve">Figura </w:t>
                      </w:r>
                      <w:fldSimple w:instr=" STYLEREF 1 \s ">
                        <w:r w:rsidR="004B17DA">
                          <w:rPr>
                            <w:noProof/>
                          </w:rPr>
                          <w:t>4</w:t>
                        </w:r>
                      </w:fldSimple>
                      <w:r>
                        <w:t>.</w:t>
                      </w:r>
                      <w:fldSimple w:instr=" SEQ Figura \* ARABIC \s 1 ">
                        <w:r w:rsidR="004B17DA">
                          <w:rPr>
                            <w:noProof/>
                          </w:rPr>
                          <w:t>3</w:t>
                        </w:r>
                      </w:fldSimple>
                      <w:r>
                        <w:t xml:space="preserve"> </w:t>
                      </w:r>
                      <w:r w:rsidRPr="00BE7607">
                        <w:t>Estructura del archivo XML de configuración para el servicio de almacenamiento</w:t>
                      </w:r>
                      <w:r>
                        <w:t>.</w:t>
                      </w:r>
                      <w:bookmarkEnd w:id="114"/>
                    </w:p>
                  </w:txbxContent>
                </v:textbox>
                <w10:wrap type="topAndBottom"/>
              </v:shape>
            </w:pict>
          </mc:Fallback>
        </mc:AlternateContent>
      </w:r>
      <w:r w:rsidR="00C7776D" w:rsidRPr="00EC6620">
        <w:rPr>
          <w:rFonts w:cs="Times New Roman"/>
          <w:noProof/>
          <w:lang w:eastAsia="es-AR"/>
        </w:rPr>
        <mc:AlternateContent>
          <mc:Choice Requires="wps">
            <w:drawing>
              <wp:anchor distT="45720" distB="45720" distL="114300" distR="114300" simplePos="0" relativeHeight="251634688" behindDoc="0" locked="0" layoutInCell="1" allowOverlap="1" wp14:anchorId="08455500" wp14:editId="249E5A39">
                <wp:simplePos x="0" y="0"/>
                <wp:positionH relativeFrom="column">
                  <wp:posOffset>328283</wp:posOffset>
                </wp:positionH>
                <wp:positionV relativeFrom="paragraph">
                  <wp:posOffset>-179</wp:posOffset>
                </wp:positionV>
                <wp:extent cx="5278755" cy="1304925"/>
                <wp:effectExtent l="0" t="0" r="17145" b="28575"/>
                <wp:wrapTopAndBottom/>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8755" cy="1304925"/>
                        </a:xfrm>
                        <a:prstGeom prst="rect">
                          <a:avLst/>
                        </a:prstGeom>
                        <a:solidFill>
                          <a:srgbClr val="FFFFFF"/>
                        </a:solidFill>
                        <a:ln w="9525">
                          <a:solidFill>
                            <a:srgbClr val="000000"/>
                          </a:solidFill>
                          <a:miter lim="800000"/>
                          <a:headEnd/>
                          <a:tailEnd/>
                        </a:ln>
                      </wps:spPr>
                      <wps:txbx>
                        <w:txbxContent>
                          <w:p w14:paraId="7424AC08" w14:textId="77777777" w:rsidR="009E3E50" w:rsidRPr="00D10EAD" w:rsidRDefault="009E3E50" w:rsidP="00C7776D">
                            <w:pPr>
                              <w:autoSpaceDE w:val="0"/>
                              <w:autoSpaceDN w:val="0"/>
                              <w:adjustRightInd w:val="0"/>
                              <w:spacing w:line="240" w:lineRule="auto"/>
                              <w:rPr>
                                <w:rFonts w:cs="Times New Roman"/>
                                <w:szCs w:val="20"/>
                                <w:lang w:val="en-US"/>
                              </w:rPr>
                            </w:pPr>
                            <w:r w:rsidRPr="00D10EAD">
                              <w:rPr>
                                <w:rFonts w:cs="Times New Roman"/>
                                <w:color w:val="008080"/>
                                <w:szCs w:val="20"/>
                                <w:lang w:val="en-US"/>
                              </w:rPr>
                              <w:t>&lt;</w:t>
                            </w:r>
                            <w:proofErr w:type="spellStart"/>
                            <w:proofErr w:type="gramStart"/>
                            <w:r w:rsidRPr="00D10EAD">
                              <w:rPr>
                                <w:rFonts w:cs="Times New Roman"/>
                                <w:color w:val="3F7F7F"/>
                                <w:szCs w:val="20"/>
                                <w:lang w:val="en-US"/>
                              </w:rPr>
                              <w:t>storageServices</w:t>
                            </w:r>
                            <w:proofErr w:type="spellEnd"/>
                            <w:proofErr w:type="gramEnd"/>
                            <w:r w:rsidRPr="00D10EAD">
                              <w:rPr>
                                <w:rFonts w:cs="Times New Roman"/>
                                <w:color w:val="008080"/>
                                <w:szCs w:val="20"/>
                                <w:lang w:val="en-US"/>
                              </w:rPr>
                              <w:t>&gt;</w:t>
                            </w:r>
                          </w:p>
                          <w:p w14:paraId="3DE89F39" w14:textId="77777777" w:rsidR="009E3E50" w:rsidRPr="00D10EAD" w:rsidRDefault="009E3E50" w:rsidP="00C7776D">
                            <w:pPr>
                              <w:autoSpaceDE w:val="0"/>
                              <w:autoSpaceDN w:val="0"/>
                              <w:adjustRightInd w:val="0"/>
                              <w:spacing w:line="240" w:lineRule="auto"/>
                              <w:rPr>
                                <w:rFonts w:cs="Times New Roman"/>
                                <w:szCs w:val="20"/>
                                <w:lang w:val="en-US"/>
                              </w:rPr>
                            </w:pPr>
                            <w:r>
                              <w:rPr>
                                <w:rFonts w:cs="Times New Roman"/>
                                <w:szCs w:val="20"/>
                                <w:lang w:val="en-US"/>
                              </w:rPr>
                              <w:t xml:space="preserve">         </w:t>
                            </w:r>
                            <w:r w:rsidRPr="00D10EAD">
                              <w:rPr>
                                <w:rFonts w:cs="Times New Roman"/>
                                <w:color w:val="008080"/>
                                <w:szCs w:val="20"/>
                                <w:lang w:val="en-US"/>
                              </w:rPr>
                              <w:t>&lt;</w:t>
                            </w:r>
                            <w:proofErr w:type="spellStart"/>
                            <w:r w:rsidRPr="00D10EAD">
                              <w:rPr>
                                <w:rFonts w:cs="Times New Roman"/>
                                <w:color w:val="3F7F7F"/>
                                <w:szCs w:val="20"/>
                                <w:lang w:val="en-US"/>
                              </w:rPr>
                              <w:t>storageService</w:t>
                            </w:r>
                            <w:proofErr w:type="spellEnd"/>
                            <w:r w:rsidRPr="00D10EAD">
                              <w:rPr>
                                <w:rFonts w:cs="Times New Roman"/>
                                <w:szCs w:val="20"/>
                                <w:lang w:val="en-US"/>
                              </w:rPr>
                              <w:t xml:space="preserve"> </w:t>
                            </w:r>
                            <w:r w:rsidRPr="00D10EAD">
                              <w:rPr>
                                <w:rFonts w:cs="Times New Roman"/>
                                <w:color w:val="7F007F"/>
                                <w:szCs w:val="20"/>
                                <w:lang w:val="en-US"/>
                              </w:rPr>
                              <w:t>class</w:t>
                            </w:r>
                            <w:r w:rsidRPr="00D10EAD">
                              <w:rPr>
                                <w:rFonts w:cs="Times New Roman"/>
                                <w:szCs w:val="20"/>
                                <w:lang w:val="en-US"/>
                              </w:rPr>
                              <w:t>=</w:t>
                            </w:r>
                            <w:r w:rsidRPr="00D10EAD">
                              <w:rPr>
                                <w:rFonts w:cs="Times New Roman"/>
                                <w:i/>
                                <w:iCs/>
                                <w:color w:val="2A00FF"/>
                                <w:szCs w:val="20"/>
                                <w:lang w:val="en-US"/>
                              </w:rPr>
                              <w:t>"aether.core.services.storage.imp.GoogleV1StorageService"</w:t>
                            </w:r>
                            <w:r w:rsidRPr="00D10EAD">
                              <w:rPr>
                                <w:rFonts w:cs="Times New Roman"/>
                                <w:color w:val="008080"/>
                                <w:szCs w:val="20"/>
                                <w:lang w:val="en-US"/>
                              </w:rPr>
                              <w:t>&gt;</w:t>
                            </w:r>
                          </w:p>
                          <w:p w14:paraId="20313257" w14:textId="77777777" w:rsidR="009E3E50" w:rsidRPr="00D10EAD" w:rsidRDefault="009E3E50" w:rsidP="00C7776D">
                            <w:pPr>
                              <w:autoSpaceDE w:val="0"/>
                              <w:autoSpaceDN w:val="0"/>
                              <w:adjustRightInd w:val="0"/>
                              <w:spacing w:line="240" w:lineRule="auto"/>
                              <w:rPr>
                                <w:rFonts w:cs="Times New Roman"/>
                                <w:szCs w:val="20"/>
                                <w:lang w:val="en-US"/>
                              </w:rPr>
                            </w:pPr>
                            <w:r>
                              <w:rPr>
                                <w:rFonts w:cs="Times New Roman"/>
                                <w:color w:val="008080"/>
                                <w:szCs w:val="20"/>
                                <w:lang w:val="en-US"/>
                              </w:rPr>
                              <w:t xml:space="preserve">               </w:t>
                            </w:r>
                            <w:r w:rsidRPr="00D10EAD">
                              <w:rPr>
                                <w:rFonts w:cs="Times New Roman"/>
                                <w:color w:val="008080"/>
                                <w:szCs w:val="20"/>
                                <w:lang w:val="en-US"/>
                              </w:rPr>
                              <w:t>&lt;</w:t>
                            </w:r>
                            <w:r w:rsidRPr="00D10EAD">
                              <w:rPr>
                                <w:rFonts w:cs="Times New Roman"/>
                                <w:color w:val="3F7F7F"/>
                                <w:szCs w:val="20"/>
                                <w:lang w:val="en-US"/>
                              </w:rPr>
                              <w:t>parameter</w:t>
                            </w:r>
                            <w:r w:rsidRPr="00D10EAD">
                              <w:rPr>
                                <w:rFonts w:cs="Times New Roman"/>
                                <w:szCs w:val="20"/>
                                <w:lang w:val="en-US"/>
                              </w:rPr>
                              <w:t xml:space="preserve"> </w:t>
                            </w:r>
                            <w:r w:rsidRPr="00D10EAD">
                              <w:rPr>
                                <w:rFonts w:cs="Times New Roman"/>
                                <w:color w:val="7F007F"/>
                                <w:szCs w:val="20"/>
                                <w:lang w:val="en-US"/>
                              </w:rPr>
                              <w:t>key</w:t>
                            </w:r>
                            <w:r w:rsidRPr="00D10EAD">
                              <w:rPr>
                                <w:rFonts w:cs="Times New Roman"/>
                                <w:szCs w:val="20"/>
                                <w:lang w:val="en-US"/>
                              </w:rPr>
                              <w:t>=</w:t>
                            </w:r>
                            <w:r w:rsidRPr="00D10EAD">
                              <w:rPr>
                                <w:rFonts w:cs="Times New Roman"/>
                                <w:i/>
                                <w:iCs/>
                                <w:color w:val="2A00FF"/>
                                <w:szCs w:val="20"/>
                                <w:lang w:val="en-US"/>
                              </w:rPr>
                              <w:t>"container"</w:t>
                            </w:r>
                            <w:r w:rsidRPr="00D10EAD">
                              <w:rPr>
                                <w:rFonts w:cs="Times New Roman"/>
                                <w:szCs w:val="20"/>
                                <w:lang w:val="en-US"/>
                              </w:rPr>
                              <w:t xml:space="preserve"> </w:t>
                            </w:r>
                            <w:r w:rsidRPr="00D10EAD">
                              <w:rPr>
                                <w:rFonts w:cs="Times New Roman"/>
                                <w:color w:val="7F007F"/>
                                <w:szCs w:val="20"/>
                                <w:lang w:val="en-US"/>
                              </w:rPr>
                              <w:t>value</w:t>
                            </w:r>
                            <w:r w:rsidRPr="00D10EAD">
                              <w:rPr>
                                <w:rFonts w:cs="Times New Roman"/>
                                <w:szCs w:val="20"/>
                                <w:lang w:val="en-US"/>
                              </w:rPr>
                              <w:t>=</w:t>
                            </w:r>
                            <w:r w:rsidRPr="00D10EAD">
                              <w:rPr>
                                <w:rFonts w:cs="Times New Roman"/>
                                <w:i/>
                                <w:iCs/>
                                <w:color w:val="2A00FF"/>
                                <w:szCs w:val="20"/>
                                <w:lang w:val="en-US"/>
                              </w:rPr>
                              <w:t>"container1"</w:t>
                            </w:r>
                            <w:r w:rsidRPr="00D10EAD">
                              <w:rPr>
                                <w:rFonts w:cs="Times New Roman"/>
                                <w:color w:val="008080"/>
                                <w:szCs w:val="20"/>
                                <w:lang w:val="en-US"/>
                              </w:rPr>
                              <w:t>/&gt;</w:t>
                            </w:r>
                          </w:p>
                          <w:p w14:paraId="1A64E4E9" w14:textId="77777777" w:rsidR="009E3E50" w:rsidRPr="00D10EAD" w:rsidRDefault="009E3E50" w:rsidP="00C7776D">
                            <w:pPr>
                              <w:autoSpaceDE w:val="0"/>
                              <w:autoSpaceDN w:val="0"/>
                              <w:adjustRightInd w:val="0"/>
                              <w:spacing w:line="240" w:lineRule="auto"/>
                              <w:rPr>
                                <w:rFonts w:cs="Times New Roman"/>
                                <w:szCs w:val="20"/>
                                <w:lang w:val="en-US"/>
                              </w:rPr>
                            </w:pPr>
                            <w:r w:rsidRPr="00D10EAD">
                              <w:rPr>
                                <w:rFonts w:cs="Times New Roman"/>
                                <w:szCs w:val="20"/>
                                <w:lang w:val="en-US"/>
                              </w:rPr>
                              <w:tab/>
                            </w:r>
                            <w:r>
                              <w:rPr>
                                <w:rFonts w:cs="Times New Roman"/>
                                <w:szCs w:val="20"/>
                                <w:lang w:val="en-US"/>
                              </w:rPr>
                              <w:t xml:space="preserve">   </w:t>
                            </w:r>
                            <w:r w:rsidRPr="00D10EAD">
                              <w:rPr>
                                <w:rFonts w:cs="Times New Roman"/>
                                <w:color w:val="008080"/>
                                <w:szCs w:val="20"/>
                                <w:lang w:val="en-US"/>
                              </w:rPr>
                              <w:t>&lt;</w:t>
                            </w:r>
                            <w:r w:rsidRPr="00D10EAD">
                              <w:rPr>
                                <w:rFonts w:cs="Times New Roman"/>
                                <w:color w:val="3F7F7F"/>
                                <w:szCs w:val="20"/>
                                <w:lang w:val="en-US"/>
                              </w:rPr>
                              <w:t>parameter</w:t>
                            </w:r>
                            <w:r w:rsidRPr="00D10EAD">
                              <w:rPr>
                                <w:rFonts w:cs="Times New Roman"/>
                                <w:szCs w:val="20"/>
                                <w:lang w:val="en-US"/>
                              </w:rPr>
                              <w:t xml:space="preserve"> </w:t>
                            </w:r>
                            <w:r w:rsidRPr="00D10EAD">
                              <w:rPr>
                                <w:rFonts w:cs="Times New Roman"/>
                                <w:color w:val="7F007F"/>
                                <w:szCs w:val="20"/>
                                <w:lang w:val="en-US"/>
                              </w:rPr>
                              <w:t>key</w:t>
                            </w:r>
                            <w:r w:rsidRPr="00D10EAD">
                              <w:rPr>
                                <w:rFonts w:cs="Times New Roman"/>
                                <w:szCs w:val="20"/>
                                <w:lang w:val="en-US"/>
                              </w:rPr>
                              <w:t>=</w:t>
                            </w:r>
                            <w:r w:rsidRPr="00D10EAD">
                              <w:rPr>
                                <w:rFonts w:cs="Times New Roman"/>
                                <w:i/>
                                <w:iCs/>
                                <w:color w:val="2A00FF"/>
                                <w:szCs w:val="20"/>
                                <w:lang w:val="en-US"/>
                              </w:rPr>
                              <w:t>"</w:t>
                            </w:r>
                            <w:proofErr w:type="spellStart"/>
                            <w:r w:rsidRPr="00D10EAD">
                              <w:rPr>
                                <w:rFonts w:cs="Times New Roman"/>
                                <w:i/>
                                <w:iCs/>
                                <w:color w:val="2A00FF"/>
                                <w:szCs w:val="20"/>
                                <w:lang w:val="en-US"/>
                              </w:rPr>
                              <w:t>googleStorageAccessKey</w:t>
                            </w:r>
                            <w:proofErr w:type="spellEnd"/>
                            <w:r w:rsidRPr="00D10EAD">
                              <w:rPr>
                                <w:rFonts w:cs="Times New Roman"/>
                                <w:i/>
                                <w:iCs/>
                                <w:color w:val="2A00FF"/>
                                <w:szCs w:val="20"/>
                                <w:lang w:val="en-US"/>
                              </w:rPr>
                              <w:t>"</w:t>
                            </w:r>
                            <w:r w:rsidRPr="00D10EAD">
                              <w:rPr>
                                <w:rFonts w:cs="Times New Roman"/>
                                <w:szCs w:val="20"/>
                                <w:lang w:val="en-US"/>
                              </w:rPr>
                              <w:t xml:space="preserve"> </w:t>
                            </w:r>
                            <w:r w:rsidRPr="00D10EAD">
                              <w:rPr>
                                <w:rFonts w:cs="Times New Roman"/>
                                <w:color w:val="7F007F"/>
                                <w:szCs w:val="20"/>
                                <w:lang w:val="en-US"/>
                              </w:rPr>
                              <w:t>value</w:t>
                            </w:r>
                            <w:r w:rsidRPr="00D10EAD">
                              <w:rPr>
                                <w:rFonts w:cs="Times New Roman"/>
                                <w:szCs w:val="20"/>
                                <w:lang w:val="en-US"/>
                              </w:rPr>
                              <w:t>=</w:t>
                            </w:r>
                            <w:r w:rsidRPr="00D10EAD">
                              <w:rPr>
                                <w:rFonts w:cs="Times New Roman"/>
                                <w:i/>
                                <w:iCs/>
                                <w:color w:val="2A00FF"/>
                                <w:szCs w:val="20"/>
                                <w:lang w:val="en-US"/>
                              </w:rPr>
                              <w:t>"</w:t>
                            </w:r>
                            <w:proofErr w:type="spellStart"/>
                            <w:r w:rsidRPr="00D10EAD">
                              <w:rPr>
                                <w:rFonts w:cs="Times New Roman"/>
                                <w:i/>
                                <w:iCs/>
                                <w:color w:val="2A00FF"/>
                                <w:szCs w:val="20"/>
                                <w:lang w:val="en-US"/>
                              </w:rPr>
                              <w:t>MyKey</w:t>
                            </w:r>
                            <w:proofErr w:type="spellEnd"/>
                            <w:r w:rsidRPr="00D10EAD">
                              <w:rPr>
                                <w:rFonts w:cs="Times New Roman"/>
                                <w:i/>
                                <w:iCs/>
                                <w:color w:val="2A00FF"/>
                                <w:szCs w:val="20"/>
                                <w:lang w:val="en-US"/>
                              </w:rPr>
                              <w:t>"</w:t>
                            </w:r>
                            <w:r w:rsidRPr="00D10EAD">
                              <w:rPr>
                                <w:rFonts w:cs="Times New Roman"/>
                                <w:color w:val="008080"/>
                                <w:szCs w:val="20"/>
                                <w:lang w:val="en-US"/>
                              </w:rPr>
                              <w:t>/&gt;</w:t>
                            </w:r>
                          </w:p>
                          <w:p w14:paraId="2BAE860E" w14:textId="77777777" w:rsidR="009E3E50" w:rsidRPr="00D10EAD" w:rsidRDefault="009E3E50" w:rsidP="00C7776D">
                            <w:pPr>
                              <w:autoSpaceDE w:val="0"/>
                              <w:autoSpaceDN w:val="0"/>
                              <w:adjustRightInd w:val="0"/>
                              <w:spacing w:line="240" w:lineRule="auto"/>
                              <w:rPr>
                                <w:rFonts w:cs="Times New Roman"/>
                                <w:szCs w:val="20"/>
                                <w:lang w:val="en-US"/>
                              </w:rPr>
                            </w:pPr>
                            <w:r w:rsidRPr="00D10EAD">
                              <w:rPr>
                                <w:rFonts w:cs="Times New Roman"/>
                                <w:szCs w:val="20"/>
                                <w:lang w:val="en-US"/>
                              </w:rPr>
                              <w:tab/>
                            </w:r>
                            <w:r>
                              <w:rPr>
                                <w:rFonts w:cs="Times New Roman"/>
                                <w:szCs w:val="20"/>
                                <w:lang w:val="en-US"/>
                              </w:rPr>
                              <w:t xml:space="preserve">   </w:t>
                            </w:r>
                            <w:r w:rsidRPr="00D10EAD">
                              <w:rPr>
                                <w:rFonts w:cs="Times New Roman"/>
                                <w:color w:val="008080"/>
                                <w:szCs w:val="20"/>
                                <w:lang w:val="en-US"/>
                              </w:rPr>
                              <w:t>&lt;</w:t>
                            </w:r>
                            <w:r w:rsidRPr="00D10EAD">
                              <w:rPr>
                                <w:rFonts w:cs="Times New Roman"/>
                                <w:color w:val="3F7F7F"/>
                                <w:szCs w:val="20"/>
                                <w:lang w:val="en-US"/>
                              </w:rPr>
                              <w:t>parameter</w:t>
                            </w:r>
                            <w:r w:rsidRPr="00D10EAD">
                              <w:rPr>
                                <w:rFonts w:cs="Times New Roman"/>
                                <w:szCs w:val="20"/>
                                <w:lang w:val="en-US"/>
                              </w:rPr>
                              <w:t xml:space="preserve"> </w:t>
                            </w:r>
                            <w:r w:rsidRPr="00D10EAD">
                              <w:rPr>
                                <w:rFonts w:cs="Times New Roman"/>
                                <w:color w:val="7F007F"/>
                                <w:szCs w:val="20"/>
                                <w:lang w:val="en-US"/>
                              </w:rPr>
                              <w:t>key</w:t>
                            </w:r>
                            <w:r w:rsidRPr="00D10EAD">
                              <w:rPr>
                                <w:rFonts w:cs="Times New Roman"/>
                                <w:szCs w:val="20"/>
                                <w:lang w:val="en-US"/>
                              </w:rPr>
                              <w:t>=</w:t>
                            </w:r>
                            <w:r w:rsidRPr="00D10EAD">
                              <w:rPr>
                                <w:rFonts w:cs="Times New Roman"/>
                                <w:i/>
                                <w:iCs/>
                                <w:color w:val="2A00FF"/>
                                <w:szCs w:val="20"/>
                                <w:lang w:val="en-US"/>
                              </w:rPr>
                              <w:t>"</w:t>
                            </w:r>
                            <w:proofErr w:type="spellStart"/>
                            <w:r w:rsidRPr="00D10EAD">
                              <w:rPr>
                                <w:rFonts w:cs="Times New Roman"/>
                                <w:i/>
                                <w:iCs/>
                                <w:color w:val="2A00FF"/>
                                <w:szCs w:val="20"/>
                                <w:lang w:val="en-US"/>
                              </w:rPr>
                              <w:t>googleStorageSecretKey</w:t>
                            </w:r>
                            <w:proofErr w:type="spellEnd"/>
                            <w:r w:rsidRPr="00D10EAD">
                              <w:rPr>
                                <w:rFonts w:cs="Times New Roman"/>
                                <w:i/>
                                <w:iCs/>
                                <w:color w:val="2A00FF"/>
                                <w:szCs w:val="20"/>
                                <w:lang w:val="en-US"/>
                              </w:rPr>
                              <w:t>"</w:t>
                            </w:r>
                            <w:r w:rsidRPr="00D10EAD">
                              <w:rPr>
                                <w:rFonts w:cs="Times New Roman"/>
                                <w:szCs w:val="20"/>
                                <w:lang w:val="en-US"/>
                              </w:rPr>
                              <w:t xml:space="preserve"> </w:t>
                            </w:r>
                            <w:r w:rsidRPr="00D10EAD">
                              <w:rPr>
                                <w:rFonts w:cs="Times New Roman"/>
                                <w:color w:val="7F007F"/>
                                <w:szCs w:val="20"/>
                                <w:lang w:val="en-US"/>
                              </w:rPr>
                              <w:t>value</w:t>
                            </w:r>
                            <w:r w:rsidRPr="00D10EAD">
                              <w:rPr>
                                <w:rFonts w:cs="Times New Roman"/>
                                <w:szCs w:val="20"/>
                                <w:lang w:val="en-US"/>
                              </w:rPr>
                              <w:t>=</w:t>
                            </w:r>
                            <w:r w:rsidRPr="00D10EAD">
                              <w:rPr>
                                <w:rFonts w:cs="Times New Roman"/>
                                <w:i/>
                                <w:iCs/>
                                <w:color w:val="2A00FF"/>
                                <w:szCs w:val="20"/>
                                <w:lang w:val="en-US"/>
                              </w:rPr>
                              <w:t>"</w:t>
                            </w:r>
                            <w:proofErr w:type="spellStart"/>
                            <w:r w:rsidRPr="00D10EAD">
                              <w:rPr>
                                <w:rFonts w:cs="Times New Roman"/>
                                <w:i/>
                                <w:iCs/>
                                <w:color w:val="2A00FF"/>
                                <w:szCs w:val="20"/>
                                <w:lang w:val="en-US"/>
                              </w:rPr>
                              <w:t>MySecretKey</w:t>
                            </w:r>
                            <w:proofErr w:type="spellEnd"/>
                            <w:r w:rsidRPr="00D10EAD">
                              <w:rPr>
                                <w:rFonts w:cs="Times New Roman"/>
                                <w:i/>
                                <w:iCs/>
                                <w:color w:val="2A00FF"/>
                                <w:szCs w:val="20"/>
                                <w:lang w:val="en-US"/>
                              </w:rPr>
                              <w:t>"</w:t>
                            </w:r>
                            <w:r w:rsidRPr="00D10EAD">
                              <w:rPr>
                                <w:rFonts w:cs="Times New Roman"/>
                                <w:color w:val="008080"/>
                                <w:szCs w:val="20"/>
                                <w:lang w:val="en-US"/>
                              </w:rPr>
                              <w:t>/&gt;</w:t>
                            </w:r>
                          </w:p>
                          <w:p w14:paraId="61597E88" w14:textId="77777777" w:rsidR="009E3E50" w:rsidRPr="00D10EAD" w:rsidRDefault="009E3E50" w:rsidP="00C7776D">
                            <w:pPr>
                              <w:autoSpaceDE w:val="0"/>
                              <w:autoSpaceDN w:val="0"/>
                              <w:adjustRightInd w:val="0"/>
                              <w:spacing w:line="240" w:lineRule="auto"/>
                              <w:rPr>
                                <w:rFonts w:cs="Times New Roman"/>
                                <w:szCs w:val="20"/>
                              </w:rPr>
                            </w:pPr>
                            <w:r>
                              <w:rPr>
                                <w:rFonts w:cs="Times New Roman"/>
                                <w:szCs w:val="20"/>
                                <w:lang w:val="en-US"/>
                              </w:rPr>
                              <w:t xml:space="preserve">         </w:t>
                            </w:r>
                            <w:r w:rsidRPr="00D10EAD">
                              <w:rPr>
                                <w:rFonts w:cs="Times New Roman"/>
                                <w:color w:val="008080"/>
                                <w:szCs w:val="20"/>
                              </w:rPr>
                              <w:t>&lt;/</w:t>
                            </w:r>
                            <w:proofErr w:type="spellStart"/>
                            <w:proofErr w:type="gramStart"/>
                            <w:r w:rsidRPr="00D10EAD">
                              <w:rPr>
                                <w:rFonts w:cs="Times New Roman"/>
                                <w:color w:val="3F7F7F"/>
                                <w:szCs w:val="20"/>
                              </w:rPr>
                              <w:t>storageService</w:t>
                            </w:r>
                            <w:proofErr w:type="spellEnd"/>
                            <w:proofErr w:type="gramEnd"/>
                            <w:r w:rsidRPr="00D10EAD">
                              <w:rPr>
                                <w:rFonts w:cs="Times New Roman"/>
                                <w:color w:val="008080"/>
                                <w:szCs w:val="20"/>
                              </w:rPr>
                              <w:t>&gt;</w:t>
                            </w:r>
                          </w:p>
                          <w:p w14:paraId="1A9A9F18" w14:textId="06F53140" w:rsidR="009E3E50" w:rsidRDefault="009E3E50" w:rsidP="00EC6620">
                            <w:pPr>
                              <w:jc w:val="both"/>
                            </w:pPr>
                            <w:r w:rsidRPr="00D10EAD">
                              <w:rPr>
                                <w:rFonts w:cs="Times New Roman"/>
                                <w:color w:val="008080"/>
                                <w:szCs w:val="20"/>
                              </w:rPr>
                              <w:t>&lt;/</w:t>
                            </w:r>
                            <w:proofErr w:type="spellStart"/>
                            <w:proofErr w:type="gramStart"/>
                            <w:r w:rsidRPr="00D10EAD">
                              <w:rPr>
                                <w:rFonts w:cs="Times New Roman"/>
                                <w:color w:val="3F7F7F"/>
                                <w:szCs w:val="20"/>
                              </w:rPr>
                              <w:t>storageServices</w:t>
                            </w:r>
                            <w:proofErr w:type="spellEnd"/>
                            <w:proofErr w:type="gramEnd"/>
                            <w:r w:rsidRPr="00D10EAD">
                              <w:rPr>
                                <w:rFonts w:cs="Times New Roman"/>
                                <w:color w:val="008080"/>
                                <w:szCs w:val="20"/>
                              </w:rPr>
                              <w:t>&gt;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Cuadro de texto 2" o:spid="_x0000_s1027" type="#_x0000_t202" style="position:absolute;left:0;text-align:left;margin-left:25.85pt;margin-top:0;width:415.65pt;height:102.75pt;z-index:2516346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">
                <v:textbox style="mso-fit-shape-to-text:t">
                  <w:txbxContent>
                    <w:p w14:paraId="7424AC08" w14:textId="77777777" w:rsidR="009E3E50" w:rsidRPr="00D10EAD" w:rsidRDefault="009E3E50" w:rsidP="00C7776D">
                      <w:pPr>
                        <w:autoSpaceDE w:val="0"/>
                        <w:autoSpaceDN w:val="0"/>
                        <w:adjustRightInd w:val="0"/>
                        <w:spacing w:line="240" w:lineRule="auto"/>
                        <w:rPr>
                          <w:rFonts w:cs="Times New Roman"/>
                          <w:szCs w:val="20"/>
                          <w:lang w:val="en-US"/>
                        </w:rPr>
                      </w:pPr>
                      <w:r w:rsidRPr="00D10EAD">
                        <w:rPr>
                          <w:rFonts w:cs="Times New Roman"/>
                          <w:color w:val="008080"/>
                          <w:szCs w:val="20"/>
                          <w:lang w:val="en-US"/>
                        </w:rPr>
                        <w:t>&lt;</w:t>
                      </w:r>
                      <w:proofErr w:type="spellStart"/>
                      <w:proofErr w:type="gramStart"/>
                      <w:r w:rsidRPr="00D10EAD">
                        <w:rPr>
                          <w:rFonts w:cs="Times New Roman"/>
                          <w:color w:val="3F7F7F"/>
                          <w:szCs w:val="20"/>
                          <w:lang w:val="en-US"/>
                        </w:rPr>
                        <w:t>storageServices</w:t>
                      </w:r>
                      <w:proofErr w:type="spellEnd"/>
                      <w:proofErr w:type="gramEnd"/>
                      <w:r w:rsidRPr="00D10EAD">
                        <w:rPr>
                          <w:rFonts w:cs="Times New Roman"/>
                          <w:color w:val="008080"/>
                          <w:szCs w:val="20"/>
                          <w:lang w:val="en-US"/>
                        </w:rPr>
                        <w:t>&gt;</w:t>
                      </w:r>
                    </w:p>
                    <w:p w14:paraId="3DE89F39" w14:textId="77777777" w:rsidR="009E3E50" w:rsidRPr="00D10EAD" w:rsidRDefault="009E3E50" w:rsidP="00C7776D">
                      <w:pPr>
                        <w:autoSpaceDE w:val="0"/>
                        <w:autoSpaceDN w:val="0"/>
                        <w:adjustRightInd w:val="0"/>
                        <w:spacing w:line="240" w:lineRule="auto"/>
                        <w:rPr>
                          <w:rFonts w:cs="Times New Roman"/>
                          <w:szCs w:val="20"/>
                          <w:lang w:val="en-US"/>
                        </w:rPr>
                      </w:pPr>
                      <w:r>
                        <w:rPr>
                          <w:rFonts w:cs="Times New Roman"/>
                          <w:szCs w:val="20"/>
                          <w:lang w:val="en-US"/>
                        </w:rPr>
                        <w:t xml:space="preserve">         </w:t>
                      </w:r>
                      <w:r w:rsidRPr="00D10EAD">
                        <w:rPr>
                          <w:rFonts w:cs="Times New Roman"/>
                          <w:color w:val="008080"/>
                          <w:szCs w:val="20"/>
                          <w:lang w:val="en-US"/>
                        </w:rPr>
                        <w:t>&lt;</w:t>
                      </w:r>
                      <w:proofErr w:type="spellStart"/>
                      <w:r w:rsidRPr="00D10EAD">
                        <w:rPr>
                          <w:rFonts w:cs="Times New Roman"/>
                          <w:color w:val="3F7F7F"/>
                          <w:szCs w:val="20"/>
                          <w:lang w:val="en-US"/>
                        </w:rPr>
                        <w:t>storageService</w:t>
                      </w:r>
                      <w:proofErr w:type="spellEnd"/>
                      <w:r w:rsidRPr="00D10EAD">
                        <w:rPr>
                          <w:rFonts w:cs="Times New Roman"/>
                          <w:szCs w:val="20"/>
                          <w:lang w:val="en-US"/>
                        </w:rPr>
                        <w:t xml:space="preserve"> </w:t>
                      </w:r>
                      <w:r w:rsidRPr="00D10EAD">
                        <w:rPr>
                          <w:rFonts w:cs="Times New Roman"/>
                          <w:color w:val="7F007F"/>
                          <w:szCs w:val="20"/>
                          <w:lang w:val="en-US"/>
                        </w:rPr>
                        <w:t>class</w:t>
                      </w:r>
                      <w:r w:rsidRPr="00D10EAD">
                        <w:rPr>
                          <w:rFonts w:cs="Times New Roman"/>
                          <w:szCs w:val="20"/>
                          <w:lang w:val="en-US"/>
                        </w:rPr>
                        <w:t>=</w:t>
                      </w:r>
                      <w:r w:rsidRPr="00D10EAD">
                        <w:rPr>
                          <w:rFonts w:cs="Times New Roman"/>
                          <w:i/>
                          <w:iCs/>
                          <w:color w:val="2A00FF"/>
                          <w:szCs w:val="20"/>
                          <w:lang w:val="en-US"/>
                        </w:rPr>
                        <w:t>"aether.core.services.storage.imp.GoogleV1StorageService"</w:t>
                      </w:r>
                      <w:r w:rsidRPr="00D10EAD">
                        <w:rPr>
                          <w:rFonts w:cs="Times New Roman"/>
                          <w:color w:val="008080"/>
                          <w:szCs w:val="20"/>
                          <w:lang w:val="en-US"/>
                        </w:rPr>
                        <w:t>&gt;</w:t>
                      </w:r>
                    </w:p>
                    <w:p w14:paraId="20313257" w14:textId="77777777" w:rsidR="009E3E50" w:rsidRPr="00D10EAD" w:rsidRDefault="009E3E50" w:rsidP="00C7776D">
                      <w:pPr>
                        <w:autoSpaceDE w:val="0"/>
                        <w:autoSpaceDN w:val="0"/>
                        <w:adjustRightInd w:val="0"/>
                        <w:spacing w:line="240" w:lineRule="auto"/>
                        <w:rPr>
                          <w:rFonts w:cs="Times New Roman"/>
                          <w:szCs w:val="20"/>
                          <w:lang w:val="en-US"/>
                        </w:rPr>
                      </w:pPr>
                      <w:r>
                        <w:rPr>
                          <w:rFonts w:cs="Times New Roman"/>
                          <w:color w:val="008080"/>
                          <w:szCs w:val="20"/>
                          <w:lang w:val="en-US"/>
                        </w:rPr>
                        <w:t xml:space="preserve">               </w:t>
                      </w:r>
                      <w:r w:rsidRPr="00D10EAD">
                        <w:rPr>
                          <w:rFonts w:cs="Times New Roman"/>
                          <w:color w:val="008080"/>
                          <w:szCs w:val="20"/>
                          <w:lang w:val="en-US"/>
                        </w:rPr>
                        <w:t>&lt;</w:t>
                      </w:r>
                      <w:r w:rsidRPr="00D10EAD">
                        <w:rPr>
                          <w:rFonts w:cs="Times New Roman"/>
                          <w:color w:val="3F7F7F"/>
                          <w:szCs w:val="20"/>
                          <w:lang w:val="en-US"/>
                        </w:rPr>
                        <w:t>parameter</w:t>
                      </w:r>
                      <w:r w:rsidRPr="00D10EAD">
                        <w:rPr>
                          <w:rFonts w:cs="Times New Roman"/>
                          <w:szCs w:val="20"/>
                          <w:lang w:val="en-US"/>
                        </w:rPr>
                        <w:t xml:space="preserve"> </w:t>
                      </w:r>
                      <w:r w:rsidRPr="00D10EAD">
                        <w:rPr>
                          <w:rFonts w:cs="Times New Roman"/>
                          <w:color w:val="7F007F"/>
                          <w:szCs w:val="20"/>
                          <w:lang w:val="en-US"/>
                        </w:rPr>
                        <w:t>key</w:t>
                      </w:r>
                      <w:r w:rsidRPr="00D10EAD">
                        <w:rPr>
                          <w:rFonts w:cs="Times New Roman"/>
                          <w:szCs w:val="20"/>
                          <w:lang w:val="en-US"/>
                        </w:rPr>
                        <w:t>=</w:t>
                      </w:r>
                      <w:r w:rsidRPr="00D10EAD">
                        <w:rPr>
                          <w:rFonts w:cs="Times New Roman"/>
                          <w:i/>
                          <w:iCs/>
                          <w:color w:val="2A00FF"/>
                          <w:szCs w:val="20"/>
                          <w:lang w:val="en-US"/>
                        </w:rPr>
                        <w:t>"container"</w:t>
                      </w:r>
                      <w:r w:rsidRPr="00D10EAD">
                        <w:rPr>
                          <w:rFonts w:cs="Times New Roman"/>
                          <w:szCs w:val="20"/>
                          <w:lang w:val="en-US"/>
                        </w:rPr>
                        <w:t xml:space="preserve"> </w:t>
                      </w:r>
                      <w:r w:rsidRPr="00D10EAD">
                        <w:rPr>
                          <w:rFonts w:cs="Times New Roman"/>
                          <w:color w:val="7F007F"/>
                          <w:szCs w:val="20"/>
                          <w:lang w:val="en-US"/>
                        </w:rPr>
                        <w:t>value</w:t>
                      </w:r>
                      <w:r w:rsidRPr="00D10EAD">
                        <w:rPr>
                          <w:rFonts w:cs="Times New Roman"/>
                          <w:szCs w:val="20"/>
                          <w:lang w:val="en-US"/>
                        </w:rPr>
                        <w:t>=</w:t>
                      </w:r>
                      <w:r w:rsidRPr="00D10EAD">
                        <w:rPr>
                          <w:rFonts w:cs="Times New Roman"/>
                          <w:i/>
                          <w:iCs/>
                          <w:color w:val="2A00FF"/>
                          <w:szCs w:val="20"/>
                          <w:lang w:val="en-US"/>
                        </w:rPr>
                        <w:t>"container1"</w:t>
                      </w:r>
                      <w:r w:rsidRPr="00D10EAD">
                        <w:rPr>
                          <w:rFonts w:cs="Times New Roman"/>
                          <w:color w:val="008080"/>
                          <w:szCs w:val="20"/>
                          <w:lang w:val="en-US"/>
                        </w:rPr>
                        <w:t>/&gt;</w:t>
                      </w:r>
                    </w:p>
                    <w:p w14:paraId="1A64E4E9" w14:textId="77777777" w:rsidR="009E3E50" w:rsidRPr="00D10EAD" w:rsidRDefault="009E3E50" w:rsidP="00C7776D">
                      <w:pPr>
                        <w:autoSpaceDE w:val="0"/>
                        <w:autoSpaceDN w:val="0"/>
                        <w:adjustRightInd w:val="0"/>
                        <w:spacing w:line="240" w:lineRule="auto"/>
                        <w:rPr>
                          <w:rFonts w:cs="Times New Roman"/>
                          <w:szCs w:val="20"/>
                          <w:lang w:val="en-US"/>
                        </w:rPr>
                      </w:pPr>
                      <w:r w:rsidRPr="00D10EAD">
                        <w:rPr>
                          <w:rFonts w:cs="Times New Roman"/>
                          <w:szCs w:val="20"/>
                          <w:lang w:val="en-US"/>
                        </w:rPr>
                        <w:tab/>
                      </w:r>
                      <w:r>
                        <w:rPr>
                          <w:rFonts w:cs="Times New Roman"/>
                          <w:szCs w:val="20"/>
                          <w:lang w:val="en-US"/>
                        </w:rPr>
                        <w:t xml:space="preserve">   </w:t>
                      </w:r>
                      <w:r w:rsidRPr="00D10EAD">
                        <w:rPr>
                          <w:rFonts w:cs="Times New Roman"/>
                          <w:color w:val="008080"/>
                          <w:szCs w:val="20"/>
                          <w:lang w:val="en-US"/>
                        </w:rPr>
                        <w:t>&lt;</w:t>
                      </w:r>
                      <w:r w:rsidRPr="00D10EAD">
                        <w:rPr>
                          <w:rFonts w:cs="Times New Roman"/>
                          <w:color w:val="3F7F7F"/>
                          <w:szCs w:val="20"/>
                          <w:lang w:val="en-US"/>
                        </w:rPr>
                        <w:t>parameter</w:t>
                      </w:r>
                      <w:r w:rsidRPr="00D10EAD">
                        <w:rPr>
                          <w:rFonts w:cs="Times New Roman"/>
                          <w:szCs w:val="20"/>
                          <w:lang w:val="en-US"/>
                        </w:rPr>
                        <w:t xml:space="preserve"> </w:t>
                      </w:r>
                      <w:r w:rsidRPr="00D10EAD">
                        <w:rPr>
                          <w:rFonts w:cs="Times New Roman"/>
                          <w:color w:val="7F007F"/>
                          <w:szCs w:val="20"/>
                          <w:lang w:val="en-US"/>
                        </w:rPr>
                        <w:t>key</w:t>
                      </w:r>
                      <w:r w:rsidRPr="00D10EAD">
                        <w:rPr>
                          <w:rFonts w:cs="Times New Roman"/>
                          <w:szCs w:val="20"/>
                          <w:lang w:val="en-US"/>
                        </w:rPr>
                        <w:t>=</w:t>
                      </w:r>
                      <w:r w:rsidRPr="00D10EAD">
                        <w:rPr>
                          <w:rFonts w:cs="Times New Roman"/>
                          <w:i/>
                          <w:iCs/>
                          <w:color w:val="2A00FF"/>
                          <w:szCs w:val="20"/>
                          <w:lang w:val="en-US"/>
                        </w:rPr>
                        <w:t>"</w:t>
                      </w:r>
                      <w:proofErr w:type="spellStart"/>
                      <w:r w:rsidRPr="00D10EAD">
                        <w:rPr>
                          <w:rFonts w:cs="Times New Roman"/>
                          <w:i/>
                          <w:iCs/>
                          <w:color w:val="2A00FF"/>
                          <w:szCs w:val="20"/>
                          <w:lang w:val="en-US"/>
                        </w:rPr>
                        <w:t>googleStorageAccessKey</w:t>
                      </w:r>
                      <w:proofErr w:type="spellEnd"/>
                      <w:r w:rsidRPr="00D10EAD">
                        <w:rPr>
                          <w:rFonts w:cs="Times New Roman"/>
                          <w:i/>
                          <w:iCs/>
                          <w:color w:val="2A00FF"/>
                          <w:szCs w:val="20"/>
                          <w:lang w:val="en-US"/>
                        </w:rPr>
                        <w:t>"</w:t>
                      </w:r>
                      <w:r w:rsidRPr="00D10EAD">
                        <w:rPr>
                          <w:rFonts w:cs="Times New Roman"/>
                          <w:szCs w:val="20"/>
                          <w:lang w:val="en-US"/>
                        </w:rPr>
                        <w:t xml:space="preserve"> </w:t>
                      </w:r>
                      <w:r w:rsidRPr="00D10EAD">
                        <w:rPr>
                          <w:rFonts w:cs="Times New Roman"/>
                          <w:color w:val="7F007F"/>
                          <w:szCs w:val="20"/>
                          <w:lang w:val="en-US"/>
                        </w:rPr>
                        <w:t>value</w:t>
                      </w:r>
                      <w:r w:rsidRPr="00D10EAD">
                        <w:rPr>
                          <w:rFonts w:cs="Times New Roman"/>
                          <w:szCs w:val="20"/>
                          <w:lang w:val="en-US"/>
                        </w:rPr>
                        <w:t>=</w:t>
                      </w:r>
                      <w:r w:rsidRPr="00D10EAD">
                        <w:rPr>
                          <w:rFonts w:cs="Times New Roman"/>
                          <w:i/>
                          <w:iCs/>
                          <w:color w:val="2A00FF"/>
                          <w:szCs w:val="20"/>
                          <w:lang w:val="en-US"/>
                        </w:rPr>
                        <w:t>"</w:t>
                      </w:r>
                      <w:proofErr w:type="spellStart"/>
                      <w:r w:rsidRPr="00D10EAD">
                        <w:rPr>
                          <w:rFonts w:cs="Times New Roman"/>
                          <w:i/>
                          <w:iCs/>
                          <w:color w:val="2A00FF"/>
                          <w:szCs w:val="20"/>
                          <w:lang w:val="en-US"/>
                        </w:rPr>
                        <w:t>MyKey</w:t>
                      </w:r>
                      <w:proofErr w:type="spellEnd"/>
                      <w:r w:rsidRPr="00D10EAD">
                        <w:rPr>
                          <w:rFonts w:cs="Times New Roman"/>
                          <w:i/>
                          <w:iCs/>
                          <w:color w:val="2A00FF"/>
                          <w:szCs w:val="20"/>
                          <w:lang w:val="en-US"/>
                        </w:rPr>
                        <w:t>"</w:t>
                      </w:r>
                      <w:r w:rsidRPr="00D10EAD">
                        <w:rPr>
                          <w:rFonts w:cs="Times New Roman"/>
                          <w:color w:val="008080"/>
                          <w:szCs w:val="20"/>
                          <w:lang w:val="en-US"/>
                        </w:rPr>
                        <w:t>/&gt;</w:t>
                      </w:r>
                    </w:p>
                    <w:p w14:paraId="2BAE860E" w14:textId="77777777" w:rsidR="009E3E50" w:rsidRPr="00D10EAD" w:rsidRDefault="009E3E50" w:rsidP="00C7776D">
                      <w:pPr>
                        <w:autoSpaceDE w:val="0"/>
                        <w:autoSpaceDN w:val="0"/>
                        <w:adjustRightInd w:val="0"/>
                        <w:spacing w:line="240" w:lineRule="auto"/>
                        <w:rPr>
                          <w:rFonts w:cs="Times New Roman"/>
                          <w:szCs w:val="20"/>
                          <w:lang w:val="en-US"/>
                        </w:rPr>
                      </w:pPr>
                      <w:r w:rsidRPr="00D10EAD">
                        <w:rPr>
                          <w:rFonts w:cs="Times New Roman"/>
                          <w:szCs w:val="20"/>
                          <w:lang w:val="en-US"/>
                        </w:rPr>
                        <w:tab/>
                      </w:r>
                      <w:r>
                        <w:rPr>
                          <w:rFonts w:cs="Times New Roman"/>
                          <w:szCs w:val="20"/>
                          <w:lang w:val="en-US"/>
                        </w:rPr>
                        <w:t xml:space="preserve">   </w:t>
                      </w:r>
                      <w:r w:rsidRPr="00D10EAD">
                        <w:rPr>
                          <w:rFonts w:cs="Times New Roman"/>
                          <w:color w:val="008080"/>
                          <w:szCs w:val="20"/>
                          <w:lang w:val="en-US"/>
                        </w:rPr>
                        <w:t>&lt;</w:t>
                      </w:r>
                      <w:r w:rsidRPr="00D10EAD">
                        <w:rPr>
                          <w:rFonts w:cs="Times New Roman"/>
                          <w:color w:val="3F7F7F"/>
                          <w:szCs w:val="20"/>
                          <w:lang w:val="en-US"/>
                        </w:rPr>
                        <w:t>parameter</w:t>
                      </w:r>
                      <w:r w:rsidRPr="00D10EAD">
                        <w:rPr>
                          <w:rFonts w:cs="Times New Roman"/>
                          <w:szCs w:val="20"/>
                          <w:lang w:val="en-US"/>
                        </w:rPr>
                        <w:t xml:space="preserve"> </w:t>
                      </w:r>
                      <w:r w:rsidRPr="00D10EAD">
                        <w:rPr>
                          <w:rFonts w:cs="Times New Roman"/>
                          <w:color w:val="7F007F"/>
                          <w:szCs w:val="20"/>
                          <w:lang w:val="en-US"/>
                        </w:rPr>
                        <w:t>key</w:t>
                      </w:r>
                      <w:r w:rsidRPr="00D10EAD">
                        <w:rPr>
                          <w:rFonts w:cs="Times New Roman"/>
                          <w:szCs w:val="20"/>
                          <w:lang w:val="en-US"/>
                        </w:rPr>
                        <w:t>=</w:t>
                      </w:r>
                      <w:r w:rsidRPr="00D10EAD">
                        <w:rPr>
                          <w:rFonts w:cs="Times New Roman"/>
                          <w:i/>
                          <w:iCs/>
                          <w:color w:val="2A00FF"/>
                          <w:szCs w:val="20"/>
                          <w:lang w:val="en-US"/>
                        </w:rPr>
                        <w:t>"</w:t>
                      </w:r>
                      <w:proofErr w:type="spellStart"/>
                      <w:r w:rsidRPr="00D10EAD">
                        <w:rPr>
                          <w:rFonts w:cs="Times New Roman"/>
                          <w:i/>
                          <w:iCs/>
                          <w:color w:val="2A00FF"/>
                          <w:szCs w:val="20"/>
                          <w:lang w:val="en-US"/>
                        </w:rPr>
                        <w:t>googleStorageSecretKey</w:t>
                      </w:r>
                      <w:proofErr w:type="spellEnd"/>
                      <w:r w:rsidRPr="00D10EAD">
                        <w:rPr>
                          <w:rFonts w:cs="Times New Roman"/>
                          <w:i/>
                          <w:iCs/>
                          <w:color w:val="2A00FF"/>
                          <w:szCs w:val="20"/>
                          <w:lang w:val="en-US"/>
                        </w:rPr>
                        <w:t>"</w:t>
                      </w:r>
                      <w:r w:rsidRPr="00D10EAD">
                        <w:rPr>
                          <w:rFonts w:cs="Times New Roman"/>
                          <w:szCs w:val="20"/>
                          <w:lang w:val="en-US"/>
                        </w:rPr>
                        <w:t xml:space="preserve"> </w:t>
                      </w:r>
                      <w:r w:rsidRPr="00D10EAD">
                        <w:rPr>
                          <w:rFonts w:cs="Times New Roman"/>
                          <w:color w:val="7F007F"/>
                          <w:szCs w:val="20"/>
                          <w:lang w:val="en-US"/>
                        </w:rPr>
                        <w:t>value</w:t>
                      </w:r>
                      <w:r w:rsidRPr="00D10EAD">
                        <w:rPr>
                          <w:rFonts w:cs="Times New Roman"/>
                          <w:szCs w:val="20"/>
                          <w:lang w:val="en-US"/>
                        </w:rPr>
                        <w:t>=</w:t>
                      </w:r>
                      <w:r w:rsidRPr="00D10EAD">
                        <w:rPr>
                          <w:rFonts w:cs="Times New Roman"/>
                          <w:i/>
                          <w:iCs/>
                          <w:color w:val="2A00FF"/>
                          <w:szCs w:val="20"/>
                          <w:lang w:val="en-US"/>
                        </w:rPr>
                        <w:t>"</w:t>
                      </w:r>
                      <w:proofErr w:type="spellStart"/>
                      <w:r w:rsidRPr="00D10EAD">
                        <w:rPr>
                          <w:rFonts w:cs="Times New Roman"/>
                          <w:i/>
                          <w:iCs/>
                          <w:color w:val="2A00FF"/>
                          <w:szCs w:val="20"/>
                          <w:lang w:val="en-US"/>
                        </w:rPr>
                        <w:t>MySecretKey</w:t>
                      </w:r>
                      <w:proofErr w:type="spellEnd"/>
                      <w:r w:rsidRPr="00D10EAD">
                        <w:rPr>
                          <w:rFonts w:cs="Times New Roman"/>
                          <w:i/>
                          <w:iCs/>
                          <w:color w:val="2A00FF"/>
                          <w:szCs w:val="20"/>
                          <w:lang w:val="en-US"/>
                        </w:rPr>
                        <w:t>"</w:t>
                      </w:r>
                      <w:r w:rsidRPr="00D10EAD">
                        <w:rPr>
                          <w:rFonts w:cs="Times New Roman"/>
                          <w:color w:val="008080"/>
                          <w:szCs w:val="20"/>
                          <w:lang w:val="en-US"/>
                        </w:rPr>
                        <w:t>/&gt;</w:t>
                      </w:r>
                    </w:p>
                    <w:p w14:paraId="61597E88" w14:textId="77777777" w:rsidR="009E3E50" w:rsidRPr="00D10EAD" w:rsidRDefault="009E3E50" w:rsidP="00C7776D">
                      <w:pPr>
                        <w:autoSpaceDE w:val="0"/>
                        <w:autoSpaceDN w:val="0"/>
                        <w:adjustRightInd w:val="0"/>
                        <w:spacing w:line="240" w:lineRule="auto"/>
                        <w:rPr>
                          <w:rFonts w:cs="Times New Roman"/>
                          <w:szCs w:val="20"/>
                        </w:rPr>
                      </w:pPr>
                      <w:r>
                        <w:rPr>
                          <w:rFonts w:cs="Times New Roman"/>
                          <w:szCs w:val="20"/>
                          <w:lang w:val="en-US"/>
                        </w:rPr>
                        <w:t xml:space="preserve">         </w:t>
                      </w:r>
                      <w:r w:rsidRPr="00D10EAD">
                        <w:rPr>
                          <w:rFonts w:cs="Times New Roman"/>
                          <w:color w:val="008080"/>
                          <w:szCs w:val="20"/>
                        </w:rPr>
                        <w:t>&lt;/</w:t>
                      </w:r>
                      <w:proofErr w:type="spellStart"/>
                      <w:proofErr w:type="gramStart"/>
                      <w:r w:rsidRPr="00D10EAD">
                        <w:rPr>
                          <w:rFonts w:cs="Times New Roman"/>
                          <w:color w:val="3F7F7F"/>
                          <w:szCs w:val="20"/>
                        </w:rPr>
                        <w:t>storageService</w:t>
                      </w:r>
                      <w:proofErr w:type="spellEnd"/>
                      <w:proofErr w:type="gramEnd"/>
                      <w:r w:rsidRPr="00D10EAD">
                        <w:rPr>
                          <w:rFonts w:cs="Times New Roman"/>
                          <w:color w:val="008080"/>
                          <w:szCs w:val="20"/>
                        </w:rPr>
                        <w:t>&gt;</w:t>
                      </w:r>
                    </w:p>
                    <w:p w14:paraId="1A9A9F18" w14:textId="06F53140" w:rsidR="009E3E50" w:rsidRDefault="009E3E50" w:rsidP="00EC6620">
                      <w:pPr>
                        <w:jc w:val="both"/>
                      </w:pPr>
                      <w:r w:rsidRPr="00D10EAD">
                        <w:rPr>
                          <w:rFonts w:cs="Times New Roman"/>
                          <w:color w:val="008080"/>
                          <w:szCs w:val="20"/>
                        </w:rPr>
                        <w:t>&lt;/</w:t>
                      </w:r>
                      <w:proofErr w:type="spellStart"/>
                      <w:proofErr w:type="gramStart"/>
                      <w:r w:rsidRPr="00D10EAD">
                        <w:rPr>
                          <w:rFonts w:cs="Times New Roman"/>
                          <w:color w:val="3F7F7F"/>
                          <w:szCs w:val="20"/>
                        </w:rPr>
                        <w:t>storageServices</w:t>
                      </w:r>
                      <w:proofErr w:type="spellEnd"/>
                      <w:proofErr w:type="gramEnd"/>
                      <w:r w:rsidRPr="00D10EAD">
                        <w:rPr>
                          <w:rFonts w:cs="Times New Roman"/>
                          <w:color w:val="008080"/>
                          <w:szCs w:val="20"/>
                        </w:rPr>
                        <w:t>&gt;</w:t>
                      </w:r>
                    </w:p>
                  </w:txbxContent>
                </v:textbox>
                <w10:wrap type="topAndBottom"/>
              </v:shape>
            </w:pict>
          </mc:Fallback>
        </mc:AlternateContent>
      </w:r>
    </w:p>
    <w:p w14:paraId="31B004B5" w14:textId="77777777" w:rsidR="00C7776D" w:rsidRDefault="00C7776D" w:rsidP="00C7776D">
      <w:pPr>
        <w:jc w:val="both"/>
        <w:rPr>
          <w:rFonts w:cs="Times New Roman"/>
          <w:lang w:eastAsia="es-AR"/>
        </w:rPr>
      </w:pPr>
      <w:r>
        <w:rPr>
          <w:rFonts w:cs="Times New Roman"/>
          <w:lang w:eastAsia="es-AR"/>
        </w:rPr>
        <w:t xml:space="preserve">El primer elemento define la sección de servicios disponibles correspondientes a un tipo específico, por ejemplo para el servicio de almacenamiento se definió con el nombre de </w:t>
      </w:r>
      <w:proofErr w:type="spellStart"/>
      <w:r w:rsidRPr="005A044E">
        <w:rPr>
          <w:rFonts w:cs="Times New Roman"/>
          <w:lang w:eastAsia="es-AR"/>
        </w:rPr>
        <w:t>storageServices</w:t>
      </w:r>
      <w:proofErr w:type="spellEnd"/>
      <w:r>
        <w:rPr>
          <w:rFonts w:cs="Times New Roman"/>
          <w:lang w:eastAsia="es-AR"/>
        </w:rPr>
        <w:t xml:space="preserve">. El segundo elemento, llamado </w:t>
      </w:r>
      <w:proofErr w:type="spellStart"/>
      <w:r w:rsidRPr="005A044E">
        <w:rPr>
          <w:rFonts w:cs="Times New Roman"/>
          <w:lang w:eastAsia="es-AR"/>
        </w:rPr>
        <w:t>storageService</w:t>
      </w:r>
      <w:proofErr w:type="spellEnd"/>
      <w:r>
        <w:rPr>
          <w:rFonts w:cs="Times New Roman"/>
          <w:lang w:eastAsia="es-AR"/>
        </w:rPr>
        <w:t>, posee un atributo “</w:t>
      </w:r>
      <w:proofErr w:type="spellStart"/>
      <w:r>
        <w:rPr>
          <w:rFonts w:cs="Times New Roman"/>
          <w:lang w:eastAsia="es-AR"/>
        </w:rPr>
        <w:t>class</w:t>
      </w:r>
      <w:proofErr w:type="spellEnd"/>
      <w:r>
        <w:rPr>
          <w:rFonts w:cs="Times New Roman"/>
          <w:lang w:eastAsia="es-AR"/>
        </w:rPr>
        <w:t>” por medio del cual se indica el objeto que se deberá crear y configurar al instanciar el servicio. Este elemento tiene además subelementos llamados “</w:t>
      </w:r>
      <w:proofErr w:type="spellStart"/>
      <w:r>
        <w:rPr>
          <w:rFonts w:cs="Times New Roman"/>
          <w:lang w:eastAsia="es-AR"/>
        </w:rPr>
        <w:t>parameter</w:t>
      </w:r>
      <w:proofErr w:type="spellEnd"/>
      <w:r>
        <w:rPr>
          <w:rFonts w:cs="Times New Roman"/>
          <w:lang w:eastAsia="es-AR"/>
        </w:rPr>
        <w:t xml:space="preserve">” los cuales deben tener obligatoriamente dos atributos: </w:t>
      </w:r>
      <w:proofErr w:type="spellStart"/>
      <w:r>
        <w:rPr>
          <w:rFonts w:cs="Times New Roman"/>
          <w:lang w:eastAsia="es-AR"/>
        </w:rPr>
        <w:t>key</w:t>
      </w:r>
      <w:proofErr w:type="spellEnd"/>
      <w:r>
        <w:rPr>
          <w:rFonts w:cs="Times New Roman"/>
          <w:lang w:eastAsia="es-AR"/>
        </w:rPr>
        <w:t xml:space="preserve"> y </w:t>
      </w:r>
      <w:proofErr w:type="spellStart"/>
      <w:r>
        <w:rPr>
          <w:rFonts w:cs="Times New Roman"/>
          <w:lang w:eastAsia="es-AR"/>
        </w:rPr>
        <w:t>value</w:t>
      </w:r>
      <w:proofErr w:type="spellEnd"/>
      <w:r>
        <w:rPr>
          <w:rFonts w:cs="Times New Roman"/>
          <w:lang w:eastAsia="es-AR"/>
        </w:rPr>
        <w:t>. El valor del atributo “</w:t>
      </w:r>
      <w:proofErr w:type="spellStart"/>
      <w:r>
        <w:rPr>
          <w:rFonts w:cs="Times New Roman"/>
          <w:lang w:eastAsia="es-AR"/>
        </w:rPr>
        <w:t>key</w:t>
      </w:r>
      <w:proofErr w:type="spellEnd"/>
      <w:r>
        <w:rPr>
          <w:rFonts w:cs="Times New Roman"/>
          <w:lang w:eastAsia="es-AR"/>
        </w:rPr>
        <w:t>” corresponde al nombre del parámetro que reconocerá el framework, mientras que el texto del atributo “</w:t>
      </w:r>
      <w:proofErr w:type="spellStart"/>
      <w:r>
        <w:rPr>
          <w:rFonts w:cs="Times New Roman"/>
          <w:lang w:eastAsia="es-AR"/>
        </w:rPr>
        <w:t>value</w:t>
      </w:r>
      <w:proofErr w:type="spellEnd"/>
      <w:r>
        <w:rPr>
          <w:rFonts w:cs="Times New Roman"/>
          <w:lang w:eastAsia="es-AR"/>
        </w:rPr>
        <w:t xml:space="preserve">” indica su valor. </w:t>
      </w:r>
    </w:p>
    <w:p w14:paraId="7FF2F31D" w14:textId="77777777" w:rsidR="00CF3389" w:rsidRDefault="00CF3389" w:rsidP="00C7776D">
      <w:pPr>
        <w:jc w:val="both"/>
        <w:rPr>
          <w:rFonts w:cs="Times New Roman"/>
          <w:lang w:eastAsia="es-AR"/>
        </w:rPr>
      </w:pPr>
    </w:p>
    <w:p w14:paraId="48B1501C" w14:textId="4C48151E" w:rsidR="00C7776D" w:rsidRDefault="00C7776D" w:rsidP="00C7776D">
      <w:pPr>
        <w:jc w:val="both"/>
        <w:rPr>
          <w:rFonts w:cs="Times New Roman"/>
          <w:lang w:eastAsia="es-AR"/>
        </w:rPr>
      </w:pPr>
      <w:r>
        <w:rPr>
          <w:rFonts w:cs="Times New Roman"/>
          <w:lang w:eastAsia="es-AR"/>
        </w:rPr>
        <w:t>Como puede apreciarse, en el archivo de configuración del framework se encuentra definida la clase y parámetros que se deben utilizar para interactuar con el proveedor del servicio, con lo cual una migración a un proveedor diferente sólo recae en la modificación de los datos del</w:t>
      </w:r>
      <w:r w:rsidR="008029CF">
        <w:rPr>
          <w:rFonts w:cs="Times New Roman"/>
          <w:lang w:eastAsia="es-AR"/>
        </w:rPr>
        <w:t xml:space="preserve"> </w:t>
      </w:r>
      <w:r>
        <w:rPr>
          <w:rFonts w:cs="Times New Roman"/>
          <w:lang w:eastAsia="es-AR"/>
        </w:rPr>
        <w:t>archivo estableciendo la nueva clase que permitirá manejar las llamadas a los servicios del nuevo proveedor y los parámetros necesarios para poder interactuar con él.</w:t>
      </w:r>
    </w:p>
    <w:p w14:paraId="555B14C8" w14:textId="77777777" w:rsidR="00C7776D" w:rsidRDefault="00C7776D" w:rsidP="00C7776D">
      <w:pPr>
        <w:jc w:val="both"/>
        <w:rPr>
          <w:rFonts w:cs="Times New Roman"/>
          <w:lang w:eastAsia="es-AR"/>
        </w:rPr>
      </w:pPr>
    </w:p>
    <w:p w14:paraId="22390D48" w14:textId="77777777" w:rsidR="00C7776D" w:rsidRDefault="00C7776D" w:rsidP="00C7776D">
      <w:pPr>
        <w:jc w:val="both"/>
        <w:rPr>
          <w:rFonts w:cs="Times New Roman"/>
          <w:lang w:eastAsia="es-AR"/>
        </w:rPr>
      </w:pPr>
      <w:r>
        <w:rPr>
          <w:rFonts w:cs="Times New Roman"/>
          <w:lang w:eastAsia="es-AR"/>
        </w:rPr>
        <w:t xml:space="preserve">Para poder interpretar el archivo de configuración y poder crear los servicios indicados el framework trabaja con dos fábricas llamadas ServiceFactory y </w:t>
      </w:r>
      <w:proofErr w:type="spellStart"/>
      <w:r>
        <w:rPr>
          <w:rFonts w:cs="Times New Roman"/>
          <w:lang w:eastAsia="es-AR"/>
        </w:rPr>
        <w:t>ServiceParser</w:t>
      </w:r>
      <w:proofErr w:type="spellEnd"/>
      <w:r>
        <w:rPr>
          <w:rFonts w:cs="Times New Roman"/>
          <w:lang w:eastAsia="es-AR"/>
        </w:rPr>
        <w:t>. A continuación en la figura 4.4 se presenta el diseño de clases que hace posible esto y sobre el cuál se indicará la funcionalidad de cada componente.</w:t>
      </w:r>
    </w:p>
    <w:p w14:paraId="01BF47B8" w14:textId="77777777" w:rsidR="00C7776D" w:rsidRDefault="00C7776D" w:rsidP="00C7776D">
      <w:pPr>
        <w:jc w:val="both"/>
        <w:rPr>
          <w:rFonts w:cs="Times New Roman"/>
          <w:lang w:eastAsia="es-AR"/>
        </w:rPr>
      </w:pPr>
    </w:p>
    <w:p w14:paraId="75E06FCD" w14:textId="77777777" w:rsidR="003F57CD" w:rsidRDefault="00C7776D" w:rsidP="00EC6620">
      <w:pPr>
        <w:keepNext/>
        <w:jc w:val="center"/>
      </w:pPr>
      <w:r w:rsidRPr="00DD4858">
        <w:rPr>
          <w:noProof/>
          <w:lang w:eastAsia="es-AR"/>
        </w:rPr>
        <w:lastRenderedPageBreak/>
        <w:drawing>
          <wp:inline distT="0" distB="0" distL="0" distR="0" wp14:anchorId="68D3C3BD" wp14:editId="1F091170">
            <wp:extent cx="5400040" cy="4993723"/>
            <wp:effectExtent l="0" t="0" r="0"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400040" cy="4993723"/>
                    </a:xfrm>
                    <a:prstGeom prst="rect">
                      <a:avLst/>
                    </a:prstGeom>
                  </pic:spPr>
                </pic:pic>
              </a:graphicData>
            </a:graphic>
          </wp:inline>
        </w:drawing>
      </w:r>
    </w:p>
    <w:p w14:paraId="222F190A" w14:textId="7B38DF8A" w:rsidR="00C7776D" w:rsidRDefault="003F57CD" w:rsidP="00EC6620">
      <w:pPr>
        <w:pStyle w:val="Caption"/>
        <w:rPr>
          <w:rFonts w:cs="Times New Roman"/>
          <w:lang w:eastAsia="es-AR"/>
        </w:rPr>
      </w:pPr>
      <w:bookmarkStart w:id="115" w:name="_Toc374286457"/>
      <w:r>
        <w:t xml:space="preserve">Figura </w:t>
      </w:r>
      <w:fldSimple w:instr=" STYLEREF 1 \s ">
        <w:r w:rsidR="004B17DA">
          <w:rPr>
            <w:noProof/>
          </w:rPr>
          <w:t>4</w:t>
        </w:r>
      </w:fldSimple>
      <w:r w:rsidR="007C3537">
        <w:t>.</w:t>
      </w:r>
      <w:fldSimple w:instr=" SEQ Figura \* ARABIC \s 1 ">
        <w:r w:rsidR="004B17DA">
          <w:rPr>
            <w:noProof/>
          </w:rPr>
          <w:t>4</w:t>
        </w:r>
      </w:fldSimple>
      <w:r>
        <w:t xml:space="preserve"> </w:t>
      </w:r>
      <w:r w:rsidRPr="006E0259">
        <w:t>Diagrama de clases para la abstracción de servicios.</w:t>
      </w:r>
      <w:bookmarkEnd w:id="115"/>
    </w:p>
    <w:p w14:paraId="511561FF" w14:textId="77777777" w:rsidR="00C7776D" w:rsidRDefault="00C7776D" w:rsidP="00C7776D">
      <w:pPr>
        <w:jc w:val="both"/>
        <w:rPr>
          <w:rFonts w:cs="Times New Roman"/>
          <w:lang w:eastAsia="es-AR"/>
        </w:rPr>
      </w:pPr>
    </w:p>
    <w:p w14:paraId="3C5D5F62" w14:textId="77777777" w:rsidR="00C7776D" w:rsidRDefault="00C7776D" w:rsidP="00C7776D">
      <w:pPr>
        <w:jc w:val="both"/>
        <w:rPr>
          <w:rFonts w:cs="Times New Roman"/>
          <w:lang w:eastAsia="es-AR"/>
        </w:rPr>
      </w:pPr>
      <w:r>
        <w:rPr>
          <w:rFonts w:cs="Times New Roman"/>
          <w:lang w:eastAsia="es-AR"/>
        </w:rPr>
        <w:t xml:space="preserve">Como puede apreciarse </w:t>
      </w:r>
      <w:r w:rsidRPr="00722D2B">
        <w:rPr>
          <w:rFonts w:cs="Times New Roman"/>
          <w:lang w:eastAsia="es-AR"/>
        </w:rPr>
        <w:t>en la figura anterior</w:t>
      </w:r>
      <w:r>
        <w:rPr>
          <w:rFonts w:cs="Times New Roman"/>
          <w:lang w:eastAsia="es-AR"/>
        </w:rPr>
        <w:t xml:space="preserve">, el problema </w:t>
      </w:r>
      <w:r w:rsidRPr="00230D4D">
        <w:rPr>
          <w:rFonts w:cs="Times New Roman"/>
          <w:lang w:eastAsia="es-AR"/>
        </w:rPr>
        <w:t xml:space="preserve">se atacó utilizando </w:t>
      </w:r>
      <w:r>
        <w:rPr>
          <w:rFonts w:cs="Times New Roman"/>
          <w:lang w:eastAsia="es-AR"/>
        </w:rPr>
        <w:t xml:space="preserve">dos fábricas (o </w:t>
      </w:r>
      <w:proofErr w:type="spellStart"/>
      <w:r>
        <w:rPr>
          <w:rFonts w:cs="Times New Roman"/>
          <w:lang w:eastAsia="es-AR"/>
        </w:rPr>
        <w:t>factories</w:t>
      </w:r>
      <w:proofErr w:type="spellEnd"/>
      <w:r>
        <w:rPr>
          <w:rFonts w:cs="Times New Roman"/>
          <w:lang w:eastAsia="es-AR"/>
        </w:rPr>
        <w:t>) para crear y mantener disponibles cada uno de los servicios. De esta manera el usuario no necesita conocer detalles de implementación de cada proveedor particular ya que las fábricas “ServiceFactory” y “</w:t>
      </w:r>
      <w:proofErr w:type="spellStart"/>
      <w:r>
        <w:rPr>
          <w:rFonts w:cs="Times New Roman"/>
          <w:lang w:eastAsia="es-AR"/>
        </w:rPr>
        <w:t>ServiceParser</w:t>
      </w:r>
      <w:proofErr w:type="spellEnd"/>
      <w:r>
        <w:rPr>
          <w:rFonts w:cs="Times New Roman"/>
          <w:lang w:eastAsia="es-AR"/>
        </w:rPr>
        <w:t xml:space="preserve">” lo encapsulan. Básicamente la función de ServiceFactory es gestionar la carga de los servicios que se encuentren especificados en el archivo de configuración y mantenerlos disponibles para cuando se soliciten, mientras que la principal función de </w:t>
      </w:r>
      <w:proofErr w:type="spellStart"/>
      <w:r>
        <w:rPr>
          <w:rFonts w:cs="Times New Roman"/>
          <w:lang w:eastAsia="es-AR"/>
        </w:rPr>
        <w:t>ServiceParser</w:t>
      </w:r>
      <w:proofErr w:type="spellEnd"/>
      <w:r>
        <w:rPr>
          <w:rFonts w:cs="Times New Roman"/>
          <w:lang w:eastAsia="es-AR"/>
        </w:rPr>
        <w:t xml:space="preserve"> es crear las instancias de cada uno de los servicios y retornarlos según sea necesario. A continuación se describe más en detalle las responsabilidades de cada una de las clases presentes en el diagrama anterior.</w:t>
      </w:r>
    </w:p>
    <w:p w14:paraId="2665A702" w14:textId="77777777" w:rsidR="00CF3389" w:rsidRDefault="00CF3389" w:rsidP="00C7776D">
      <w:pPr>
        <w:jc w:val="both"/>
        <w:rPr>
          <w:rFonts w:cs="Times New Roman"/>
          <w:lang w:eastAsia="es-AR"/>
        </w:rPr>
      </w:pPr>
    </w:p>
    <w:p w14:paraId="65211415" w14:textId="4D62B984" w:rsidR="00C7776D" w:rsidRDefault="00C7776D" w:rsidP="00C7776D">
      <w:pPr>
        <w:jc w:val="both"/>
        <w:rPr>
          <w:rFonts w:cs="Times New Roman"/>
        </w:rPr>
      </w:pPr>
      <w:r>
        <w:rPr>
          <w:rFonts w:cs="Times New Roman"/>
        </w:rPr>
        <w:t>L</w:t>
      </w:r>
      <w:r w:rsidRPr="00230D4D">
        <w:rPr>
          <w:rFonts w:cs="Times New Roman"/>
        </w:rPr>
        <w:t xml:space="preserve">a </w:t>
      </w:r>
      <w:r>
        <w:rPr>
          <w:rFonts w:cs="Times New Roman"/>
        </w:rPr>
        <w:t xml:space="preserve">clase </w:t>
      </w:r>
      <w:r w:rsidRPr="00230D4D">
        <w:rPr>
          <w:rFonts w:cs="Times New Roman"/>
          <w:bCs/>
          <w:i/>
          <w:iCs/>
        </w:rPr>
        <w:t>ServiceFactory</w:t>
      </w:r>
      <w:r>
        <w:rPr>
          <w:rFonts w:cs="Times New Roman"/>
          <w:bCs/>
          <w:i/>
          <w:iCs/>
        </w:rPr>
        <w:t xml:space="preserve"> </w:t>
      </w:r>
      <w:r w:rsidRPr="002D2F58">
        <w:rPr>
          <w:rFonts w:cs="Times New Roman"/>
          <w:bCs/>
          <w:iCs/>
        </w:rPr>
        <w:t>es</w:t>
      </w:r>
      <w:r>
        <w:rPr>
          <w:rFonts w:cs="Times New Roman"/>
          <w:bCs/>
          <w:iCs/>
        </w:rPr>
        <w:t xml:space="preserve"> el punto de acceso para el usu</w:t>
      </w:r>
      <w:r w:rsidRPr="002D2F58">
        <w:rPr>
          <w:rFonts w:cs="Times New Roman"/>
          <w:bCs/>
          <w:iCs/>
        </w:rPr>
        <w:t>ario</w:t>
      </w:r>
      <w:r>
        <w:rPr>
          <w:rFonts w:cs="Times New Roman"/>
          <w:bCs/>
          <w:iCs/>
        </w:rPr>
        <w:t xml:space="preserve"> y t</w:t>
      </w:r>
      <w:r>
        <w:rPr>
          <w:rFonts w:cs="Times New Roman"/>
        </w:rPr>
        <w:t xml:space="preserve">iene como función </w:t>
      </w:r>
      <w:r>
        <w:rPr>
          <w:rFonts w:cs="Times New Roman"/>
          <w:lang w:eastAsia="es-AR"/>
        </w:rPr>
        <w:t xml:space="preserve">gestionar la carga de los servicios que se encuentren especificados en el archivo XML de configuración presentado </w:t>
      </w:r>
      <w:r>
        <w:rPr>
          <w:rFonts w:cs="Times New Roman"/>
          <w:lang w:eastAsia="es-AR"/>
        </w:rPr>
        <w:lastRenderedPageBreak/>
        <w:t>anteriormente y mantenerlos disponibles para cuando se soliciten. Para el caso de ejemplo anterior el servicio que cargará es el indicado en atributo “</w:t>
      </w:r>
      <w:proofErr w:type="spellStart"/>
      <w:r>
        <w:rPr>
          <w:rFonts w:cs="Times New Roman"/>
          <w:lang w:eastAsia="es-AR"/>
        </w:rPr>
        <w:t>class</w:t>
      </w:r>
      <w:proofErr w:type="spellEnd"/>
      <w:r>
        <w:rPr>
          <w:rFonts w:cs="Times New Roman"/>
          <w:lang w:eastAsia="es-AR"/>
        </w:rPr>
        <w:t>” del elemento “</w:t>
      </w:r>
      <w:proofErr w:type="spellStart"/>
      <w:r>
        <w:rPr>
          <w:rFonts w:cs="Times New Roman"/>
          <w:lang w:eastAsia="es-AR"/>
        </w:rPr>
        <w:t>storageService</w:t>
      </w:r>
      <w:proofErr w:type="spellEnd"/>
      <w:r>
        <w:rPr>
          <w:rFonts w:cs="Times New Roman"/>
          <w:lang w:eastAsia="es-AR"/>
        </w:rPr>
        <w:t>”: “</w:t>
      </w:r>
      <w:r w:rsidRPr="00BA3681">
        <w:rPr>
          <w:rFonts w:cs="Times New Roman"/>
          <w:lang w:eastAsia="es-AR"/>
        </w:rPr>
        <w:t>aether.core.services.storage.imp.GoogleV1StorageService</w:t>
      </w:r>
      <w:r>
        <w:rPr>
          <w:rFonts w:cs="Times New Roman"/>
          <w:lang w:eastAsia="es-AR"/>
        </w:rPr>
        <w:t>”.</w:t>
      </w:r>
      <w:r w:rsidR="008029CF">
        <w:rPr>
          <w:rFonts w:cs="Times New Roman"/>
          <w:lang w:eastAsia="es-AR"/>
        </w:rPr>
        <w:t xml:space="preserve"> </w:t>
      </w:r>
      <w:r w:rsidRPr="00230D4D">
        <w:rPr>
          <w:rFonts w:cs="Times New Roman"/>
          <w:bCs/>
          <w:i/>
          <w:iCs/>
        </w:rPr>
        <w:t>ServiceFactory</w:t>
      </w:r>
      <w:r>
        <w:rPr>
          <w:rFonts w:cs="Times New Roman"/>
          <w:bCs/>
          <w:i/>
          <w:iCs/>
        </w:rPr>
        <w:t xml:space="preserve"> </w:t>
      </w:r>
      <w:r w:rsidRPr="00230D4D">
        <w:rPr>
          <w:rFonts w:cs="Times New Roman"/>
        </w:rPr>
        <w:t>se encuentra implementada respetand</w:t>
      </w:r>
      <w:r>
        <w:rPr>
          <w:rFonts w:cs="Times New Roman"/>
        </w:rPr>
        <w:t xml:space="preserve">o el patrón de diseño Singleton con el objetivo de </w:t>
      </w:r>
      <w:r w:rsidRPr="00230D4D">
        <w:rPr>
          <w:rFonts w:cs="Times New Roman"/>
        </w:rPr>
        <w:t xml:space="preserve">garantizar que sólo </w:t>
      </w:r>
      <w:r>
        <w:rPr>
          <w:rFonts w:cs="Times New Roman"/>
        </w:rPr>
        <w:t>exista</w:t>
      </w:r>
      <w:r w:rsidRPr="00230D4D">
        <w:rPr>
          <w:rFonts w:cs="Times New Roman"/>
        </w:rPr>
        <w:t xml:space="preserve"> una instancia y </w:t>
      </w:r>
      <w:r>
        <w:rPr>
          <w:rFonts w:cs="Times New Roman"/>
        </w:rPr>
        <w:t xml:space="preserve">de ésta manera </w:t>
      </w:r>
      <w:r w:rsidRPr="00230D4D">
        <w:rPr>
          <w:rFonts w:cs="Times New Roman"/>
        </w:rPr>
        <w:t xml:space="preserve">proporcionar un punto de acceso global a ella. </w:t>
      </w:r>
      <w:r>
        <w:rPr>
          <w:rFonts w:cs="Times New Roman"/>
        </w:rPr>
        <w:t>Es útil destacar que l</w:t>
      </w:r>
      <w:r w:rsidRPr="00230D4D">
        <w:rPr>
          <w:rFonts w:cs="Times New Roman"/>
        </w:rPr>
        <w:t xml:space="preserve">as instancias de los servicios retornados por </w:t>
      </w:r>
      <w:r>
        <w:rPr>
          <w:rFonts w:cs="Times New Roman"/>
        </w:rPr>
        <w:t xml:space="preserve">este </w:t>
      </w:r>
      <w:proofErr w:type="spellStart"/>
      <w:r w:rsidRPr="00230D4D">
        <w:rPr>
          <w:rFonts w:cs="Times New Roman"/>
        </w:rPr>
        <w:t>factory</w:t>
      </w:r>
      <w:proofErr w:type="spellEnd"/>
      <w:r w:rsidRPr="00230D4D">
        <w:rPr>
          <w:rFonts w:cs="Times New Roman"/>
        </w:rPr>
        <w:t xml:space="preserve"> son únicas, por lo que </w:t>
      </w:r>
      <w:r>
        <w:rPr>
          <w:rFonts w:cs="Times New Roman"/>
        </w:rPr>
        <w:t>diferentes</w:t>
      </w:r>
      <w:r w:rsidRPr="00230D4D">
        <w:rPr>
          <w:rFonts w:cs="Times New Roman"/>
        </w:rPr>
        <w:t xml:space="preserve"> llamados a los métodos "</w:t>
      </w:r>
      <w:proofErr w:type="spellStart"/>
      <w:r w:rsidRPr="00230D4D">
        <w:rPr>
          <w:rFonts w:cs="Times New Roman"/>
          <w:i/>
          <w:iCs/>
        </w:rPr>
        <w:t>get</w:t>
      </w:r>
      <w:proofErr w:type="spellEnd"/>
      <w:r w:rsidRPr="00230D4D">
        <w:rPr>
          <w:rFonts w:cs="Times New Roman"/>
        </w:rPr>
        <w:t xml:space="preserve">" con los mismos parámetros retornan las mismas instancias. Esto es </w:t>
      </w:r>
      <w:r>
        <w:rPr>
          <w:rFonts w:cs="Times New Roman"/>
        </w:rPr>
        <w:t xml:space="preserve">importante </w:t>
      </w:r>
      <w:r w:rsidRPr="00230D4D">
        <w:rPr>
          <w:rFonts w:cs="Times New Roman"/>
        </w:rPr>
        <w:t xml:space="preserve">para poder gestionar </w:t>
      </w:r>
      <w:r>
        <w:rPr>
          <w:rFonts w:cs="Times New Roman"/>
        </w:rPr>
        <w:t xml:space="preserve">la </w:t>
      </w:r>
      <w:r w:rsidRPr="00230D4D">
        <w:rPr>
          <w:rFonts w:cs="Times New Roman"/>
        </w:rPr>
        <w:t>concurrencia en los servicios provistos</w:t>
      </w:r>
      <w:r>
        <w:rPr>
          <w:rFonts w:cs="Times New Roman"/>
        </w:rPr>
        <w:t>, ya que de otra manera seria imposible</w:t>
      </w:r>
      <w:r w:rsidRPr="00230D4D">
        <w:rPr>
          <w:rFonts w:cs="Times New Roman"/>
        </w:rPr>
        <w:t>.</w:t>
      </w:r>
      <w:r>
        <w:rPr>
          <w:rFonts w:cs="Times New Roman"/>
        </w:rPr>
        <w:t xml:space="preserve"> </w:t>
      </w:r>
    </w:p>
    <w:p w14:paraId="24C4BACA" w14:textId="77777777" w:rsidR="00CF3389" w:rsidRDefault="00CF3389" w:rsidP="00C7776D">
      <w:pPr>
        <w:jc w:val="both"/>
        <w:rPr>
          <w:rFonts w:cs="Times New Roman"/>
        </w:rPr>
      </w:pPr>
    </w:p>
    <w:p w14:paraId="410C4F88" w14:textId="77777777" w:rsidR="00C7776D" w:rsidRDefault="00C7776D" w:rsidP="00C7776D">
      <w:pPr>
        <w:jc w:val="both"/>
        <w:rPr>
          <w:rFonts w:cs="Times New Roman"/>
          <w:lang w:eastAsia="es-AR"/>
        </w:rPr>
      </w:pPr>
      <w:r>
        <w:rPr>
          <w:rFonts w:cs="Times New Roman"/>
          <w:lang w:eastAsia="es-AR"/>
        </w:rPr>
        <w:t>La funcionalidad de las tres clases restantes (</w:t>
      </w:r>
      <w:r w:rsidRPr="00C738DC">
        <w:rPr>
          <w:rFonts w:cs="Times New Roman"/>
          <w:lang w:eastAsia="es-AR"/>
        </w:rPr>
        <w:t>CloudService</w:t>
      </w:r>
      <w:r>
        <w:rPr>
          <w:rFonts w:cs="Times New Roman"/>
          <w:lang w:eastAsia="es-AR"/>
        </w:rPr>
        <w:t xml:space="preserve">, </w:t>
      </w:r>
      <w:proofErr w:type="spellStart"/>
      <w:r w:rsidRPr="00C738DC">
        <w:rPr>
          <w:rFonts w:cs="Times New Roman"/>
          <w:lang w:eastAsia="es-AR"/>
        </w:rPr>
        <w:t>AccountXmlParser</w:t>
      </w:r>
      <w:proofErr w:type="spellEnd"/>
      <w:r>
        <w:rPr>
          <w:rFonts w:cs="Times New Roman"/>
          <w:lang w:eastAsia="es-AR"/>
        </w:rPr>
        <w:t xml:space="preserve"> y</w:t>
      </w:r>
      <w:r w:rsidRPr="002D2F58">
        <w:rPr>
          <w:rFonts w:cs="Times New Roman"/>
          <w:lang w:eastAsia="es-AR"/>
        </w:rPr>
        <w:t xml:space="preserve"> </w:t>
      </w:r>
      <w:proofErr w:type="spellStart"/>
      <w:r w:rsidRPr="00C738DC">
        <w:rPr>
          <w:rFonts w:cs="Times New Roman"/>
          <w:lang w:eastAsia="es-AR"/>
        </w:rPr>
        <w:t>ServiceParser</w:t>
      </w:r>
      <w:proofErr w:type="spellEnd"/>
      <w:r>
        <w:rPr>
          <w:rFonts w:cs="Times New Roman"/>
          <w:lang w:eastAsia="es-AR"/>
        </w:rPr>
        <w:t xml:space="preserve">) es sencilla. </w:t>
      </w:r>
      <w:r w:rsidRPr="00E95E91">
        <w:rPr>
          <w:rFonts w:cs="Times New Roman"/>
          <w:lang w:eastAsia="es-AR"/>
        </w:rPr>
        <w:t>CloudService contiene el comportamiento genéric</w:t>
      </w:r>
      <w:r>
        <w:rPr>
          <w:rFonts w:cs="Times New Roman"/>
          <w:lang w:eastAsia="es-AR"/>
        </w:rPr>
        <w:t>o de un servicio en la nube tales como</w:t>
      </w:r>
      <w:r w:rsidRPr="00E95E91">
        <w:rPr>
          <w:rFonts w:cs="Times New Roman"/>
          <w:lang w:eastAsia="es-AR"/>
        </w:rPr>
        <w:t xml:space="preserve"> facilidades para conexión y desconexión, las propiedades del servicio que fueron cargadas desde </w:t>
      </w:r>
      <w:r>
        <w:rPr>
          <w:rFonts w:cs="Times New Roman"/>
          <w:lang w:eastAsia="es-AR"/>
        </w:rPr>
        <w:t xml:space="preserve">el archivo </w:t>
      </w:r>
      <w:r w:rsidRPr="00E95E91">
        <w:rPr>
          <w:rFonts w:cs="Times New Roman"/>
          <w:lang w:eastAsia="es-AR"/>
        </w:rPr>
        <w:t>XML de configuración</w:t>
      </w:r>
      <w:r>
        <w:rPr>
          <w:rFonts w:cs="Times New Roman"/>
          <w:lang w:eastAsia="es-AR"/>
        </w:rPr>
        <w:t xml:space="preserve"> definido por el usuario</w:t>
      </w:r>
      <w:r w:rsidRPr="00E95E91">
        <w:rPr>
          <w:rFonts w:cs="Times New Roman"/>
          <w:lang w:eastAsia="es-AR"/>
        </w:rPr>
        <w:t>, el tipo de servicio y su nombre.</w:t>
      </w:r>
      <w:r>
        <w:rPr>
          <w:rFonts w:cs="Times New Roman"/>
          <w:lang w:eastAsia="es-AR"/>
        </w:rPr>
        <w:t xml:space="preserve"> </w:t>
      </w:r>
      <w:proofErr w:type="spellStart"/>
      <w:r w:rsidRPr="00C738DC">
        <w:rPr>
          <w:rFonts w:cs="Times New Roman"/>
          <w:lang w:eastAsia="es-AR"/>
        </w:rPr>
        <w:t>AccountXmlParser</w:t>
      </w:r>
      <w:proofErr w:type="spellEnd"/>
      <w:r>
        <w:rPr>
          <w:rFonts w:cs="Times New Roman"/>
          <w:lang w:eastAsia="es-AR"/>
        </w:rPr>
        <w:t xml:space="preserve"> se encarga de cargar y analizar</w:t>
      </w:r>
      <w:r w:rsidRPr="002443E1">
        <w:rPr>
          <w:rFonts w:cs="Times New Roman"/>
          <w:lang w:eastAsia="es-AR"/>
        </w:rPr>
        <w:t xml:space="preserve"> </w:t>
      </w:r>
      <w:r>
        <w:rPr>
          <w:rFonts w:cs="Times New Roman"/>
          <w:lang w:eastAsia="es-AR"/>
        </w:rPr>
        <w:t>el archivo</w:t>
      </w:r>
      <w:r w:rsidRPr="002443E1">
        <w:rPr>
          <w:rFonts w:cs="Times New Roman"/>
          <w:lang w:eastAsia="es-AR"/>
        </w:rPr>
        <w:t xml:space="preserve"> XML de configuración.</w:t>
      </w:r>
      <w:r>
        <w:rPr>
          <w:rFonts w:cs="Times New Roman"/>
          <w:lang w:eastAsia="es-AR"/>
        </w:rPr>
        <w:t xml:space="preserve"> Para esto, </w:t>
      </w:r>
      <w:proofErr w:type="spellStart"/>
      <w:r w:rsidRPr="00C738DC">
        <w:rPr>
          <w:rFonts w:cs="Times New Roman"/>
          <w:lang w:eastAsia="es-AR"/>
        </w:rPr>
        <w:t>AccountXmlParser</w:t>
      </w:r>
      <w:proofErr w:type="spellEnd"/>
      <w:r>
        <w:rPr>
          <w:rFonts w:cs="Times New Roman"/>
          <w:lang w:eastAsia="es-AR"/>
        </w:rPr>
        <w:t xml:space="preserve">, </w:t>
      </w:r>
      <w:r w:rsidRPr="002443E1">
        <w:rPr>
          <w:rFonts w:cs="Times New Roman"/>
          <w:lang w:eastAsia="es-AR"/>
        </w:rPr>
        <w:t xml:space="preserve">lee cada nodo del XML e invoca </w:t>
      </w:r>
      <w:r>
        <w:rPr>
          <w:rFonts w:cs="Times New Roman"/>
          <w:lang w:eastAsia="es-AR"/>
        </w:rPr>
        <w:t>a</w:t>
      </w:r>
      <w:r w:rsidRPr="002443E1">
        <w:rPr>
          <w:rFonts w:cs="Times New Roman"/>
          <w:lang w:eastAsia="es-AR"/>
        </w:rPr>
        <w:t xml:space="preserve"> </w:t>
      </w:r>
      <w:proofErr w:type="spellStart"/>
      <w:r w:rsidRPr="002443E1">
        <w:rPr>
          <w:rFonts w:cs="Times New Roman"/>
          <w:lang w:eastAsia="es-AR"/>
        </w:rPr>
        <w:t>ServiceParser</w:t>
      </w:r>
      <w:proofErr w:type="spellEnd"/>
      <w:r w:rsidRPr="002443E1">
        <w:rPr>
          <w:rFonts w:cs="Times New Roman"/>
          <w:lang w:eastAsia="es-AR"/>
        </w:rPr>
        <w:t xml:space="preserve"> para que construya la instancia efectiva del servicio</w:t>
      </w:r>
      <w:r>
        <w:rPr>
          <w:rFonts w:cs="Times New Roman"/>
          <w:lang w:eastAsia="es-AR"/>
        </w:rPr>
        <w:t xml:space="preserve">. Debido a que </w:t>
      </w:r>
      <w:proofErr w:type="spellStart"/>
      <w:r w:rsidRPr="002443E1">
        <w:rPr>
          <w:rFonts w:cs="Times New Roman"/>
          <w:lang w:eastAsia="es-AR"/>
        </w:rPr>
        <w:t>ServiceParser</w:t>
      </w:r>
      <w:proofErr w:type="spellEnd"/>
      <w:r w:rsidRPr="002443E1">
        <w:rPr>
          <w:rFonts w:cs="Times New Roman"/>
          <w:lang w:eastAsia="es-AR"/>
        </w:rPr>
        <w:t xml:space="preserve"> </w:t>
      </w:r>
      <w:r>
        <w:rPr>
          <w:rFonts w:cs="Times New Roman"/>
          <w:lang w:eastAsia="es-AR"/>
        </w:rPr>
        <w:t>no conoce a priori los objetos que puede crear, no es posible realizar la instanciación de estos de la forma tradicional. Para resolver este problema se utilizó una API de java llamada “</w:t>
      </w:r>
      <w:proofErr w:type="spellStart"/>
      <w:r>
        <w:rPr>
          <w:rFonts w:cs="Times New Roman"/>
          <w:lang w:eastAsia="es-AR"/>
        </w:rPr>
        <w:t>Reflection</w:t>
      </w:r>
      <w:proofErr w:type="spellEnd"/>
      <w:r>
        <w:rPr>
          <w:rFonts w:cs="Times New Roman"/>
          <w:lang w:eastAsia="es-AR"/>
        </w:rPr>
        <w:t xml:space="preserve">” que permite crear instancias de objetos indicando un nombre de paquete y clase. Por medio de este mecanismo, Aether puede crear instancias específicas de “CloudService” y posterior a esto agregarle las propiedades indicadas en el archivo de configuración. Debido al uso de reflexión para la carga de clases es de suma importancia que la configuración presente en el archivo sea la correcta. </w:t>
      </w:r>
    </w:p>
    <w:p w14:paraId="2A3EA0AA" w14:textId="77777777" w:rsidR="00CF3389" w:rsidRDefault="00CF3389" w:rsidP="00C7776D">
      <w:pPr>
        <w:jc w:val="both"/>
        <w:rPr>
          <w:rFonts w:cs="Times New Roman"/>
          <w:lang w:eastAsia="es-AR"/>
        </w:rPr>
      </w:pPr>
    </w:p>
    <w:p w14:paraId="1053EF73" w14:textId="77777777" w:rsidR="00C7776D" w:rsidRDefault="00C7776D" w:rsidP="00C7776D">
      <w:pPr>
        <w:jc w:val="both"/>
        <w:rPr>
          <w:rFonts w:cs="Times New Roman"/>
          <w:lang w:eastAsia="es-AR"/>
        </w:rPr>
      </w:pPr>
      <w:r>
        <w:rPr>
          <w:rFonts w:cs="Times New Roman"/>
          <w:lang w:eastAsia="es-AR"/>
        </w:rPr>
        <w:t xml:space="preserve">Los servicios que se crean deben pertenecer a algún subtipo de CloudService, los cuales se aprecian en la figura con los nombres </w:t>
      </w:r>
      <w:proofErr w:type="spellStart"/>
      <w:r>
        <w:rPr>
          <w:rFonts w:cs="Times New Roman"/>
          <w:lang w:eastAsia="es-AR"/>
        </w:rPr>
        <w:t>BaseStorageService</w:t>
      </w:r>
      <w:proofErr w:type="spellEnd"/>
      <w:r>
        <w:rPr>
          <w:rFonts w:cs="Times New Roman"/>
          <w:lang w:eastAsia="es-AR"/>
        </w:rPr>
        <w:t xml:space="preserve">, </w:t>
      </w:r>
      <w:proofErr w:type="spellStart"/>
      <w:r>
        <w:rPr>
          <w:rFonts w:cs="Times New Roman"/>
          <w:lang w:eastAsia="es-AR"/>
        </w:rPr>
        <w:t>BaseQueueService</w:t>
      </w:r>
      <w:proofErr w:type="spellEnd"/>
      <w:r>
        <w:rPr>
          <w:rFonts w:cs="Times New Roman"/>
          <w:lang w:eastAsia="es-AR"/>
        </w:rPr>
        <w:t xml:space="preserve"> y </w:t>
      </w:r>
      <w:proofErr w:type="spellStart"/>
      <w:r>
        <w:rPr>
          <w:rFonts w:cs="Times New Roman"/>
          <w:lang w:eastAsia="es-AR"/>
        </w:rPr>
        <w:t>BaseComputeService</w:t>
      </w:r>
      <w:proofErr w:type="spellEnd"/>
      <w:r>
        <w:rPr>
          <w:rFonts w:cs="Times New Roman"/>
          <w:lang w:eastAsia="es-AR"/>
        </w:rPr>
        <w:t xml:space="preserve"> y corresponden a los servicios de </w:t>
      </w:r>
      <w:r w:rsidRPr="00E511AB">
        <w:rPr>
          <w:rFonts w:cs="Times New Roman"/>
          <w:i/>
          <w:lang w:eastAsia="es-AR"/>
        </w:rPr>
        <w:t>Cloud Computing</w:t>
      </w:r>
      <w:r>
        <w:rPr>
          <w:rFonts w:cs="Times New Roman"/>
          <w:lang w:eastAsia="es-AR"/>
        </w:rPr>
        <w:t xml:space="preserve"> de almacenamiento, colas y cómputo respectivamente. A su vez, cada uno de estos tres servicios posee implementaciones específicas ya que las clases anteriores sólo describen la estructura básica que debe respetar cada implementación particular. A continuación en la figura 4.5 se presentan como ejemplo algunas de estas implementaciones particulares para el servicio de almacenamiento y las superclases involucradas.</w:t>
      </w:r>
    </w:p>
    <w:p w14:paraId="653F60E5" w14:textId="77777777" w:rsidR="003F57CD" w:rsidRDefault="003F57CD" w:rsidP="00C7776D">
      <w:pPr>
        <w:jc w:val="both"/>
        <w:rPr>
          <w:rFonts w:cs="Times New Roman"/>
          <w:lang w:eastAsia="es-AR"/>
        </w:rPr>
      </w:pPr>
    </w:p>
    <w:p w14:paraId="522E23A7" w14:textId="77777777" w:rsidR="003F57CD" w:rsidRDefault="00C7776D" w:rsidP="00EC6620">
      <w:pPr>
        <w:keepNext/>
        <w:jc w:val="center"/>
      </w:pPr>
      <w:r>
        <w:rPr>
          <w:noProof/>
          <w:lang w:eastAsia="es-AR"/>
        </w:rPr>
        <w:lastRenderedPageBreak/>
        <w:drawing>
          <wp:inline distT="0" distB="0" distL="0" distR="0" wp14:anchorId="39EEBF1E" wp14:editId="1726BC0A">
            <wp:extent cx="5925966" cy="6115050"/>
            <wp:effectExtent l="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27978" cy="6117126"/>
                    </a:xfrm>
                    <a:prstGeom prst="rect">
                      <a:avLst/>
                    </a:prstGeom>
                  </pic:spPr>
                </pic:pic>
              </a:graphicData>
            </a:graphic>
          </wp:inline>
        </w:drawing>
      </w:r>
    </w:p>
    <w:p w14:paraId="7F15B67C" w14:textId="15D52C4A" w:rsidR="00C7776D" w:rsidRDefault="003F57CD" w:rsidP="00EC6620">
      <w:pPr>
        <w:pStyle w:val="Caption"/>
        <w:rPr>
          <w:rFonts w:cs="Times New Roman"/>
          <w:lang w:eastAsia="es-AR"/>
        </w:rPr>
      </w:pPr>
      <w:bookmarkStart w:id="116" w:name="_Toc374286458"/>
      <w:r>
        <w:t xml:space="preserve">Figura </w:t>
      </w:r>
      <w:fldSimple w:instr=" STYLEREF 1 \s ">
        <w:r w:rsidR="004B17DA">
          <w:rPr>
            <w:noProof/>
          </w:rPr>
          <w:t>4</w:t>
        </w:r>
      </w:fldSimple>
      <w:r w:rsidR="007C3537">
        <w:t>.</w:t>
      </w:r>
      <w:fldSimple w:instr=" SEQ Figura \* ARABIC \s 1 ">
        <w:r w:rsidR="004B17DA">
          <w:rPr>
            <w:noProof/>
          </w:rPr>
          <w:t>5</w:t>
        </w:r>
      </w:fldSimple>
      <w:r>
        <w:t xml:space="preserve"> </w:t>
      </w:r>
      <w:r w:rsidRPr="00F43E86">
        <w:t>Especificaciones del servicio de almacenamiento.</w:t>
      </w:r>
      <w:bookmarkEnd w:id="116"/>
    </w:p>
    <w:p w14:paraId="40A41E26" w14:textId="77777777" w:rsidR="00C7776D" w:rsidRDefault="00C7776D" w:rsidP="00C7776D">
      <w:pPr>
        <w:jc w:val="center"/>
        <w:rPr>
          <w:rFonts w:cs="Times New Roman"/>
          <w:lang w:eastAsia="es-AR"/>
        </w:rPr>
      </w:pPr>
    </w:p>
    <w:p w14:paraId="73257EFA" w14:textId="77777777" w:rsidR="00C7776D" w:rsidRDefault="00C7776D" w:rsidP="00EC6620">
      <w:pPr>
        <w:jc w:val="both"/>
        <w:rPr>
          <w:rFonts w:cs="Times New Roman"/>
          <w:lang w:eastAsia="es-AR"/>
        </w:rPr>
      </w:pPr>
      <w:r>
        <w:rPr>
          <w:rFonts w:cs="Times New Roman"/>
          <w:lang w:eastAsia="es-AR"/>
        </w:rPr>
        <w:t xml:space="preserve">En la Figura 4.5 puede verse que </w:t>
      </w:r>
      <w:proofErr w:type="spellStart"/>
      <w:r>
        <w:rPr>
          <w:rFonts w:cs="Times New Roman"/>
          <w:lang w:eastAsia="es-AR"/>
        </w:rPr>
        <w:t>ExtendedStorageService</w:t>
      </w:r>
      <w:proofErr w:type="spellEnd"/>
      <w:r>
        <w:rPr>
          <w:rFonts w:cs="Times New Roman"/>
          <w:lang w:eastAsia="es-AR"/>
        </w:rPr>
        <w:t xml:space="preserve"> extiende la clase básica del servicio de almacenamiento (</w:t>
      </w:r>
      <w:proofErr w:type="spellStart"/>
      <w:r>
        <w:rPr>
          <w:rFonts w:cs="Times New Roman"/>
          <w:lang w:eastAsia="es-AR"/>
        </w:rPr>
        <w:t>BaseStorageService</w:t>
      </w:r>
      <w:proofErr w:type="spellEnd"/>
      <w:r>
        <w:rPr>
          <w:rFonts w:cs="Times New Roman"/>
          <w:lang w:eastAsia="es-AR"/>
        </w:rPr>
        <w:t xml:space="preserve">) agregando comportamiento extra. Luego, S3StotageService, AwsS3StorageService, </w:t>
      </w:r>
      <w:proofErr w:type="spellStart"/>
      <w:r>
        <w:rPr>
          <w:rFonts w:cs="Times New Roman"/>
          <w:lang w:eastAsia="es-AR"/>
        </w:rPr>
        <w:t>LocalStorageService</w:t>
      </w:r>
      <w:proofErr w:type="spellEnd"/>
      <w:r>
        <w:rPr>
          <w:rFonts w:cs="Times New Roman"/>
          <w:lang w:eastAsia="es-AR"/>
        </w:rPr>
        <w:t xml:space="preserve"> y GoogleV1StorageService extienden a esta última para implementar el comportamiento correspondiente a cada servicio particular. En estos casos, las implementaciones particulares que pueden apreciarse corresponden respectivamente a los servicios de </w:t>
      </w:r>
      <w:r>
        <w:rPr>
          <w:rFonts w:cs="Times New Roman"/>
          <w:lang w:eastAsia="es-AR"/>
        </w:rPr>
        <w:lastRenderedPageBreak/>
        <w:t xml:space="preserve">almacenamiento S3 y AWS de Amazon, un servicio de almacenamiento local (por medio del uso de File) y por último un servicio de almacenamiento en </w:t>
      </w:r>
      <w:r>
        <w:rPr>
          <w:rFonts w:cs="Times New Roman"/>
          <w:i/>
          <w:lang w:eastAsia="es-AR"/>
        </w:rPr>
        <w:t xml:space="preserve">Cloud </w:t>
      </w:r>
      <w:r>
        <w:rPr>
          <w:rFonts w:cs="Times New Roman"/>
          <w:lang w:eastAsia="es-AR"/>
        </w:rPr>
        <w:t>de Google.</w:t>
      </w:r>
    </w:p>
    <w:p w14:paraId="00854199" w14:textId="77777777" w:rsidR="00C7776D" w:rsidRDefault="00C7776D" w:rsidP="00EC6620">
      <w:pPr>
        <w:jc w:val="both"/>
        <w:rPr>
          <w:rFonts w:cs="Times New Roman"/>
          <w:lang w:eastAsia="es-AR"/>
        </w:rPr>
      </w:pPr>
    </w:p>
    <w:p w14:paraId="133238F7" w14:textId="77777777" w:rsidR="00C7776D" w:rsidRDefault="00C7776D">
      <w:pPr>
        <w:jc w:val="both"/>
        <w:rPr>
          <w:rFonts w:cs="Times New Roman"/>
          <w:lang w:eastAsia="es-AR"/>
        </w:rPr>
      </w:pPr>
      <w:r>
        <w:rPr>
          <w:rFonts w:cs="Times New Roman"/>
          <w:lang w:eastAsia="es-AR"/>
        </w:rPr>
        <w:t>Para finalizar con el Módulo de Abstracción de Servicios presentaremos a continuación en la figura 4.6 un diagrama de secuencia en donde por medio de un ejemplo de instanciación de un servicio se puede ver de forma gráfica la interacción entre las clases mencionadas hasta el momento.</w:t>
      </w:r>
    </w:p>
    <w:p w14:paraId="4B750DA7" w14:textId="77777777" w:rsidR="003F57CD" w:rsidRDefault="003F57CD" w:rsidP="00C7776D">
      <w:pPr>
        <w:jc w:val="both"/>
        <w:rPr>
          <w:rFonts w:cs="Times New Roman"/>
          <w:lang w:eastAsia="es-AR"/>
        </w:rPr>
      </w:pPr>
    </w:p>
    <w:p w14:paraId="4A21945E" w14:textId="77777777" w:rsidR="003F57CD" w:rsidRDefault="00C7776D" w:rsidP="00EC6620">
      <w:pPr>
        <w:keepNext/>
        <w:jc w:val="center"/>
      </w:pPr>
      <w:r w:rsidRPr="00DD4858">
        <w:rPr>
          <w:noProof/>
          <w:lang w:eastAsia="es-AR"/>
        </w:rPr>
        <w:drawing>
          <wp:inline distT="0" distB="0" distL="0" distR="0" wp14:anchorId="440892D1" wp14:editId="17F524D5">
            <wp:extent cx="5940958" cy="3590925"/>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183" cy="3592270"/>
                    </a:xfrm>
                    <a:prstGeom prst="rect">
                      <a:avLst/>
                    </a:prstGeom>
                  </pic:spPr>
                </pic:pic>
              </a:graphicData>
            </a:graphic>
          </wp:inline>
        </w:drawing>
      </w:r>
    </w:p>
    <w:p w14:paraId="08C01FEC" w14:textId="68698A20" w:rsidR="00C7776D" w:rsidRPr="00230D4D" w:rsidRDefault="003F57CD" w:rsidP="00EC6620">
      <w:pPr>
        <w:pStyle w:val="Caption"/>
        <w:rPr>
          <w:rFonts w:cs="Times New Roman"/>
        </w:rPr>
      </w:pPr>
      <w:bookmarkStart w:id="117" w:name="_Toc374286459"/>
      <w:r>
        <w:t xml:space="preserve">Figura </w:t>
      </w:r>
      <w:fldSimple w:instr=" STYLEREF 1 \s ">
        <w:r w:rsidR="004B17DA">
          <w:rPr>
            <w:noProof/>
          </w:rPr>
          <w:t>4</w:t>
        </w:r>
      </w:fldSimple>
      <w:r w:rsidR="007C3537">
        <w:t>.</w:t>
      </w:r>
      <w:fldSimple w:instr=" SEQ Figura \* ARABIC \s 1 ">
        <w:r w:rsidR="004B17DA">
          <w:rPr>
            <w:noProof/>
          </w:rPr>
          <w:t>6</w:t>
        </w:r>
      </w:fldSimple>
      <w:r>
        <w:t xml:space="preserve"> </w:t>
      </w:r>
      <w:r w:rsidRPr="0089597A">
        <w:t>Secuencia de instanciación de un servicio.</w:t>
      </w:r>
      <w:bookmarkEnd w:id="117"/>
    </w:p>
    <w:p w14:paraId="25D7DCD3" w14:textId="77777777" w:rsidR="003F57CD" w:rsidRDefault="003F57CD" w:rsidP="00C7776D">
      <w:pPr>
        <w:jc w:val="both"/>
        <w:rPr>
          <w:rFonts w:cs="Times New Roman"/>
        </w:rPr>
      </w:pPr>
    </w:p>
    <w:p w14:paraId="2B1BA9DB" w14:textId="766A4009" w:rsidR="003F57CD" w:rsidRDefault="00C7776D" w:rsidP="00EC6620">
      <w:pPr>
        <w:jc w:val="both"/>
        <w:rPr>
          <w:rFonts w:cs="Times New Roman"/>
        </w:rPr>
      </w:pPr>
      <w:r>
        <w:rPr>
          <w:rFonts w:cs="Times New Roman"/>
        </w:rPr>
        <w:t>En la figura anterior puede verse que</w:t>
      </w:r>
      <w:r w:rsidRPr="00230D4D">
        <w:rPr>
          <w:rFonts w:cs="Times New Roman"/>
        </w:rPr>
        <w:t xml:space="preserve"> al momento de crear el Singleton de “</w:t>
      </w:r>
      <w:r w:rsidRPr="00230D4D">
        <w:rPr>
          <w:rFonts w:cs="Times New Roman"/>
          <w:i/>
          <w:iCs/>
        </w:rPr>
        <w:t>ServiceFactory</w:t>
      </w:r>
      <w:r w:rsidRPr="00230D4D">
        <w:rPr>
          <w:rFonts w:cs="Times New Roman"/>
        </w:rPr>
        <w:t>”,</w:t>
      </w:r>
      <w:r w:rsidR="008029CF">
        <w:rPr>
          <w:rFonts w:cs="Times New Roman"/>
        </w:rPr>
        <w:t xml:space="preserve"> </w:t>
      </w:r>
      <w:r w:rsidRPr="00230D4D">
        <w:rPr>
          <w:rFonts w:cs="Times New Roman"/>
        </w:rPr>
        <w:t xml:space="preserve">se cargan los servicios desde el archivo </w:t>
      </w:r>
      <w:r w:rsidRPr="00230D4D">
        <w:rPr>
          <w:rFonts w:cs="Times New Roman"/>
          <w:i/>
          <w:iCs/>
        </w:rPr>
        <w:t>xml</w:t>
      </w:r>
      <w:r w:rsidRPr="00230D4D">
        <w:rPr>
          <w:rFonts w:cs="Times New Roman"/>
        </w:rPr>
        <w:t xml:space="preserve"> de configuración. Para esto se realiza una llamada al método “</w:t>
      </w:r>
      <w:proofErr w:type="spellStart"/>
      <w:r w:rsidRPr="00230D4D">
        <w:rPr>
          <w:rFonts w:cs="Times New Roman"/>
          <w:i/>
          <w:iCs/>
        </w:rPr>
        <w:t>loadServices</w:t>
      </w:r>
      <w:proofErr w:type="spellEnd"/>
      <w:r w:rsidRPr="00230D4D">
        <w:rPr>
          <w:rFonts w:cs="Times New Roman"/>
        </w:rPr>
        <w:t>” correspondiente a la clase “</w:t>
      </w:r>
      <w:proofErr w:type="spellStart"/>
      <w:r w:rsidRPr="00230D4D">
        <w:rPr>
          <w:rFonts w:cs="Times New Roman"/>
          <w:i/>
          <w:iCs/>
        </w:rPr>
        <w:t>AccountXmlParser</w:t>
      </w:r>
      <w:proofErr w:type="spellEnd"/>
      <w:r w:rsidRPr="00230D4D">
        <w:rPr>
          <w:rFonts w:cs="Times New Roman"/>
        </w:rPr>
        <w:t xml:space="preserve">” pasándole como parámetro la ruta al archivo de configuración. El </w:t>
      </w:r>
      <w:proofErr w:type="spellStart"/>
      <w:r w:rsidRPr="00230D4D">
        <w:rPr>
          <w:rFonts w:cs="Times New Roman"/>
        </w:rPr>
        <w:t>parseo</w:t>
      </w:r>
      <w:proofErr w:type="spellEnd"/>
      <w:r w:rsidRPr="00230D4D">
        <w:rPr>
          <w:rFonts w:cs="Times New Roman"/>
        </w:rPr>
        <w:t xml:space="preserve"> del XML es sencillo</w:t>
      </w:r>
      <w:r>
        <w:rPr>
          <w:rFonts w:cs="Times New Roman"/>
        </w:rPr>
        <w:t xml:space="preserve">, </w:t>
      </w:r>
      <w:proofErr w:type="spellStart"/>
      <w:r>
        <w:rPr>
          <w:rFonts w:cs="Times New Roman"/>
        </w:rPr>
        <w:t>AccountXmlParser</w:t>
      </w:r>
      <w:proofErr w:type="spellEnd"/>
      <w:r>
        <w:rPr>
          <w:rFonts w:cs="Times New Roman"/>
        </w:rPr>
        <w:t xml:space="preserve"> s</w:t>
      </w:r>
      <w:r w:rsidRPr="00230D4D">
        <w:rPr>
          <w:rFonts w:cs="Times New Roman"/>
        </w:rPr>
        <w:t xml:space="preserve">implemente </w:t>
      </w:r>
      <w:r>
        <w:rPr>
          <w:rFonts w:cs="Times New Roman"/>
        </w:rPr>
        <w:t>lee cada nodo del XML e invoca</w:t>
      </w:r>
      <w:r w:rsidRPr="00230D4D">
        <w:rPr>
          <w:rFonts w:cs="Times New Roman"/>
        </w:rPr>
        <w:t xml:space="preserve"> a </w:t>
      </w:r>
      <w:proofErr w:type="spellStart"/>
      <w:r w:rsidRPr="00230D4D">
        <w:rPr>
          <w:rFonts w:cs="Times New Roman"/>
        </w:rPr>
        <w:t>ServiceParser</w:t>
      </w:r>
      <w:proofErr w:type="spellEnd"/>
      <w:r>
        <w:rPr>
          <w:rFonts w:cs="Times New Roman"/>
        </w:rPr>
        <w:t xml:space="preserve"> mediante el método </w:t>
      </w:r>
      <w:proofErr w:type="spellStart"/>
      <w:proofErr w:type="gramStart"/>
      <w:r>
        <w:rPr>
          <w:rFonts w:cs="Times New Roman"/>
        </w:rPr>
        <w:t>parse</w:t>
      </w:r>
      <w:proofErr w:type="spellEnd"/>
      <w:r>
        <w:rPr>
          <w:rFonts w:cs="Times New Roman"/>
        </w:rPr>
        <w:t>(</w:t>
      </w:r>
      <w:proofErr w:type="spellStart"/>
      <w:proofErr w:type="gramEnd"/>
      <w:r>
        <w:rPr>
          <w:rFonts w:cs="Times New Roman"/>
        </w:rPr>
        <w:t>element</w:t>
      </w:r>
      <w:proofErr w:type="spellEnd"/>
      <w:r>
        <w:rPr>
          <w:rFonts w:cs="Times New Roman"/>
        </w:rPr>
        <w:t xml:space="preserve">, </w:t>
      </w:r>
      <w:proofErr w:type="spellStart"/>
      <w:r>
        <w:rPr>
          <w:rFonts w:cs="Times New Roman"/>
        </w:rPr>
        <w:t>className</w:t>
      </w:r>
      <w:proofErr w:type="spellEnd"/>
      <w:r>
        <w:rPr>
          <w:rFonts w:cs="Times New Roman"/>
        </w:rPr>
        <w:t>)</w:t>
      </w:r>
      <w:r w:rsidRPr="00230D4D">
        <w:rPr>
          <w:rFonts w:cs="Times New Roman"/>
        </w:rPr>
        <w:t xml:space="preserve"> para que construya la instancia efectiva del servicio. La clase </w:t>
      </w:r>
      <w:proofErr w:type="spellStart"/>
      <w:r w:rsidRPr="00230D4D">
        <w:rPr>
          <w:rFonts w:cs="Times New Roman"/>
        </w:rPr>
        <w:t>ServiceParser</w:t>
      </w:r>
      <w:proofErr w:type="spellEnd"/>
      <w:r w:rsidRPr="00230D4D">
        <w:rPr>
          <w:rFonts w:cs="Times New Roman"/>
        </w:rPr>
        <w:t xml:space="preserve"> lee todos los elementos ingresados por el usuario para un servicio particular en el XML de configuración</w:t>
      </w:r>
      <w:r w:rsidR="008029CF">
        <w:rPr>
          <w:rFonts w:cs="Times New Roman"/>
        </w:rPr>
        <w:t xml:space="preserve"> </w:t>
      </w:r>
      <w:r>
        <w:rPr>
          <w:rFonts w:cs="Times New Roman"/>
        </w:rPr>
        <w:t xml:space="preserve">haciendo uso de sus métodos </w:t>
      </w:r>
      <w:proofErr w:type="spellStart"/>
      <w:proofErr w:type="gramStart"/>
      <w:r>
        <w:rPr>
          <w:rFonts w:cs="Times New Roman"/>
        </w:rPr>
        <w:t>getParameters</w:t>
      </w:r>
      <w:proofErr w:type="spellEnd"/>
      <w:r>
        <w:rPr>
          <w:rFonts w:cs="Times New Roman"/>
        </w:rPr>
        <w:t>(</w:t>
      </w:r>
      <w:proofErr w:type="spellStart"/>
      <w:proofErr w:type="gramEnd"/>
      <w:r>
        <w:rPr>
          <w:rFonts w:cs="Times New Roman"/>
        </w:rPr>
        <w:t>element</w:t>
      </w:r>
      <w:proofErr w:type="spellEnd"/>
      <w:r>
        <w:rPr>
          <w:rFonts w:cs="Times New Roman"/>
        </w:rPr>
        <w:t xml:space="preserve">) y </w:t>
      </w:r>
      <w:proofErr w:type="spellStart"/>
      <w:r>
        <w:rPr>
          <w:rFonts w:cs="Times New Roman"/>
        </w:rPr>
        <w:t>parse</w:t>
      </w:r>
      <w:proofErr w:type="spellEnd"/>
      <w:r>
        <w:rPr>
          <w:rFonts w:cs="Times New Roman"/>
        </w:rPr>
        <w:t>(</w:t>
      </w:r>
      <w:proofErr w:type="spellStart"/>
      <w:r>
        <w:rPr>
          <w:rFonts w:cs="Times New Roman"/>
        </w:rPr>
        <w:t>properties</w:t>
      </w:r>
      <w:proofErr w:type="spellEnd"/>
      <w:r>
        <w:rPr>
          <w:rFonts w:cs="Times New Roman"/>
        </w:rPr>
        <w:t xml:space="preserve">, </w:t>
      </w:r>
      <w:proofErr w:type="spellStart"/>
      <w:r>
        <w:rPr>
          <w:rFonts w:cs="Times New Roman"/>
        </w:rPr>
        <w:t>className</w:t>
      </w:r>
      <w:proofErr w:type="spellEnd"/>
      <w:r>
        <w:rPr>
          <w:rFonts w:cs="Times New Roman"/>
        </w:rPr>
        <w:t>) para luego, e</w:t>
      </w:r>
      <w:r w:rsidRPr="00230D4D">
        <w:rPr>
          <w:rFonts w:cs="Times New Roman"/>
        </w:rPr>
        <w:t>n base al at</w:t>
      </w:r>
      <w:r>
        <w:rPr>
          <w:rFonts w:cs="Times New Roman"/>
        </w:rPr>
        <w:t>ributo “</w:t>
      </w:r>
      <w:proofErr w:type="spellStart"/>
      <w:r>
        <w:rPr>
          <w:rFonts w:cs="Times New Roman"/>
        </w:rPr>
        <w:t>class</w:t>
      </w:r>
      <w:proofErr w:type="spellEnd"/>
      <w:r>
        <w:rPr>
          <w:rFonts w:cs="Times New Roman"/>
        </w:rPr>
        <w:t>” del XML, construir un</w:t>
      </w:r>
      <w:r w:rsidRPr="00230D4D">
        <w:rPr>
          <w:rFonts w:cs="Times New Roman"/>
        </w:rPr>
        <w:t xml:space="preserve">a nueva instancia del servicio por medio de mecanismos de </w:t>
      </w:r>
      <w:r w:rsidRPr="00230D4D">
        <w:rPr>
          <w:rFonts w:cs="Times New Roman"/>
          <w:iCs/>
        </w:rPr>
        <w:t>reflexión</w:t>
      </w:r>
      <w:r w:rsidRPr="00230D4D">
        <w:rPr>
          <w:rFonts w:cs="Times New Roman"/>
        </w:rPr>
        <w:t>. Adicionalmente, cada elemento “</w:t>
      </w:r>
      <w:proofErr w:type="spellStart"/>
      <w:r w:rsidRPr="00230D4D">
        <w:rPr>
          <w:rFonts w:cs="Times New Roman"/>
        </w:rPr>
        <w:t>parameter</w:t>
      </w:r>
      <w:proofErr w:type="spellEnd"/>
      <w:r w:rsidRPr="00230D4D">
        <w:rPr>
          <w:rFonts w:cs="Times New Roman"/>
        </w:rPr>
        <w:t>” del XML es leído e inyectado en la instancia del servicio recién creada.</w:t>
      </w:r>
    </w:p>
    <w:p w14:paraId="3B628193" w14:textId="0455E34B" w:rsidR="003F57CD" w:rsidDel="00EC6620" w:rsidRDefault="003F57CD" w:rsidP="00EC6620">
      <w:pPr>
        <w:jc w:val="both"/>
        <w:rPr>
          <w:del w:id="118" w:author="Marcos" w:date="2013-12-16T11:23:00Z"/>
          <w:rFonts w:cs="Times New Roman"/>
        </w:rPr>
      </w:pPr>
    </w:p>
    <w:p w14:paraId="04BB4E72" w14:textId="007C4B54" w:rsidR="00C7776D" w:rsidRPr="00EC6620" w:rsidRDefault="00C7776D">
      <w:pPr>
        <w:pStyle w:val="Heading3"/>
        <w:rPr>
          <w:rFonts w:cs="Times New Roman"/>
          <w:lang w:val="es-ES"/>
        </w:rPr>
      </w:pPr>
      <w:bookmarkStart w:id="119" w:name="_Toc372994996"/>
      <w:bookmarkStart w:id="120" w:name="_Toc374286519"/>
      <w:r w:rsidRPr="00235AA4">
        <w:t>4.2 Módulo de adapters para frameworks de terceros (Aether-adapters)</w:t>
      </w:r>
      <w:bookmarkEnd w:id="119"/>
      <w:bookmarkEnd w:id="120"/>
    </w:p>
    <w:p w14:paraId="74779853" w14:textId="77777777" w:rsidR="003F57CD" w:rsidRPr="00CC6B4D" w:rsidRDefault="003F57CD" w:rsidP="00EC6620"/>
    <w:p w14:paraId="20BD2B68" w14:textId="77777777" w:rsidR="00C7776D" w:rsidRDefault="00C7776D" w:rsidP="00C7776D">
      <w:pPr>
        <w:jc w:val="both"/>
        <w:rPr>
          <w:rFonts w:cs="Times New Roman"/>
          <w:lang w:eastAsia="es-AR"/>
        </w:rPr>
      </w:pPr>
      <w:r w:rsidRPr="00230D4D">
        <w:rPr>
          <w:rFonts w:cs="Times New Roman"/>
        </w:rPr>
        <w:t xml:space="preserve">Una vez desarrollada la aplicación </w:t>
      </w:r>
      <w:r>
        <w:rPr>
          <w:rFonts w:cs="Times New Roman"/>
        </w:rPr>
        <w:t xml:space="preserve">del usuario </w:t>
      </w:r>
      <w:r w:rsidRPr="00230D4D">
        <w:rPr>
          <w:rFonts w:cs="Times New Roman"/>
        </w:rPr>
        <w:t>utilizando el módulo de abstracción de servicios de Aether, es sencillo realizar el cambio de proveedor, pero ¿qué sucedería si el usuario ya posee una aplicación funcional que utiliza tecnología ajena a ésta plataforma y desea migrar</w:t>
      </w:r>
      <w:r>
        <w:rPr>
          <w:rFonts w:cs="Times New Roman"/>
        </w:rPr>
        <w:t xml:space="preserve"> a Aether</w:t>
      </w:r>
      <w:r w:rsidRPr="00230D4D">
        <w:rPr>
          <w:rFonts w:cs="Times New Roman"/>
        </w:rPr>
        <w:t xml:space="preserve">? Por ejemplo, supongamos que </w:t>
      </w:r>
      <w:r>
        <w:rPr>
          <w:rFonts w:cs="Times New Roman"/>
        </w:rPr>
        <w:t xml:space="preserve">la aplicación del ejemplo anterior ya se encuentra implementada </w:t>
      </w:r>
      <w:r w:rsidRPr="00230D4D">
        <w:rPr>
          <w:rFonts w:cs="Times New Roman"/>
        </w:rPr>
        <w:t xml:space="preserve">utilizando el framework </w:t>
      </w:r>
      <w:r>
        <w:rPr>
          <w:rFonts w:cs="Times New Roman"/>
        </w:rPr>
        <w:t>JetS3t</w:t>
      </w:r>
      <w:r w:rsidRPr="00230D4D">
        <w:rPr>
          <w:rFonts w:cs="Times New Roman"/>
        </w:rPr>
        <w:t xml:space="preserve"> para acceder a Amazon S3 y </w:t>
      </w:r>
      <w:r>
        <w:rPr>
          <w:rFonts w:cs="Times New Roman"/>
        </w:rPr>
        <w:t xml:space="preserve">se </w:t>
      </w:r>
      <w:r w:rsidRPr="00230D4D">
        <w:rPr>
          <w:rFonts w:cs="Times New Roman"/>
        </w:rPr>
        <w:t>desea migrarla a Google Storage con nuestra plataforma. Al usuario difícilmente le caería bien la idea de volver</w:t>
      </w:r>
      <w:r>
        <w:rPr>
          <w:rFonts w:cs="Times New Roman"/>
        </w:rPr>
        <w:t>l</w:t>
      </w:r>
      <w:r w:rsidRPr="00230D4D">
        <w:rPr>
          <w:rFonts w:cs="Times New Roman"/>
        </w:rPr>
        <w:t xml:space="preserve">a </w:t>
      </w:r>
      <w:r>
        <w:rPr>
          <w:rFonts w:cs="Times New Roman"/>
        </w:rPr>
        <w:t xml:space="preserve">a </w:t>
      </w:r>
      <w:r w:rsidRPr="00230D4D">
        <w:rPr>
          <w:rFonts w:cs="Times New Roman"/>
        </w:rPr>
        <w:t>codificar utilizando el módulo de abstracción de servicios ya que perdería una base de código estable y testeado. Es por este motivo que se</w:t>
      </w:r>
      <w:r>
        <w:rPr>
          <w:rFonts w:cs="Times New Roman"/>
        </w:rPr>
        <w:t xml:space="preserve"> agregó </w:t>
      </w:r>
      <w:r w:rsidRPr="00230D4D">
        <w:rPr>
          <w:rFonts w:cs="Times New Roman"/>
        </w:rPr>
        <w:t xml:space="preserve">al framework una capa de adapters para tecnologías ajenas a la plataforma. </w:t>
      </w:r>
      <w:r w:rsidRPr="00230D4D">
        <w:rPr>
          <w:rFonts w:cs="Times New Roman"/>
          <w:lang w:eastAsia="es-AR"/>
        </w:rPr>
        <w:t xml:space="preserve">Con esto se logra </w:t>
      </w:r>
      <w:r w:rsidRPr="00230D4D">
        <w:rPr>
          <w:rFonts w:cs="Times New Roman"/>
        </w:rPr>
        <w:t>que un usuario pueda utilizar Aether de manera transparente, manteniendo su base de código actual desarrollada para otro producto</w:t>
      </w:r>
      <w:r>
        <w:rPr>
          <w:rFonts w:cs="Times New Roman"/>
        </w:rPr>
        <w:t>.</w:t>
      </w:r>
      <w:r w:rsidRPr="00230D4D">
        <w:rPr>
          <w:rFonts w:cs="Times New Roman"/>
          <w:lang w:eastAsia="es-AR"/>
        </w:rPr>
        <w:t xml:space="preserve"> </w:t>
      </w:r>
    </w:p>
    <w:p w14:paraId="02B488F2" w14:textId="77777777" w:rsidR="0082637F" w:rsidRPr="00230D4D" w:rsidRDefault="0082637F" w:rsidP="00C7776D">
      <w:pPr>
        <w:jc w:val="both"/>
        <w:rPr>
          <w:rFonts w:cs="Times New Roman"/>
        </w:rPr>
      </w:pPr>
    </w:p>
    <w:p w14:paraId="1436ECE8" w14:textId="77777777" w:rsidR="00C7776D" w:rsidRDefault="00C7776D" w:rsidP="00C7776D">
      <w:pPr>
        <w:jc w:val="both"/>
        <w:rPr>
          <w:rFonts w:cs="Times New Roman"/>
        </w:rPr>
      </w:pPr>
      <w:r w:rsidRPr="00230D4D">
        <w:rPr>
          <w:rFonts w:cs="Times New Roman"/>
        </w:rPr>
        <w:t xml:space="preserve">Cada uno de los adapters del módulo realiza traducciones entre una tecnología </w:t>
      </w:r>
      <w:r>
        <w:rPr>
          <w:rFonts w:cs="Times New Roman"/>
        </w:rPr>
        <w:t>específica</w:t>
      </w:r>
      <w:r w:rsidRPr="00230D4D">
        <w:rPr>
          <w:rFonts w:cs="Times New Roman"/>
        </w:rPr>
        <w:t xml:space="preserve"> y Aether, haciendo uso de las interfaces del módulo de abstracción de servicios. Siguiendo el ejemplo, la plataforma proveerá un adapter para el framework </w:t>
      </w:r>
      <w:r>
        <w:rPr>
          <w:rFonts w:cs="Times New Roman"/>
        </w:rPr>
        <w:t>JetS3t</w:t>
      </w:r>
      <w:r w:rsidRPr="00230D4D">
        <w:rPr>
          <w:rFonts w:cs="Times New Roman"/>
        </w:rPr>
        <w:t xml:space="preserve"> de tal manera que la invocación a un método de </w:t>
      </w:r>
      <w:r>
        <w:rPr>
          <w:rFonts w:cs="Times New Roman"/>
        </w:rPr>
        <w:t>JetS3t</w:t>
      </w:r>
      <w:r w:rsidRPr="00230D4D">
        <w:rPr>
          <w:rFonts w:cs="Times New Roman"/>
        </w:rPr>
        <w:t xml:space="preserve"> será </w:t>
      </w:r>
      <w:r>
        <w:rPr>
          <w:rFonts w:cs="Times New Roman"/>
        </w:rPr>
        <w:t>traducido a un set de llamada</w:t>
      </w:r>
      <w:r w:rsidRPr="00230D4D">
        <w:rPr>
          <w:rFonts w:cs="Times New Roman"/>
        </w:rPr>
        <w:t>s equivalentes de Aether. Es importante destacar que cada adapter debe tener en cuenta la traducción de objetos desde y hacia las tecnologías de terceros, es decir, realizar la serie de llamadas correspondientes al framework</w:t>
      </w:r>
      <w:r>
        <w:rPr>
          <w:rFonts w:cs="Times New Roman"/>
        </w:rPr>
        <w:t xml:space="preserve"> Aether</w:t>
      </w:r>
      <w:r w:rsidRPr="00230D4D">
        <w:rPr>
          <w:rFonts w:cs="Times New Roman"/>
        </w:rPr>
        <w:t xml:space="preserve"> y luego transformar los resultados para brindar la salida corres</w:t>
      </w:r>
      <w:r>
        <w:rPr>
          <w:rFonts w:cs="Times New Roman"/>
        </w:rPr>
        <w:t>pondiente al framework original. Para lograr esto se utilizó el patrón de diseño “Adapter” (también conocido como “</w:t>
      </w:r>
      <w:proofErr w:type="spellStart"/>
      <w:r>
        <w:rPr>
          <w:rFonts w:cs="Times New Roman"/>
        </w:rPr>
        <w:t>Wrapper</w:t>
      </w:r>
      <w:proofErr w:type="spellEnd"/>
      <w:r>
        <w:rPr>
          <w:rFonts w:cs="Times New Roman"/>
        </w:rPr>
        <w:t xml:space="preserve">”). </w:t>
      </w:r>
    </w:p>
    <w:p w14:paraId="656C3184" w14:textId="77777777" w:rsidR="0082637F" w:rsidRPr="00230D4D" w:rsidRDefault="0082637F" w:rsidP="00C7776D">
      <w:pPr>
        <w:jc w:val="both"/>
        <w:rPr>
          <w:rFonts w:cs="Times New Roman"/>
        </w:rPr>
      </w:pPr>
    </w:p>
    <w:p w14:paraId="1A2B35A2" w14:textId="77777777" w:rsidR="00C7776D" w:rsidRPr="00230D4D" w:rsidRDefault="00C7776D" w:rsidP="00C7776D">
      <w:pPr>
        <w:jc w:val="both"/>
        <w:rPr>
          <w:rFonts w:cs="Times New Roman"/>
        </w:rPr>
      </w:pPr>
      <w:r>
        <w:rPr>
          <w:rFonts w:cs="Times New Roman"/>
        </w:rPr>
        <w:t>Debido a que</w:t>
      </w:r>
      <w:r w:rsidRPr="00230D4D">
        <w:rPr>
          <w:rFonts w:cs="Times New Roman"/>
        </w:rPr>
        <w:t xml:space="preserve"> todos los adapters poseen </w:t>
      </w:r>
      <w:r>
        <w:rPr>
          <w:rFonts w:cs="Times New Roman"/>
        </w:rPr>
        <w:t xml:space="preserve">ciertas </w:t>
      </w:r>
      <w:r w:rsidRPr="00230D4D">
        <w:rPr>
          <w:rFonts w:cs="Times New Roman"/>
        </w:rPr>
        <w:t xml:space="preserve">características comunes, se tomó la decisión de crear una clase abstracta sobre Aether-core que agrupe estas funcionalidades. Esta clase debe ser extendida por cada uno de los adapters que se implementen para poder mantener la consistencia entre ellos. A continuación </w:t>
      </w:r>
      <w:r>
        <w:rPr>
          <w:rFonts w:cs="Times New Roman"/>
        </w:rPr>
        <w:t xml:space="preserve">en la figura 4.7 </w:t>
      </w:r>
      <w:r w:rsidRPr="00230D4D">
        <w:rPr>
          <w:rFonts w:cs="Times New Roman"/>
        </w:rPr>
        <w:t>se presenta un diagrama de clases simplificado en el cuál se muestra la clase abstracta y las implementaciones particulares de algunos adapters.</w:t>
      </w:r>
    </w:p>
    <w:p w14:paraId="06B547EB" w14:textId="77777777" w:rsidR="00C7776D" w:rsidRPr="00230D4D" w:rsidRDefault="00C7776D" w:rsidP="00C7776D">
      <w:pPr>
        <w:jc w:val="both"/>
        <w:rPr>
          <w:rFonts w:cs="Times New Roman"/>
        </w:rPr>
      </w:pPr>
    </w:p>
    <w:p w14:paraId="1B0BC862" w14:textId="77777777" w:rsidR="003F57CD" w:rsidRDefault="00C7776D" w:rsidP="00EC6620">
      <w:pPr>
        <w:keepNext/>
        <w:jc w:val="center"/>
      </w:pPr>
      <w:r w:rsidRPr="00EC6620">
        <w:rPr>
          <w:rFonts w:cs="Times New Roman"/>
          <w:noProof/>
          <w:lang w:eastAsia="es-AR"/>
        </w:rPr>
        <w:lastRenderedPageBreak/>
        <w:drawing>
          <wp:inline distT="0" distB="0" distL="0" distR="0" wp14:anchorId="3292CF1B" wp14:editId="451FFC79">
            <wp:extent cx="5800725" cy="7225285"/>
            <wp:effectExtent l="0" t="0" r="0" b="0"/>
            <wp:docPr id="14" name="Picture 4" descr="D:\Tesis\workspaceTesis\docs\Adapt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esis\workspaceTesis\docs\Adapters.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00725" cy="7225285"/>
                    </a:xfrm>
                    <a:prstGeom prst="rect">
                      <a:avLst/>
                    </a:prstGeom>
                    <a:noFill/>
                    <a:ln>
                      <a:noFill/>
                    </a:ln>
                  </pic:spPr>
                </pic:pic>
              </a:graphicData>
            </a:graphic>
          </wp:inline>
        </w:drawing>
      </w:r>
    </w:p>
    <w:p w14:paraId="7394C175" w14:textId="16D5CA6E" w:rsidR="00C7776D" w:rsidRPr="00230D4D" w:rsidRDefault="003F57CD" w:rsidP="00EC6620">
      <w:pPr>
        <w:pStyle w:val="Caption"/>
        <w:rPr>
          <w:rFonts w:cs="Times New Roman"/>
        </w:rPr>
      </w:pPr>
      <w:bookmarkStart w:id="121" w:name="_Toc374286460"/>
      <w:r>
        <w:t xml:space="preserve">Figura </w:t>
      </w:r>
      <w:fldSimple w:instr=" STYLEREF 1 \s ">
        <w:r w:rsidR="004B17DA">
          <w:rPr>
            <w:noProof/>
          </w:rPr>
          <w:t>4</w:t>
        </w:r>
      </w:fldSimple>
      <w:r w:rsidR="007C3537">
        <w:t>.</w:t>
      </w:r>
      <w:fldSimple w:instr=" SEQ Figura \* ARABIC \s 1 ">
        <w:r w:rsidR="004B17DA">
          <w:rPr>
            <w:noProof/>
          </w:rPr>
          <w:t>7</w:t>
        </w:r>
      </w:fldSimple>
      <w:r>
        <w:t xml:space="preserve"> </w:t>
      </w:r>
      <w:r w:rsidRPr="00530525">
        <w:t>Abstracción de adapters para frameworks de terceros.</w:t>
      </w:r>
      <w:bookmarkEnd w:id="121"/>
    </w:p>
    <w:p w14:paraId="0E61A662" w14:textId="77777777" w:rsidR="00C7776D" w:rsidRPr="00230D4D" w:rsidRDefault="00C7776D" w:rsidP="00C7776D">
      <w:pPr>
        <w:jc w:val="center"/>
        <w:rPr>
          <w:rFonts w:cs="Times New Roman"/>
        </w:rPr>
      </w:pPr>
    </w:p>
    <w:p w14:paraId="5338C023" w14:textId="37A291E2" w:rsidR="00C7776D" w:rsidRDefault="00C7776D" w:rsidP="00C7776D">
      <w:pPr>
        <w:jc w:val="both"/>
        <w:rPr>
          <w:rFonts w:cs="Times New Roman"/>
        </w:rPr>
      </w:pPr>
      <w:r w:rsidRPr="00230D4D">
        <w:rPr>
          <w:rFonts w:cs="Times New Roman"/>
        </w:rPr>
        <w:t xml:space="preserve">En la imagen anterior se puede apreciar la clase abstracta perteneciente a Aether-core denominada “AetherFrameworkAdapter” y las implementaciones particulares de los adapters para los frameworks </w:t>
      </w:r>
      <w:r w:rsidRPr="00230D4D">
        <w:rPr>
          <w:rFonts w:cs="Times New Roman"/>
        </w:rPr>
        <w:lastRenderedPageBreak/>
        <w:t>Cloudloop</w:t>
      </w:r>
      <w:r>
        <w:rPr>
          <w:rFonts w:cs="Times New Roman"/>
        </w:rPr>
        <w:t xml:space="preserve"> (</w:t>
      </w:r>
      <w:proofErr w:type="spellStart"/>
      <w:r>
        <w:rPr>
          <w:rFonts w:cs="Times New Roman"/>
        </w:rPr>
        <w:t>CloudloopAetherFrameworkAdapter</w:t>
      </w:r>
      <w:proofErr w:type="spellEnd"/>
      <w:r>
        <w:rPr>
          <w:rFonts w:cs="Times New Roman"/>
        </w:rPr>
        <w:t>)</w:t>
      </w:r>
      <w:r w:rsidRPr="00230D4D">
        <w:rPr>
          <w:rFonts w:cs="Times New Roman"/>
        </w:rPr>
        <w:t xml:space="preserve"> </w:t>
      </w:r>
      <w:r>
        <w:rPr>
          <w:rFonts w:cs="Times New Roman"/>
        </w:rPr>
        <w:t xml:space="preserve">y </w:t>
      </w:r>
      <w:r w:rsidRPr="00230D4D">
        <w:rPr>
          <w:rFonts w:cs="Times New Roman"/>
        </w:rPr>
        <w:t>JClouds</w:t>
      </w:r>
      <w:r>
        <w:rPr>
          <w:rFonts w:cs="Times New Roman"/>
        </w:rPr>
        <w:t xml:space="preserve"> (</w:t>
      </w:r>
      <w:proofErr w:type="spellStart"/>
      <w:r>
        <w:rPr>
          <w:rFonts w:cs="Times New Roman"/>
        </w:rPr>
        <w:t>JCloudsAetherFrameworkAdapter</w:t>
      </w:r>
      <w:proofErr w:type="spellEnd"/>
      <w:r>
        <w:rPr>
          <w:rFonts w:cs="Times New Roman"/>
        </w:rPr>
        <w:t>) los cuales extienden la funcionalidad de la primera y permiten llevar a cabo las traducciones mencionadas</w:t>
      </w:r>
      <w:r w:rsidRPr="00230D4D">
        <w:rPr>
          <w:rFonts w:cs="Times New Roman"/>
        </w:rPr>
        <w:t>.</w:t>
      </w:r>
      <w:r>
        <w:rPr>
          <w:rFonts w:cs="Times New Roman"/>
        </w:rPr>
        <w:t xml:space="preserve"> Con respecto a los roles que cumple cada clase de la figura en relación al patrón “Adapter” podemos ver que AetherFrameworkAdapter corresponde</w:t>
      </w:r>
      <w:r w:rsidR="008029CF">
        <w:rPr>
          <w:rFonts w:cs="Times New Roman"/>
        </w:rPr>
        <w:t xml:space="preserve"> </w:t>
      </w:r>
      <w:r>
        <w:rPr>
          <w:rFonts w:cs="Times New Roman"/>
        </w:rPr>
        <w:t xml:space="preserve">al target u objetivo, </w:t>
      </w:r>
      <w:proofErr w:type="spellStart"/>
      <w:r>
        <w:rPr>
          <w:rFonts w:cs="Times New Roman"/>
        </w:rPr>
        <w:t>CloudStore</w:t>
      </w:r>
      <w:proofErr w:type="spellEnd"/>
      <w:r>
        <w:rPr>
          <w:rFonts w:cs="Times New Roman"/>
        </w:rPr>
        <w:t xml:space="preserve"> y </w:t>
      </w:r>
      <w:proofErr w:type="spellStart"/>
      <w:r>
        <w:rPr>
          <w:rFonts w:cs="Times New Roman"/>
        </w:rPr>
        <w:t>BlobStore</w:t>
      </w:r>
      <w:proofErr w:type="spellEnd"/>
      <w:r>
        <w:rPr>
          <w:rFonts w:cs="Times New Roman"/>
        </w:rPr>
        <w:t xml:space="preserve"> corresponden al </w:t>
      </w:r>
      <w:proofErr w:type="spellStart"/>
      <w:r>
        <w:rPr>
          <w:rFonts w:cs="Times New Roman"/>
        </w:rPr>
        <w:t>adaptee</w:t>
      </w:r>
      <w:proofErr w:type="spellEnd"/>
      <w:r>
        <w:rPr>
          <w:rFonts w:cs="Times New Roman"/>
        </w:rPr>
        <w:t xml:space="preserve"> o interface existente que se necesita adaptar y por último </w:t>
      </w:r>
      <w:proofErr w:type="spellStart"/>
      <w:r>
        <w:rPr>
          <w:rFonts w:cs="Times New Roman"/>
        </w:rPr>
        <w:t>CloudLoopAetherAdapter</w:t>
      </w:r>
      <w:proofErr w:type="spellEnd"/>
      <w:r>
        <w:rPr>
          <w:rFonts w:cs="Times New Roman"/>
        </w:rPr>
        <w:t xml:space="preserve"> y </w:t>
      </w:r>
      <w:proofErr w:type="spellStart"/>
      <w:r>
        <w:rPr>
          <w:rFonts w:cs="Times New Roman"/>
        </w:rPr>
        <w:t>JCloudsAetherFrameworkAdapter</w:t>
      </w:r>
      <w:proofErr w:type="spellEnd"/>
      <w:r>
        <w:rPr>
          <w:rFonts w:cs="Times New Roman"/>
        </w:rPr>
        <w:t xml:space="preserve"> corresponden a las clases adapters en sí.</w:t>
      </w:r>
    </w:p>
    <w:p w14:paraId="0B054D1E" w14:textId="77777777" w:rsidR="0082637F" w:rsidRPr="00230D4D" w:rsidRDefault="0082637F" w:rsidP="00C7776D">
      <w:pPr>
        <w:jc w:val="both"/>
        <w:rPr>
          <w:rFonts w:cs="Times New Roman"/>
        </w:rPr>
      </w:pPr>
    </w:p>
    <w:p w14:paraId="432FE3F1" w14:textId="4E7CD248" w:rsidR="00C7776D" w:rsidRPr="00230D4D" w:rsidRDefault="00C7776D" w:rsidP="00C7776D">
      <w:pPr>
        <w:jc w:val="both"/>
        <w:rPr>
          <w:rFonts w:cs="Times New Roman"/>
        </w:rPr>
      </w:pPr>
      <w:r>
        <w:rPr>
          <w:rFonts w:cs="Times New Roman"/>
        </w:rPr>
        <w:t>Para comprender mejor la funcionalidad de un adapter y su interacción con Aether se presenta a continuación en la figura 4.8 un diagrama de secuencia en dónde se puede ver la inicialización del adapter y una solicitud de almacenamiento de un archivo por parte de la aplicación del usuario.</w:t>
      </w:r>
      <w:r w:rsidRPr="00230D4D">
        <w:rPr>
          <w:rFonts w:cs="Times New Roman"/>
        </w:rPr>
        <w:t xml:space="preserve"> </w:t>
      </w:r>
      <w:r>
        <w:rPr>
          <w:rFonts w:cs="Times New Roman"/>
        </w:rPr>
        <w:t>Continuando con el ejemplo anterior se presenta el caso para la aplicación de usuario desarrollada utilizando JetS3t</w:t>
      </w:r>
      <w:r w:rsidR="008029CF">
        <w:rPr>
          <w:rFonts w:cs="Times New Roman"/>
        </w:rPr>
        <w:t xml:space="preserve"> </w:t>
      </w:r>
      <w:r>
        <w:rPr>
          <w:rFonts w:cs="Times New Roman"/>
        </w:rPr>
        <w:t>y Aether configurado para utilizar el almacenamiento de Google.</w:t>
      </w:r>
    </w:p>
    <w:p w14:paraId="1F487D9A" w14:textId="77777777" w:rsidR="00C7776D" w:rsidRPr="00230D4D" w:rsidRDefault="00C7776D" w:rsidP="00C7776D">
      <w:pPr>
        <w:rPr>
          <w:rFonts w:cs="Times New Roman"/>
        </w:rPr>
      </w:pPr>
    </w:p>
    <w:p w14:paraId="49ADEF64" w14:textId="77777777" w:rsidR="003F57CD" w:rsidRDefault="00C7776D" w:rsidP="00EC6620">
      <w:pPr>
        <w:keepNext/>
        <w:jc w:val="center"/>
      </w:pPr>
      <w:r w:rsidRPr="00DD4858">
        <w:rPr>
          <w:noProof/>
          <w:lang w:eastAsia="es-AR"/>
        </w:rPr>
        <w:drawing>
          <wp:inline distT="0" distB="0" distL="0" distR="0" wp14:anchorId="77259A9A" wp14:editId="78A8EE51">
            <wp:extent cx="5400040" cy="2405517"/>
            <wp:effectExtent l="0" t="0" r="0" b="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400040" cy="2405517"/>
                    </a:xfrm>
                    <a:prstGeom prst="rect">
                      <a:avLst/>
                    </a:prstGeom>
                  </pic:spPr>
                </pic:pic>
              </a:graphicData>
            </a:graphic>
          </wp:inline>
        </w:drawing>
      </w:r>
    </w:p>
    <w:p w14:paraId="3B0749BF" w14:textId="5621F6D8" w:rsidR="00C7776D" w:rsidRPr="00230D4D" w:rsidRDefault="003F57CD" w:rsidP="00EC6620">
      <w:pPr>
        <w:pStyle w:val="Caption"/>
        <w:rPr>
          <w:rFonts w:cs="Times New Roman"/>
        </w:rPr>
      </w:pPr>
      <w:bookmarkStart w:id="122" w:name="_Toc374286461"/>
      <w:r>
        <w:t xml:space="preserve">Figura </w:t>
      </w:r>
      <w:fldSimple w:instr=" STYLEREF 1 \s ">
        <w:r w:rsidR="004B17DA">
          <w:rPr>
            <w:noProof/>
          </w:rPr>
          <w:t>4</w:t>
        </w:r>
      </w:fldSimple>
      <w:r w:rsidR="007C3537">
        <w:t>.</w:t>
      </w:r>
      <w:fldSimple w:instr=" SEQ Figura \* ARABIC \s 1 ">
        <w:r w:rsidR="004B17DA">
          <w:rPr>
            <w:noProof/>
          </w:rPr>
          <w:t>8</w:t>
        </w:r>
      </w:fldSimple>
      <w:r>
        <w:t xml:space="preserve"> </w:t>
      </w:r>
      <w:r w:rsidRPr="006861FB">
        <w:t>Secuencia de inicialización de un adapter y solicitud de almacenamiento.</w:t>
      </w:r>
      <w:bookmarkEnd w:id="122"/>
    </w:p>
    <w:p w14:paraId="52C51CB7" w14:textId="77777777" w:rsidR="00C7776D" w:rsidRDefault="00C7776D" w:rsidP="00C7776D">
      <w:pPr>
        <w:jc w:val="both"/>
        <w:rPr>
          <w:rFonts w:cs="Times New Roman"/>
        </w:rPr>
      </w:pPr>
    </w:p>
    <w:p w14:paraId="6EEB723E" w14:textId="77777777" w:rsidR="00C7776D" w:rsidRDefault="00C7776D" w:rsidP="00C7776D">
      <w:pPr>
        <w:jc w:val="both"/>
        <w:rPr>
          <w:rFonts w:cs="Times New Roman"/>
        </w:rPr>
      </w:pPr>
      <w:r w:rsidRPr="00230D4D">
        <w:rPr>
          <w:rFonts w:cs="Times New Roman"/>
        </w:rPr>
        <w:t xml:space="preserve">En la figura </w:t>
      </w:r>
      <w:r>
        <w:rPr>
          <w:rFonts w:cs="Times New Roman"/>
        </w:rPr>
        <w:t>anterior</w:t>
      </w:r>
      <w:r w:rsidRPr="00230D4D">
        <w:rPr>
          <w:rFonts w:cs="Times New Roman"/>
        </w:rPr>
        <w:t xml:space="preserve"> puede </w:t>
      </w:r>
      <w:r>
        <w:rPr>
          <w:rFonts w:cs="Times New Roman"/>
        </w:rPr>
        <w:t xml:space="preserve">apreciarse la solicitud de almacenamiento de un archivo por parte de la aplicación del usuario (denominada “UserAppJetS3t”) al adapter de JetS3t (JetS3tAetherFrameworkAdapter) por medio del método </w:t>
      </w:r>
      <w:proofErr w:type="spellStart"/>
      <w:r>
        <w:rPr>
          <w:rFonts w:cs="Times New Roman"/>
        </w:rPr>
        <w:t>uploadFile</w:t>
      </w:r>
      <w:proofErr w:type="spellEnd"/>
      <w:r>
        <w:rPr>
          <w:rFonts w:cs="Times New Roman"/>
        </w:rPr>
        <w:t xml:space="preserve">. El adapter realiza el proceso de inicialización haciendo uso de su método </w:t>
      </w:r>
      <w:proofErr w:type="spellStart"/>
      <w:r>
        <w:rPr>
          <w:rFonts w:cs="Times New Roman"/>
        </w:rPr>
        <w:t>initStorageServices</w:t>
      </w:r>
      <w:proofErr w:type="spellEnd"/>
      <w:r>
        <w:rPr>
          <w:rFonts w:cs="Times New Roman"/>
        </w:rPr>
        <w:t xml:space="preserve"> desde el cual se solicita a ServiceFactory el servicio que tenga configurado por medio del método </w:t>
      </w:r>
      <w:proofErr w:type="spellStart"/>
      <w:r>
        <w:rPr>
          <w:rFonts w:cs="Times New Roman"/>
        </w:rPr>
        <w:t>getFirstStorageService</w:t>
      </w:r>
      <w:proofErr w:type="spellEnd"/>
      <w:r>
        <w:rPr>
          <w:rFonts w:cs="Times New Roman"/>
        </w:rPr>
        <w:t xml:space="preserve">. Una vez que el adapter obtuvo el servicio, procede a realizar la conexión invocando al método </w:t>
      </w:r>
      <w:proofErr w:type="spellStart"/>
      <w:r>
        <w:rPr>
          <w:rFonts w:cs="Times New Roman"/>
        </w:rPr>
        <w:t>connect</w:t>
      </w:r>
      <w:proofErr w:type="spellEnd"/>
      <w:r>
        <w:rPr>
          <w:rFonts w:cs="Times New Roman"/>
        </w:rPr>
        <w:t xml:space="preserve"> de dicho servicio, en este caso correspondiente a GoogleV1StorageService. Cuando finaliza el proceso de conexión, el adapter realiza los llamados correspondientes a la solicitud de la aplicación del cliente. En este caso traduce la llamada a </w:t>
      </w:r>
      <w:proofErr w:type="spellStart"/>
      <w:r>
        <w:rPr>
          <w:rFonts w:cs="Times New Roman"/>
        </w:rPr>
        <w:t>uploadFile</w:t>
      </w:r>
      <w:proofErr w:type="spellEnd"/>
      <w:r>
        <w:rPr>
          <w:rFonts w:cs="Times New Roman"/>
        </w:rPr>
        <w:t xml:space="preserve"> de JetS3t por su equivalente en Aether </w:t>
      </w:r>
      <w:proofErr w:type="spellStart"/>
      <w:r>
        <w:rPr>
          <w:rFonts w:cs="Times New Roman"/>
        </w:rPr>
        <w:t>uploadInputStream</w:t>
      </w:r>
      <w:proofErr w:type="spellEnd"/>
      <w:r>
        <w:rPr>
          <w:rFonts w:cs="Times New Roman"/>
        </w:rPr>
        <w:t xml:space="preserve"> pasándole sus respectivos </w:t>
      </w:r>
      <w:r>
        <w:rPr>
          <w:rFonts w:cs="Times New Roman"/>
        </w:rPr>
        <w:lastRenderedPageBreak/>
        <w:t>parámetros. GoogleV1StorageService es en este punto el responsable de almacenar los datos según corresponda.</w:t>
      </w:r>
    </w:p>
    <w:p w14:paraId="598AA597" w14:textId="77777777" w:rsidR="00C7776D" w:rsidRDefault="00C7776D" w:rsidP="00C7776D">
      <w:pPr>
        <w:jc w:val="both"/>
        <w:rPr>
          <w:rFonts w:cs="Times New Roman"/>
        </w:rPr>
      </w:pPr>
    </w:p>
    <w:p w14:paraId="36FF6F71" w14:textId="77777777" w:rsidR="00C7776D" w:rsidRDefault="00C7776D" w:rsidP="00C7776D">
      <w:pPr>
        <w:pStyle w:val="Heading3"/>
      </w:pPr>
      <w:bookmarkStart w:id="123" w:name="_Toc372994997"/>
      <w:bookmarkStart w:id="124" w:name="_Toc374286520"/>
      <w:r w:rsidRPr="0060270B">
        <w:t>4.3 Módulo para el reemplazo dinámico de llamadas (Aether-loader)</w:t>
      </w:r>
      <w:bookmarkEnd w:id="123"/>
      <w:bookmarkEnd w:id="124"/>
    </w:p>
    <w:p w14:paraId="0A9CA501" w14:textId="77777777" w:rsidR="003F57CD" w:rsidRPr="00CC6B4D" w:rsidRDefault="003F57CD" w:rsidP="00EC6620"/>
    <w:p w14:paraId="006316E0" w14:textId="77777777" w:rsidR="00C7776D" w:rsidRDefault="00C7776D" w:rsidP="00C7776D">
      <w:pPr>
        <w:jc w:val="both"/>
        <w:rPr>
          <w:rFonts w:cs="Times New Roman"/>
        </w:rPr>
      </w:pPr>
      <w:r>
        <w:rPr>
          <w:rFonts w:cs="Times New Roman"/>
        </w:rPr>
        <w:t xml:space="preserve">Como se pudo ver en la figura 4.8 correspondiente a la sección 4.2, la aplicación del usuario es la que realiza la llamada al método del adapter. Para que estas llamadas se hagan de manera transparente para la aplicación del usuario, como fue mencionado en el capítulo de enfoque, se creó un módulo para lograr detectarlas y </w:t>
      </w:r>
      <w:proofErr w:type="spellStart"/>
      <w:r>
        <w:rPr>
          <w:rFonts w:cs="Times New Roman"/>
        </w:rPr>
        <w:t>redireccionarlas</w:t>
      </w:r>
      <w:proofErr w:type="spellEnd"/>
      <w:r>
        <w:rPr>
          <w:rFonts w:cs="Times New Roman"/>
        </w:rPr>
        <w:t xml:space="preserve"> al adapter correspondiente.</w:t>
      </w:r>
    </w:p>
    <w:p w14:paraId="49C6D857" w14:textId="77777777" w:rsidR="0082637F" w:rsidRPr="00230D4D" w:rsidRDefault="0082637F" w:rsidP="00C7776D">
      <w:pPr>
        <w:jc w:val="both"/>
        <w:rPr>
          <w:rFonts w:cs="Times New Roman"/>
        </w:rPr>
      </w:pPr>
    </w:p>
    <w:p w14:paraId="74713429" w14:textId="335711F6" w:rsidR="00C7776D" w:rsidRDefault="00C7776D" w:rsidP="00C7776D">
      <w:pPr>
        <w:jc w:val="both"/>
        <w:rPr>
          <w:rFonts w:cs="Times New Roman"/>
        </w:rPr>
      </w:pPr>
      <w:r w:rsidRPr="00230D4D">
        <w:rPr>
          <w:rFonts w:cs="Times New Roman"/>
        </w:rPr>
        <w:t>Luego de analizar diferentes alternativas para atacar el problema de interceptar las llamadas y redirigirlas al adapter</w:t>
      </w:r>
      <w:r>
        <w:rPr>
          <w:rFonts w:cs="Times New Roman"/>
        </w:rPr>
        <w:t xml:space="preserve"> correspondiente</w:t>
      </w:r>
      <w:r w:rsidRPr="00230D4D">
        <w:rPr>
          <w:rFonts w:cs="Times New Roman"/>
        </w:rPr>
        <w:t xml:space="preserve"> determinamos que la mejor solución es detectar la carga de clases mediante un classloader</w:t>
      </w:r>
      <w:r>
        <w:rPr>
          <w:rFonts w:cs="Times New Roman"/>
        </w:rPr>
        <w:t xml:space="preserve"> </w:t>
      </w:r>
      <w:sdt>
        <w:sdtPr>
          <w:rPr>
            <w:rFonts w:cs="Times New Roman"/>
          </w:rPr>
          <w:id w:val="1952590558"/>
          <w:citation/>
        </w:sdtPr>
        <w:sdtEndPr/>
        <w:sdtContent>
          <w:r>
            <w:rPr>
              <w:rFonts w:cs="Times New Roman"/>
            </w:rPr>
            <w:fldChar w:fldCharType="begin"/>
          </w:r>
          <w:r>
            <w:rPr>
              <w:rFonts w:cs="Times New Roman"/>
            </w:rPr>
            <w:instrText xml:space="preserve">CITATION MarcadorDePosición3 \l 11274 </w:instrText>
          </w:r>
          <w:r>
            <w:rPr>
              <w:rFonts w:cs="Times New Roman"/>
            </w:rPr>
            <w:fldChar w:fldCharType="separate"/>
          </w:r>
          <w:r w:rsidR="00DC4200" w:rsidRPr="00DC4200">
            <w:rPr>
              <w:rFonts w:cs="Times New Roman"/>
              <w:noProof/>
            </w:rPr>
            <w:t>(Oracle, 2013)</w:t>
          </w:r>
          <w:r>
            <w:rPr>
              <w:rFonts w:cs="Times New Roman"/>
            </w:rPr>
            <w:fldChar w:fldCharType="end"/>
          </w:r>
        </w:sdtContent>
      </w:sdt>
      <w:r w:rsidRPr="00230D4D">
        <w:rPr>
          <w:rFonts w:cs="Times New Roman"/>
        </w:rPr>
        <w:t xml:space="preserve"> personalizado, modificar en tiempo de ejecución la clase </w:t>
      </w:r>
      <w:r>
        <w:rPr>
          <w:rFonts w:cs="Times New Roman"/>
        </w:rPr>
        <w:t xml:space="preserve">del framework que utiliza la aplicación del cliente </w:t>
      </w:r>
      <w:r w:rsidRPr="00230D4D">
        <w:rPr>
          <w:rFonts w:cs="Times New Roman"/>
        </w:rPr>
        <w:t>insertando las llamadas al adapter correspondiente y retornarla a la aplicación del usuario para que ésta no note la alteración y trabaje de manera normal.</w:t>
      </w:r>
    </w:p>
    <w:p w14:paraId="6C665453" w14:textId="77777777" w:rsidR="0082637F" w:rsidRPr="00230D4D" w:rsidRDefault="0082637F" w:rsidP="00C7776D">
      <w:pPr>
        <w:jc w:val="both"/>
        <w:rPr>
          <w:rFonts w:cs="Times New Roman"/>
        </w:rPr>
      </w:pPr>
    </w:p>
    <w:p w14:paraId="20461F14" w14:textId="73451E93" w:rsidR="0082637F" w:rsidRDefault="00C7776D" w:rsidP="00C7776D">
      <w:pPr>
        <w:jc w:val="both"/>
        <w:rPr>
          <w:rFonts w:cs="Times New Roman"/>
        </w:rPr>
      </w:pPr>
      <w:r w:rsidRPr="00230D4D">
        <w:rPr>
          <w:rFonts w:cs="Times New Roman"/>
        </w:rPr>
        <w:t>Para lograr esto se recurrió a la utilización de una herramienta llamada Javassist</w:t>
      </w:r>
      <w:r>
        <w:rPr>
          <w:rFonts w:cs="Times New Roman"/>
        </w:rPr>
        <w:t xml:space="preserve"> </w:t>
      </w:r>
      <w:sdt>
        <w:sdtPr>
          <w:rPr>
            <w:rFonts w:cs="Times New Roman"/>
          </w:rPr>
          <w:id w:val="-1903367381"/>
          <w:citation/>
        </w:sdtPr>
        <w:sdtEndPr/>
        <w:sdtContent>
          <w:r>
            <w:rPr>
              <w:rFonts w:cs="Times New Roman"/>
            </w:rPr>
            <w:fldChar w:fldCharType="begin"/>
          </w:r>
          <w:r>
            <w:rPr>
              <w:rFonts w:cs="Times New Roman"/>
            </w:rPr>
            <w:instrText xml:space="preserve"> CITATION Jav13 \l 11274 </w:instrText>
          </w:r>
          <w:r>
            <w:rPr>
              <w:rFonts w:cs="Times New Roman"/>
            </w:rPr>
            <w:fldChar w:fldCharType="separate"/>
          </w:r>
          <w:r w:rsidR="00DC4200" w:rsidRPr="00DC4200">
            <w:rPr>
              <w:rFonts w:cs="Times New Roman"/>
              <w:noProof/>
            </w:rPr>
            <w:t>(Javassist, 2013)</w:t>
          </w:r>
          <w:r>
            <w:rPr>
              <w:rFonts w:cs="Times New Roman"/>
            </w:rPr>
            <w:fldChar w:fldCharType="end"/>
          </w:r>
        </w:sdtContent>
      </w:sdt>
      <w:r w:rsidRPr="00230D4D">
        <w:rPr>
          <w:rFonts w:cs="Times New Roman"/>
        </w:rPr>
        <w:t xml:space="preserve">, la cual provee, entre otras utilidades de importancia, la posibilidad de modificar </w:t>
      </w:r>
      <w:r>
        <w:rPr>
          <w:rFonts w:cs="Times New Roman"/>
        </w:rPr>
        <w:t xml:space="preserve">en tiempo de ejecución </w:t>
      </w:r>
      <w:r w:rsidRPr="00230D4D">
        <w:rPr>
          <w:rFonts w:cs="Times New Roman"/>
        </w:rPr>
        <w:t xml:space="preserve">el código </w:t>
      </w:r>
      <w:r>
        <w:rPr>
          <w:rFonts w:cs="Times New Roman"/>
        </w:rPr>
        <w:t xml:space="preserve">fuente </w:t>
      </w:r>
      <w:r w:rsidRPr="00230D4D">
        <w:rPr>
          <w:rFonts w:cs="Times New Roman"/>
        </w:rPr>
        <w:t>de las clases ya “compiladas”. El poder de esta herramienta se combinó con el uso de reflexión que provee java y la utilización de un classloader personalizado para Aether, el cual por medio de la lectura de datos desde un archivo de configuración xml reconoce las clases que debe modificar y compilar nuevamente.</w:t>
      </w:r>
      <w:r>
        <w:rPr>
          <w:rFonts w:cs="Times New Roman"/>
        </w:rPr>
        <w:t xml:space="preserve"> Siguiendo con el ejemplo de la sección anterior, éste módulo insertará en las clases del framework JetS3t que sean necesarias, las invocaciones al adapter JetS3tAetherFrameworkAdapter para que éste se encargue de las traducciones correspondientes a Aether y retorne el resultado esperado por la aplicación.</w:t>
      </w:r>
    </w:p>
    <w:p w14:paraId="3DB2EB5B" w14:textId="77777777" w:rsidR="0082637F" w:rsidRDefault="0082637F" w:rsidP="00C7776D">
      <w:pPr>
        <w:jc w:val="both"/>
        <w:rPr>
          <w:rFonts w:cs="Times New Roman"/>
        </w:rPr>
      </w:pPr>
    </w:p>
    <w:p w14:paraId="15D9F7DB" w14:textId="77777777" w:rsidR="00C7776D" w:rsidRDefault="00C7776D" w:rsidP="00C7776D">
      <w:pPr>
        <w:jc w:val="both"/>
        <w:rPr>
          <w:rFonts w:cs="Times New Roman"/>
        </w:rPr>
      </w:pPr>
      <w:r>
        <w:rPr>
          <w:rFonts w:cs="Times New Roman"/>
        </w:rPr>
        <w:t>Debido a que la funcionalidad de este módulo es sencilla y concreta no fue necesario utilizar ningún patrón de diseño específico. A continuación en la figura 4.9 se presenta el diagrama de clases correspondiente que hace posible estas detecciones y modificaciones de código.</w:t>
      </w:r>
    </w:p>
    <w:p w14:paraId="66065948" w14:textId="77777777" w:rsidR="00C7776D" w:rsidRDefault="00C7776D" w:rsidP="00C7776D">
      <w:pPr>
        <w:jc w:val="both"/>
        <w:rPr>
          <w:rFonts w:cs="Times New Roman"/>
        </w:rPr>
      </w:pPr>
    </w:p>
    <w:p w14:paraId="38676C68" w14:textId="77777777" w:rsidR="003F57CD" w:rsidRDefault="00C7776D" w:rsidP="00EC6620">
      <w:pPr>
        <w:keepNext/>
        <w:jc w:val="center"/>
      </w:pPr>
      <w:r w:rsidRPr="00DD4858">
        <w:rPr>
          <w:noProof/>
          <w:lang w:eastAsia="es-AR"/>
        </w:rPr>
        <w:lastRenderedPageBreak/>
        <w:drawing>
          <wp:inline distT="0" distB="0" distL="0" distR="0" wp14:anchorId="03CB9AAE" wp14:editId="34F9C56D">
            <wp:extent cx="5400040" cy="3664313"/>
            <wp:effectExtent l="0" t="0" r="0" b="0"/>
            <wp:docPr id="17" name="Picture 6" descr="D:\Tesis\workspaceTesis\docs\JavasistClassloa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esis\workspaceTesis\docs\JavasistClassloader.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3664313"/>
                    </a:xfrm>
                    <a:prstGeom prst="rect">
                      <a:avLst/>
                    </a:prstGeom>
                    <a:noFill/>
                    <a:ln>
                      <a:noFill/>
                    </a:ln>
                  </pic:spPr>
                </pic:pic>
              </a:graphicData>
            </a:graphic>
          </wp:inline>
        </w:drawing>
      </w:r>
    </w:p>
    <w:p w14:paraId="1C9C1F5C" w14:textId="5A303A55" w:rsidR="00C7776D" w:rsidRPr="00230D4D" w:rsidRDefault="003F57CD" w:rsidP="00EC6620">
      <w:pPr>
        <w:pStyle w:val="Caption"/>
        <w:rPr>
          <w:rFonts w:cs="Times New Roman"/>
        </w:rPr>
      </w:pPr>
      <w:bookmarkStart w:id="125" w:name="_Toc374286462"/>
      <w:r>
        <w:t xml:space="preserve">Figura </w:t>
      </w:r>
      <w:fldSimple w:instr=" STYLEREF 1 \s ">
        <w:r w:rsidR="004B17DA">
          <w:rPr>
            <w:noProof/>
          </w:rPr>
          <w:t>4</w:t>
        </w:r>
      </w:fldSimple>
      <w:r w:rsidR="007C3537">
        <w:t>.</w:t>
      </w:r>
      <w:fldSimple w:instr=" SEQ Figura \* ARABIC \s 1 ">
        <w:r w:rsidR="004B17DA">
          <w:rPr>
            <w:noProof/>
          </w:rPr>
          <w:t>9</w:t>
        </w:r>
      </w:fldSimple>
      <w:r>
        <w:t xml:space="preserve"> </w:t>
      </w:r>
      <w:r w:rsidRPr="00E3187A">
        <w:t>Diagrama de clases de Aether-loader.</w:t>
      </w:r>
      <w:bookmarkEnd w:id="125"/>
    </w:p>
    <w:p w14:paraId="4134181C" w14:textId="77777777" w:rsidR="00C7776D" w:rsidRPr="00230D4D" w:rsidRDefault="00C7776D" w:rsidP="00C7776D">
      <w:pPr>
        <w:jc w:val="center"/>
        <w:rPr>
          <w:rFonts w:cs="Times New Roman"/>
        </w:rPr>
      </w:pPr>
    </w:p>
    <w:p w14:paraId="068DB867" w14:textId="77777777" w:rsidR="00C7776D" w:rsidRDefault="00C7776D" w:rsidP="00C7776D">
      <w:pPr>
        <w:jc w:val="both"/>
        <w:rPr>
          <w:rFonts w:cs="Times New Roman"/>
        </w:rPr>
      </w:pPr>
      <w:r>
        <w:rPr>
          <w:rFonts w:cs="Times New Roman"/>
        </w:rPr>
        <w:t xml:space="preserve">Como puede verse en el diagrama anterior, Aether-loader consta </w:t>
      </w:r>
      <w:r w:rsidRPr="00230D4D">
        <w:rPr>
          <w:rFonts w:cs="Times New Roman"/>
        </w:rPr>
        <w:t xml:space="preserve">de </w:t>
      </w:r>
      <w:r>
        <w:rPr>
          <w:rFonts w:cs="Times New Roman"/>
        </w:rPr>
        <w:t>cuatro</w:t>
      </w:r>
      <w:r w:rsidRPr="00230D4D">
        <w:rPr>
          <w:rFonts w:cs="Times New Roman"/>
        </w:rPr>
        <w:t xml:space="preserve"> clases</w:t>
      </w:r>
      <w:r>
        <w:rPr>
          <w:rFonts w:cs="Times New Roman"/>
        </w:rPr>
        <w:t>.</w:t>
      </w:r>
      <w:r w:rsidRPr="00230D4D">
        <w:rPr>
          <w:rFonts w:cs="Times New Roman"/>
        </w:rPr>
        <w:t xml:space="preserve"> </w:t>
      </w:r>
      <w:r>
        <w:rPr>
          <w:rFonts w:cs="Times New Roman"/>
        </w:rPr>
        <w:t>L</w:t>
      </w:r>
      <w:r w:rsidRPr="00230D4D">
        <w:rPr>
          <w:rFonts w:cs="Times New Roman"/>
        </w:rPr>
        <w:t xml:space="preserve">a principal </w:t>
      </w:r>
      <w:r>
        <w:rPr>
          <w:rFonts w:cs="Times New Roman"/>
        </w:rPr>
        <w:t xml:space="preserve">es </w:t>
      </w:r>
      <w:r w:rsidRPr="00230D4D">
        <w:rPr>
          <w:rFonts w:cs="Times New Roman"/>
        </w:rPr>
        <w:t>“JavasistClassLoader”</w:t>
      </w:r>
      <w:r>
        <w:rPr>
          <w:rFonts w:cs="Times New Roman"/>
        </w:rPr>
        <w:t xml:space="preserve"> la cual provee las </w:t>
      </w:r>
      <w:r w:rsidRPr="00230D4D">
        <w:rPr>
          <w:rFonts w:cs="Times New Roman"/>
        </w:rPr>
        <w:t xml:space="preserve">funcionalidades de carga de clases comunes de un classloader pero </w:t>
      </w:r>
      <w:r>
        <w:rPr>
          <w:rFonts w:cs="Times New Roman"/>
        </w:rPr>
        <w:t>posee además una funcionalidad para detectar clases particulares y modificarlas antes de retornarlas</w:t>
      </w:r>
      <w:r w:rsidRPr="00230D4D">
        <w:rPr>
          <w:rFonts w:cs="Times New Roman"/>
        </w:rPr>
        <w:t xml:space="preserve">. </w:t>
      </w:r>
      <w:proofErr w:type="spellStart"/>
      <w:r>
        <w:rPr>
          <w:rFonts w:cs="Times New Roman"/>
        </w:rPr>
        <w:t>ConfigClassLoader</w:t>
      </w:r>
      <w:proofErr w:type="spellEnd"/>
      <w:r>
        <w:rPr>
          <w:rFonts w:cs="Times New Roman"/>
        </w:rPr>
        <w:t xml:space="preserve"> se encarga de configurar el cargador de arranque con los datos especificados en un archivo de configuración XML. En este archivo se encuentran detallados los mapeos que se deben realizar entre las clases del framework de tercero y las clases del adapter. </w:t>
      </w:r>
      <w:proofErr w:type="spellStart"/>
      <w:r>
        <w:rPr>
          <w:rFonts w:cs="Times New Roman"/>
        </w:rPr>
        <w:t>JarResources</w:t>
      </w:r>
      <w:proofErr w:type="spellEnd"/>
      <w:r>
        <w:rPr>
          <w:rFonts w:cs="Times New Roman"/>
        </w:rPr>
        <w:t xml:space="preserve"> permite buscar y cargar las clases que se soliciten y se encuentren dentro de archivos </w:t>
      </w:r>
      <w:proofErr w:type="spellStart"/>
      <w:r>
        <w:rPr>
          <w:rFonts w:cs="Times New Roman"/>
        </w:rPr>
        <w:t>jar</w:t>
      </w:r>
      <w:proofErr w:type="spellEnd"/>
      <w:r>
        <w:rPr>
          <w:rFonts w:cs="Times New Roman"/>
        </w:rPr>
        <w:t xml:space="preserve">. Por último, ClassManipulator es </w:t>
      </w:r>
      <w:r w:rsidRPr="00230D4D">
        <w:rPr>
          <w:rFonts w:cs="Times New Roman"/>
        </w:rPr>
        <w:t>la encargada de modificar la clase que se indique agregando las llamadas al adapter correspondiente</w:t>
      </w:r>
      <w:r>
        <w:rPr>
          <w:rFonts w:cs="Times New Roman"/>
        </w:rPr>
        <w:t>.</w:t>
      </w:r>
      <w:r w:rsidRPr="00230D4D">
        <w:rPr>
          <w:rFonts w:cs="Times New Roman"/>
        </w:rPr>
        <w:t xml:space="preserve"> </w:t>
      </w:r>
    </w:p>
    <w:p w14:paraId="62F66648" w14:textId="77777777" w:rsidR="0082637F" w:rsidRPr="00230D4D" w:rsidRDefault="0082637F" w:rsidP="00C7776D">
      <w:pPr>
        <w:jc w:val="both"/>
        <w:rPr>
          <w:rFonts w:cs="Times New Roman"/>
        </w:rPr>
      </w:pPr>
    </w:p>
    <w:p w14:paraId="05E7ECD0" w14:textId="77777777" w:rsidR="00C7776D" w:rsidRDefault="00C7776D" w:rsidP="00C7776D">
      <w:pPr>
        <w:jc w:val="both"/>
        <w:rPr>
          <w:rFonts w:cs="Times New Roman"/>
        </w:rPr>
      </w:pPr>
      <w:r>
        <w:rPr>
          <w:rFonts w:cs="Times New Roman"/>
        </w:rPr>
        <w:t>El archivo de configuración correspondiente a este módulo es muy simple y se debe encontrar presente en cada adapter desarrollado debido a que las clases que se deben detectar y modificar difieren de un framework a otro. A continuación en la figura 4.10 se presenta la estructura del archivo XML de configuración correspondiente al framework JetS3t mencionado para el caso de ejemplo.</w:t>
      </w:r>
    </w:p>
    <w:p w14:paraId="2D748D2E" w14:textId="77777777" w:rsidR="00C7776D" w:rsidRDefault="00C7776D" w:rsidP="00C7776D">
      <w:pPr>
        <w:jc w:val="both"/>
        <w:rPr>
          <w:rFonts w:cs="Times New Roman"/>
        </w:rPr>
      </w:pPr>
    </w:p>
    <w:p w14:paraId="312F7AB0" w14:textId="75C701BA" w:rsidR="00C7776D" w:rsidRDefault="003F57CD" w:rsidP="00EC6620">
      <w:pPr>
        <w:jc w:val="both"/>
        <w:rPr>
          <w:rFonts w:cs="Times New Roman"/>
        </w:rPr>
      </w:pPr>
      <w:r>
        <w:rPr>
          <w:noProof/>
          <w:lang w:eastAsia="es-AR"/>
        </w:rPr>
        <w:lastRenderedPageBreak/>
        <mc:AlternateContent>
          <mc:Choice Requires="wps">
            <w:drawing>
              <wp:anchor distT="0" distB="0" distL="114300" distR="114300" simplePos="0" relativeHeight="251643904" behindDoc="0" locked="0" layoutInCell="1" allowOverlap="1" wp14:anchorId="1F1D6B7A" wp14:editId="6EDCFB89">
                <wp:simplePos x="0" y="0"/>
                <wp:positionH relativeFrom="column">
                  <wp:posOffset>0</wp:posOffset>
                </wp:positionH>
                <wp:positionV relativeFrom="paragraph">
                  <wp:posOffset>2627630</wp:posOffset>
                </wp:positionV>
                <wp:extent cx="5917565" cy="635"/>
                <wp:effectExtent l="0" t="0" r="0" b="0"/>
                <wp:wrapTopAndBottom/>
                <wp:docPr id="20" name="Cuadro de texto 20"/>
                <wp:cNvGraphicFramePr/>
                <a:graphic xmlns:a="http://schemas.openxmlformats.org/drawingml/2006/main">
                  <a:graphicData uri="http://schemas.microsoft.com/office/word/2010/wordprocessingShape">
                    <wps:wsp>
                      <wps:cNvSpPr txBox="1"/>
                      <wps:spPr>
                        <a:xfrm>
                          <a:off x="0" y="0"/>
                          <a:ext cx="5917565" cy="635"/>
                        </a:xfrm>
                        <a:prstGeom prst="rect">
                          <a:avLst/>
                        </a:prstGeom>
                        <a:solidFill>
                          <a:prstClr val="white"/>
                        </a:solidFill>
                        <a:ln>
                          <a:noFill/>
                        </a:ln>
                        <a:effectLst/>
                      </wps:spPr>
                      <wps:txbx>
                        <w:txbxContent>
                          <w:p w14:paraId="0EB06745" w14:textId="03AB79B6" w:rsidR="009E3E50" w:rsidRPr="00090660" w:rsidRDefault="009E3E50" w:rsidP="00EC6620">
                            <w:pPr>
                              <w:pStyle w:val="Caption"/>
                              <w:rPr>
                                <w:rFonts w:cs="Times New Roman"/>
                                <w:noProof/>
                              </w:rPr>
                            </w:pPr>
                            <w:bookmarkStart w:id="126" w:name="_Toc374286463"/>
                            <w:r>
                              <w:t xml:space="preserve">Figura </w:t>
                            </w:r>
                            <w:fldSimple w:instr=" STYLEREF 1 \s ">
                              <w:r w:rsidR="004B17DA">
                                <w:rPr>
                                  <w:noProof/>
                                </w:rPr>
                                <w:t>4</w:t>
                              </w:r>
                            </w:fldSimple>
                            <w:r>
                              <w:t>.</w:t>
                            </w:r>
                            <w:fldSimple w:instr=" SEQ Figura \* ARABIC \s 1 ">
                              <w:r w:rsidR="004B17DA">
                                <w:rPr>
                                  <w:noProof/>
                                </w:rPr>
                                <w:t>10</w:t>
                              </w:r>
                            </w:fldSimple>
                            <w:r>
                              <w:t xml:space="preserve"> </w:t>
                            </w:r>
                            <w:r w:rsidRPr="00A57A6D">
                              <w:t>Estructura del archivo XML de configuración de un adapter.</w:t>
                            </w:r>
                            <w:bookmarkEnd w:id="1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Cuadro de texto 20" o:spid="_x0000_s1028" type="#_x0000_t202" style="position:absolute;left:0;text-align:left;margin-left:0;margin-top:206.9pt;width:465.95pt;height:.0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" stroked="f">
                <v:textbox style="mso-fit-shape-to-text:t" inset="0,0,0,0">
                  <w:txbxContent>
                    <w:p w14:paraId="0EB06745" w14:textId="03AB79B6" w:rsidR="009E3E50" w:rsidRPr="00090660" w:rsidRDefault="009E3E50" w:rsidP="00EC6620">
                      <w:pPr>
                        <w:pStyle w:val="Caption"/>
                        <w:rPr>
                          <w:rFonts w:cs="Times New Roman"/>
                          <w:noProof/>
                        </w:rPr>
                      </w:pPr>
                      <w:bookmarkStart w:id="127" w:name="_Toc374286463"/>
                      <w:r>
                        <w:t xml:space="preserve">Figura </w:t>
                      </w:r>
                      <w:fldSimple w:instr=" STYLEREF 1 \s ">
                        <w:r w:rsidR="004B17DA">
                          <w:rPr>
                            <w:noProof/>
                          </w:rPr>
                          <w:t>4</w:t>
                        </w:r>
                      </w:fldSimple>
                      <w:r>
                        <w:t>.</w:t>
                      </w:r>
                      <w:fldSimple w:instr=" SEQ Figura \* ARABIC \s 1 ">
                        <w:r w:rsidR="004B17DA">
                          <w:rPr>
                            <w:noProof/>
                          </w:rPr>
                          <w:t>10</w:t>
                        </w:r>
                      </w:fldSimple>
                      <w:r>
                        <w:t xml:space="preserve"> </w:t>
                      </w:r>
                      <w:r w:rsidRPr="00A57A6D">
                        <w:t>Estructura del archivo XML de configuración de un adapter.</w:t>
                      </w:r>
                      <w:bookmarkEnd w:id="127"/>
                    </w:p>
                  </w:txbxContent>
                </v:textbox>
                <w10:wrap type="topAndBottom"/>
              </v:shape>
            </w:pict>
          </mc:Fallback>
        </mc:AlternateContent>
      </w:r>
      <w:r w:rsidRPr="00EC6620">
        <w:rPr>
          <w:rFonts w:cs="Times New Roman"/>
          <w:noProof/>
          <w:lang w:eastAsia="es-AR"/>
        </w:rPr>
        <mc:AlternateContent>
          <mc:Choice Requires="wps">
            <w:drawing>
              <wp:anchor distT="45720" distB="45720" distL="114300" distR="114300" simplePos="0" relativeHeight="251640832" behindDoc="0" locked="0" layoutInCell="1" allowOverlap="1" wp14:anchorId="44310691" wp14:editId="78654CEA">
                <wp:simplePos x="0" y="0"/>
                <wp:positionH relativeFrom="column">
                  <wp:posOffset>0</wp:posOffset>
                </wp:positionH>
                <wp:positionV relativeFrom="paragraph">
                  <wp:posOffset>180975</wp:posOffset>
                </wp:positionV>
                <wp:extent cx="5917565" cy="2389505"/>
                <wp:effectExtent l="0" t="0" r="26035" b="10795"/>
                <wp:wrapTopAndBottom/>
                <wp:docPr id="1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7565" cy="2389505"/>
                        </a:xfrm>
                        <a:prstGeom prst="rect">
                          <a:avLst/>
                        </a:prstGeom>
                        <a:solidFill>
                          <a:srgbClr val="FFFFFF"/>
                        </a:solidFill>
                        <a:ln w="9525">
                          <a:solidFill>
                            <a:srgbClr val="000000"/>
                          </a:solidFill>
                          <a:miter lim="800000"/>
                          <a:headEnd/>
                          <a:tailEnd/>
                        </a:ln>
                      </wps:spPr>
                      <wps:txbx>
                        <w:txbxContent>
                          <w:p w14:paraId="7E26A14F" w14:textId="77777777" w:rsidR="009E3E50" w:rsidRPr="0033793B" w:rsidRDefault="009E3E50" w:rsidP="003F57CD">
                            <w:pPr>
                              <w:autoSpaceDE w:val="0"/>
                              <w:autoSpaceDN w:val="0"/>
                              <w:adjustRightInd w:val="0"/>
                              <w:spacing w:line="240" w:lineRule="auto"/>
                              <w:rPr>
                                <w:rFonts w:cs="Times New Roman"/>
                                <w:szCs w:val="20"/>
                                <w:lang w:val="en-US"/>
                              </w:rPr>
                            </w:pPr>
                            <w:r w:rsidRPr="0033793B">
                              <w:rPr>
                                <w:rFonts w:cs="Times New Roman"/>
                                <w:color w:val="008080"/>
                                <w:szCs w:val="20"/>
                                <w:lang w:val="en-US"/>
                              </w:rPr>
                              <w:t>&lt;</w:t>
                            </w:r>
                            <w:proofErr w:type="spellStart"/>
                            <w:r w:rsidRPr="0033793B">
                              <w:rPr>
                                <w:rFonts w:cs="Times New Roman"/>
                                <w:color w:val="3F7F7F"/>
                                <w:szCs w:val="20"/>
                                <w:lang w:val="en-US"/>
                              </w:rPr>
                              <w:t>ClassLoaderConfig</w:t>
                            </w:r>
                            <w:proofErr w:type="spellEnd"/>
                            <w:r w:rsidRPr="0033793B">
                              <w:rPr>
                                <w:rFonts w:cs="Times New Roman"/>
                                <w:color w:val="008080"/>
                                <w:szCs w:val="20"/>
                                <w:lang w:val="en-US"/>
                              </w:rPr>
                              <w:t>&gt;</w:t>
                            </w:r>
                          </w:p>
                          <w:p w14:paraId="2B074584" w14:textId="77777777" w:rsidR="009E3E50" w:rsidRPr="0033793B" w:rsidRDefault="009E3E50" w:rsidP="003F57CD">
                            <w:pPr>
                              <w:autoSpaceDE w:val="0"/>
                              <w:autoSpaceDN w:val="0"/>
                              <w:adjustRightInd w:val="0"/>
                              <w:spacing w:line="240" w:lineRule="auto"/>
                              <w:rPr>
                                <w:rFonts w:cs="Times New Roman"/>
                                <w:szCs w:val="20"/>
                                <w:lang w:val="en-US"/>
                              </w:rPr>
                            </w:pPr>
                            <w:r>
                              <w:rPr>
                                <w:rFonts w:cs="Times New Roman"/>
                                <w:szCs w:val="20"/>
                                <w:lang w:val="en-US"/>
                              </w:rPr>
                              <w:t xml:space="preserve">      </w:t>
                            </w:r>
                            <w:r w:rsidRPr="0033793B">
                              <w:rPr>
                                <w:rFonts w:cs="Times New Roman"/>
                                <w:color w:val="008080"/>
                                <w:szCs w:val="20"/>
                                <w:lang w:val="en-US"/>
                              </w:rPr>
                              <w:t>&lt;</w:t>
                            </w:r>
                            <w:proofErr w:type="spellStart"/>
                            <w:proofErr w:type="gramStart"/>
                            <w:r w:rsidRPr="0033793B">
                              <w:rPr>
                                <w:rFonts w:cs="Times New Roman"/>
                                <w:color w:val="3F7F7F"/>
                                <w:szCs w:val="20"/>
                                <w:lang w:val="en-US"/>
                              </w:rPr>
                              <w:t>classException</w:t>
                            </w:r>
                            <w:proofErr w:type="spellEnd"/>
                            <w:proofErr w:type="gramEnd"/>
                            <w:r w:rsidRPr="0033793B">
                              <w:rPr>
                                <w:rFonts w:cs="Times New Roman"/>
                                <w:color w:val="008080"/>
                                <w:szCs w:val="20"/>
                                <w:lang w:val="en-US"/>
                              </w:rPr>
                              <w:t>&gt;</w:t>
                            </w:r>
                          </w:p>
                          <w:p w14:paraId="5102AF7F" w14:textId="77777777" w:rsidR="009E3E50" w:rsidRPr="0033793B" w:rsidRDefault="009E3E50" w:rsidP="003F57CD">
                            <w:pPr>
                              <w:autoSpaceDE w:val="0"/>
                              <w:autoSpaceDN w:val="0"/>
                              <w:adjustRightInd w:val="0"/>
                              <w:spacing w:line="240" w:lineRule="auto"/>
                              <w:rPr>
                                <w:rFonts w:cs="Times New Roman"/>
                                <w:szCs w:val="20"/>
                                <w:lang w:val="en-US"/>
                              </w:rPr>
                            </w:pPr>
                            <w:r>
                              <w:rPr>
                                <w:rFonts w:cs="Times New Roman"/>
                                <w:szCs w:val="20"/>
                                <w:lang w:val="en-US"/>
                              </w:rPr>
                              <w:t xml:space="preserve">            </w:t>
                            </w:r>
                            <w:r w:rsidRPr="0033793B">
                              <w:rPr>
                                <w:rFonts w:cs="Times New Roman"/>
                                <w:color w:val="008080"/>
                                <w:szCs w:val="20"/>
                                <w:lang w:val="en-US"/>
                              </w:rPr>
                              <w:t>&lt;</w:t>
                            </w:r>
                            <w:r w:rsidRPr="0033793B">
                              <w:rPr>
                                <w:rFonts w:cs="Times New Roman"/>
                                <w:color w:val="3F7F7F"/>
                                <w:szCs w:val="20"/>
                                <w:lang w:val="en-US"/>
                              </w:rPr>
                              <w:t>srcClass</w:t>
                            </w:r>
                            <w:r w:rsidRPr="0033793B">
                              <w:rPr>
                                <w:rFonts w:cs="Times New Roman"/>
                                <w:color w:val="008080"/>
                                <w:szCs w:val="20"/>
                                <w:lang w:val="en-US"/>
                              </w:rPr>
                              <w:t>&gt;</w:t>
                            </w:r>
                            <w:r w:rsidRPr="00FB1F07">
                              <w:rPr>
                                <w:rFonts w:cs="Times New Roman"/>
                                <w:szCs w:val="20"/>
                                <w:lang w:val="en-US"/>
                              </w:rPr>
                              <w:t>org.jets3t.service.impl.rest.httpclient.RestS3Service</w:t>
                            </w:r>
                            <w:r w:rsidRPr="0033793B">
                              <w:rPr>
                                <w:rFonts w:cs="Times New Roman"/>
                                <w:color w:val="008080"/>
                                <w:szCs w:val="20"/>
                                <w:lang w:val="en-US"/>
                              </w:rPr>
                              <w:t>&lt;/</w:t>
                            </w:r>
                            <w:r w:rsidRPr="0033793B">
                              <w:rPr>
                                <w:rFonts w:cs="Times New Roman"/>
                                <w:color w:val="3F7F7F"/>
                                <w:szCs w:val="20"/>
                                <w:lang w:val="en-US"/>
                              </w:rPr>
                              <w:t>srcClass</w:t>
                            </w:r>
                            <w:r w:rsidRPr="0033793B">
                              <w:rPr>
                                <w:rFonts w:cs="Times New Roman"/>
                                <w:color w:val="008080"/>
                                <w:szCs w:val="20"/>
                                <w:lang w:val="en-US"/>
                              </w:rPr>
                              <w:t>&gt;</w:t>
                            </w:r>
                          </w:p>
                          <w:p w14:paraId="6F136D1B" w14:textId="77777777" w:rsidR="009E3E50" w:rsidRPr="0033793B" w:rsidRDefault="009E3E50" w:rsidP="003F57CD">
                            <w:pPr>
                              <w:autoSpaceDE w:val="0"/>
                              <w:autoSpaceDN w:val="0"/>
                              <w:adjustRightInd w:val="0"/>
                              <w:spacing w:line="240" w:lineRule="auto"/>
                              <w:rPr>
                                <w:rFonts w:cs="Times New Roman"/>
                                <w:szCs w:val="20"/>
                                <w:lang w:val="en-US"/>
                              </w:rPr>
                            </w:pPr>
                            <w:r>
                              <w:rPr>
                                <w:rFonts w:cs="Times New Roman"/>
                                <w:szCs w:val="20"/>
                                <w:lang w:val="en-US"/>
                              </w:rPr>
                              <w:t xml:space="preserve">            </w:t>
                            </w:r>
                            <w:r w:rsidRPr="0033793B">
                              <w:rPr>
                                <w:rFonts w:cs="Times New Roman"/>
                                <w:color w:val="008080"/>
                                <w:szCs w:val="20"/>
                                <w:lang w:val="en-US"/>
                              </w:rPr>
                              <w:t>&lt;</w:t>
                            </w:r>
                            <w:r w:rsidRPr="0033793B">
                              <w:rPr>
                                <w:rFonts w:cs="Times New Roman"/>
                                <w:color w:val="3F7F7F"/>
                                <w:szCs w:val="20"/>
                                <w:lang w:val="en-US"/>
                              </w:rPr>
                              <w:t>dstClass</w:t>
                            </w:r>
                            <w:r w:rsidRPr="0033793B">
                              <w:rPr>
                                <w:rFonts w:cs="Times New Roman"/>
                                <w:color w:val="008080"/>
                                <w:szCs w:val="20"/>
                                <w:lang w:val="en-US"/>
                              </w:rPr>
                              <w:t>&gt;</w:t>
                            </w:r>
                            <w:r w:rsidRPr="00FB1F07">
                              <w:rPr>
                                <w:rFonts w:cs="Times New Roman"/>
                                <w:szCs w:val="20"/>
                                <w:lang w:val="en-US"/>
                              </w:rPr>
                              <w:t>com.tesis.aether.adapters.jets3t.JetS3tAetherFrameworkAdapter</w:t>
                            </w:r>
                            <w:r w:rsidRPr="0033793B">
                              <w:rPr>
                                <w:rFonts w:cs="Times New Roman"/>
                                <w:color w:val="008080"/>
                                <w:szCs w:val="20"/>
                                <w:lang w:val="en-US"/>
                              </w:rPr>
                              <w:t>&lt;/</w:t>
                            </w:r>
                            <w:r w:rsidRPr="0033793B">
                              <w:rPr>
                                <w:rFonts w:cs="Times New Roman"/>
                                <w:color w:val="3F7F7F"/>
                                <w:szCs w:val="20"/>
                                <w:lang w:val="en-US"/>
                              </w:rPr>
                              <w:t>dstClass</w:t>
                            </w:r>
                            <w:r w:rsidRPr="0033793B">
                              <w:rPr>
                                <w:rFonts w:cs="Times New Roman"/>
                                <w:color w:val="008080"/>
                                <w:szCs w:val="20"/>
                                <w:lang w:val="en-US"/>
                              </w:rPr>
                              <w:t>&gt;</w:t>
                            </w:r>
                          </w:p>
                          <w:p w14:paraId="574D9A12" w14:textId="77777777" w:rsidR="009E3E50" w:rsidRPr="0033793B" w:rsidRDefault="009E3E50" w:rsidP="003F57CD">
                            <w:pPr>
                              <w:autoSpaceDE w:val="0"/>
                              <w:autoSpaceDN w:val="0"/>
                              <w:adjustRightInd w:val="0"/>
                              <w:spacing w:line="240" w:lineRule="auto"/>
                              <w:rPr>
                                <w:rFonts w:cs="Times New Roman"/>
                                <w:szCs w:val="20"/>
                                <w:lang w:val="en-US"/>
                              </w:rPr>
                            </w:pPr>
                            <w:r>
                              <w:rPr>
                                <w:rFonts w:cs="Times New Roman"/>
                                <w:szCs w:val="20"/>
                                <w:lang w:val="en-US"/>
                              </w:rPr>
                              <w:t xml:space="preserve">      </w:t>
                            </w:r>
                            <w:r w:rsidRPr="0033793B">
                              <w:rPr>
                                <w:rFonts w:cs="Times New Roman"/>
                                <w:color w:val="008080"/>
                                <w:szCs w:val="20"/>
                                <w:lang w:val="en-US"/>
                              </w:rPr>
                              <w:t>&lt;/</w:t>
                            </w:r>
                            <w:proofErr w:type="spellStart"/>
                            <w:r w:rsidRPr="0033793B">
                              <w:rPr>
                                <w:rFonts w:cs="Times New Roman"/>
                                <w:color w:val="3F7F7F"/>
                                <w:szCs w:val="20"/>
                                <w:lang w:val="en-US"/>
                              </w:rPr>
                              <w:t>classException</w:t>
                            </w:r>
                            <w:proofErr w:type="spellEnd"/>
                            <w:r w:rsidRPr="0033793B">
                              <w:rPr>
                                <w:rFonts w:cs="Times New Roman"/>
                                <w:color w:val="008080"/>
                                <w:szCs w:val="20"/>
                                <w:lang w:val="en-US"/>
                              </w:rPr>
                              <w:t>&gt;</w:t>
                            </w:r>
                          </w:p>
                          <w:p w14:paraId="571C88B8" w14:textId="77777777" w:rsidR="009E3E50" w:rsidRPr="0033793B" w:rsidRDefault="009E3E50" w:rsidP="003F57CD">
                            <w:pPr>
                              <w:autoSpaceDE w:val="0"/>
                              <w:autoSpaceDN w:val="0"/>
                              <w:adjustRightInd w:val="0"/>
                              <w:spacing w:line="240" w:lineRule="auto"/>
                              <w:rPr>
                                <w:rFonts w:cs="Times New Roman"/>
                                <w:szCs w:val="20"/>
                                <w:lang w:val="en-US"/>
                              </w:rPr>
                            </w:pPr>
                            <w:r>
                              <w:rPr>
                                <w:rFonts w:cs="Times New Roman"/>
                                <w:szCs w:val="20"/>
                                <w:lang w:val="en-US"/>
                              </w:rPr>
                              <w:t xml:space="preserve">      </w:t>
                            </w:r>
                            <w:r w:rsidRPr="0033793B">
                              <w:rPr>
                                <w:rFonts w:cs="Times New Roman"/>
                                <w:color w:val="008080"/>
                                <w:szCs w:val="20"/>
                                <w:lang w:val="en-US"/>
                              </w:rPr>
                              <w:t>&lt;</w:t>
                            </w:r>
                            <w:proofErr w:type="spellStart"/>
                            <w:proofErr w:type="gramStart"/>
                            <w:r w:rsidRPr="0033793B">
                              <w:rPr>
                                <w:rFonts w:cs="Times New Roman"/>
                                <w:color w:val="3F7F7F"/>
                                <w:szCs w:val="20"/>
                                <w:lang w:val="en-US"/>
                              </w:rPr>
                              <w:t>classException</w:t>
                            </w:r>
                            <w:proofErr w:type="spellEnd"/>
                            <w:proofErr w:type="gramEnd"/>
                            <w:r w:rsidRPr="0033793B">
                              <w:rPr>
                                <w:rFonts w:cs="Times New Roman"/>
                                <w:color w:val="008080"/>
                                <w:szCs w:val="20"/>
                                <w:lang w:val="en-US"/>
                              </w:rPr>
                              <w:t>&gt;</w:t>
                            </w:r>
                          </w:p>
                          <w:p w14:paraId="7CB5CF0F" w14:textId="77777777" w:rsidR="009E3E50" w:rsidRPr="0033793B" w:rsidRDefault="009E3E50" w:rsidP="003F57CD">
                            <w:pPr>
                              <w:autoSpaceDE w:val="0"/>
                              <w:autoSpaceDN w:val="0"/>
                              <w:adjustRightInd w:val="0"/>
                              <w:spacing w:line="240" w:lineRule="auto"/>
                              <w:rPr>
                                <w:rFonts w:cs="Times New Roman"/>
                                <w:szCs w:val="20"/>
                                <w:lang w:val="en-US"/>
                              </w:rPr>
                            </w:pPr>
                            <w:r>
                              <w:rPr>
                                <w:rFonts w:cs="Times New Roman"/>
                                <w:szCs w:val="20"/>
                                <w:lang w:val="en-US"/>
                              </w:rPr>
                              <w:t xml:space="preserve">            </w:t>
                            </w:r>
                            <w:r w:rsidRPr="0033793B">
                              <w:rPr>
                                <w:rFonts w:cs="Times New Roman"/>
                                <w:color w:val="008080"/>
                                <w:szCs w:val="20"/>
                                <w:lang w:val="en-US"/>
                              </w:rPr>
                              <w:t>&lt;</w:t>
                            </w:r>
                            <w:r w:rsidRPr="0033793B">
                              <w:rPr>
                                <w:rFonts w:cs="Times New Roman"/>
                                <w:color w:val="3F7F7F"/>
                                <w:szCs w:val="20"/>
                                <w:lang w:val="en-US"/>
                              </w:rPr>
                              <w:t>srcClass</w:t>
                            </w:r>
                            <w:r w:rsidRPr="0033793B">
                              <w:rPr>
                                <w:rFonts w:cs="Times New Roman"/>
                                <w:color w:val="008080"/>
                                <w:szCs w:val="20"/>
                                <w:lang w:val="en-US"/>
                              </w:rPr>
                              <w:t>&gt;</w:t>
                            </w:r>
                            <w:r w:rsidRPr="00FB1F07">
                              <w:rPr>
                                <w:rFonts w:cs="Times New Roman"/>
                                <w:szCs w:val="20"/>
                                <w:lang w:val="en-US"/>
                              </w:rPr>
                              <w:t>org.jets3t.service.impl.rest.httpclient.RestStorageService</w:t>
                            </w:r>
                            <w:r w:rsidRPr="0033793B">
                              <w:rPr>
                                <w:rFonts w:cs="Times New Roman"/>
                                <w:color w:val="008080"/>
                                <w:szCs w:val="20"/>
                                <w:lang w:val="en-US"/>
                              </w:rPr>
                              <w:t>&lt;/</w:t>
                            </w:r>
                            <w:r w:rsidRPr="0033793B">
                              <w:rPr>
                                <w:rFonts w:cs="Times New Roman"/>
                                <w:color w:val="3F7F7F"/>
                                <w:szCs w:val="20"/>
                                <w:lang w:val="en-US"/>
                              </w:rPr>
                              <w:t>srcClass</w:t>
                            </w:r>
                            <w:r w:rsidRPr="0033793B">
                              <w:rPr>
                                <w:rFonts w:cs="Times New Roman"/>
                                <w:color w:val="008080"/>
                                <w:szCs w:val="20"/>
                                <w:lang w:val="en-US"/>
                              </w:rPr>
                              <w:t>&gt;</w:t>
                            </w:r>
                          </w:p>
                          <w:p w14:paraId="65D578F2" w14:textId="77777777" w:rsidR="009E3E50" w:rsidRPr="0033793B" w:rsidRDefault="009E3E50" w:rsidP="003F57CD">
                            <w:pPr>
                              <w:autoSpaceDE w:val="0"/>
                              <w:autoSpaceDN w:val="0"/>
                              <w:adjustRightInd w:val="0"/>
                              <w:spacing w:line="240" w:lineRule="auto"/>
                              <w:rPr>
                                <w:rFonts w:cs="Times New Roman"/>
                                <w:szCs w:val="20"/>
                                <w:lang w:val="en-US"/>
                              </w:rPr>
                            </w:pPr>
                            <w:r>
                              <w:rPr>
                                <w:rFonts w:cs="Times New Roman"/>
                                <w:szCs w:val="20"/>
                                <w:lang w:val="en-US"/>
                              </w:rPr>
                              <w:t xml:space="preserve">            </w:t>
                            </w:r>
                            <w:r w:rsidRPr="0033793B">
                              <w:rPr>
                                <w:rFonts w:cs="Times New Roman"/>
                                <w:color w:val="008080"/>
                                <w:szCs w:val="20"/>
                                <w:lang w:val="en-US"/>
                              </w:rPr>
                              <w:t>&lt;</w:t>
                            </w:r>
                            <w:r w:rsidRPr="0033793B">
                              <w:rPr>
                                <w:rFonts w:cs="Times New Roman"/>
                                <w:color w:val="3F7F7F"/>
                                <w:szCs w:val="20"/>
                                <w:lang w:val="en-US"/>
                              </w:rPr>
                              <w:t>dstClass</w:t>
                            </w:r>
                            <w:r w:rsidRPr="0033793B">
                              <w:rPr>
                                <w:rFonts w:cs="Times New Roman"/>
                                <w:color w:val="008080"/>
                                <w:szCs w:val="20"/>
                                <w:lang w:val="en-US"/>
                              </w:rPr>
                              <w:t>&gt;</w:t>
                            </w:r>
                            <w:r w:rsidRPr="00FB1F07">
                              <w:rPr>
                                <w:rFonts w:cs="Times New Roman"/>
                                <w:szCs w:val="20"/>
                                <w:lang w:val="en-US"/>
                              </w:rPr>
                              <w:t>com.tesis.aether.adapters.jets3t.JetS3tAetherFrameworkAdapter</w:t>
                            </w:r>
                            <w:r w:rsidRPr="0033793B">
                              <w:rPr>
                                <w:rFonts w:cs="Times New Roman"/>
                                <w:color w:val="008080"/>
                                <w:szCs w:val="20"/>
                                <w:lang w:val="en-US"/>
                              </w:rPr>
                              <w:t>&lt;/</w:t>
                            </w:r>
                            <w:r w:rsidRPr="0033793B">
                              <w:rPr>
                                <w:rFonts w:cs="Times New Roman"/>
                                <w:color w:val="3F7F7F"/>
                                <w:szCs w:val="20"/>
                                <w:lang w:val="en-US"/>
                              </w:rPr>
                              <w:t>dstClass</w:t>
                            </w:r>
                            <w:r w:rsidRPr="0033793B">
                              <w:rPr>
                                <w:rFonts w:cs="Times New Roman"/>
                                <w:color w:val="008080"/>
                                <w:szCs w:val="20"/>
                                <w:lang w:val="en-US"/>
                              </w:rPr>
                              <w:t>&gt;</w:t>
                            </w:r>
                          </w:p>
                          <w:p w14:paraId="498DB78D" w14:textId="77777777" w:rsidR="009E3E50" w:rsidRPr="0033793B" w:rsidRDefault="009E3E50" w:rsidP="003F57CD">
                            <w:pPr>
                              <w:autoSpaceDE w:val="0"/>
                              <w:autoSpaceDN w:val="0"/>
                              <w:adjustRightInd w:val="0"/>
                              <w:spacing w:line="240" w:lineRule="auto"/>
                              <w:rPr>
                                <w:rFonts w:cs="Times New Roman"/>
                                <w:szCs w:val="20"/>
                                <w:lang w:val="en-US"/>
                              </w:rPr>
                            </w:pPr>
                            <w:r>
                              <w:rPr>
                                <w:rFonts w:cs="Times New Roman"/>
                                <w:szCs w:val="20"/>
                                <w:lang w:val="en-US"/>
                              </w:rPr>
                              <w:t xml:space="preserve">      </w:t>
                            </w:r>
                            <w:r w:rsidRPr="0033793B">
                              <w:rPr>
                                <w:rFonts w:cs="Times New Roman"/>
                                <w:color w:val="008080"/>
                                <w:szCs w:val="20"/>
                                <w:lang w:val="en-US"/>
                              </w:rPr>
                              <w:t>&lt;/</w:t>
                            </w:r>
                            <w:proofErr w:type="spellStart"/>
                            <w:r w:rsidRPr="0033793B">
                              <w:rPr>
                                <w:rFonts w:cs="Times New Roman"/>
                                <w:color w:val="3F7F7F"/>
                                <w:szCs w:val="20"/>
                                <w:lang w:val="en-US"/>
                              </w:rPr>
                              <w:t>classException</w:t>
                            </w:r>
                            <w:proofErr w:type="spellEnd"/>
                            <w:r w:rsidRPr="0033793B">
                              <w:rPr>
                                <w:rFonts w:cs="Times New Roman"/>
                                <w:color w:val="008080"/>
                                <w:szCs w:val="20"/>
                                <w:lang w:val="en-US"/>
                              </w:rPr>
                              <w:t>&gt;</w:t>
                            </w:r>
                          </w:p>
                          <w:p w14:paraId="5CC77BAE" w14:textId="77777777" w:rsidR="009E3E50" w:rsidRPr="0033793B" w:rsidRDefault="009E3E50" w:rsidP="003F57CD">
                            <w:pPr>
                              <w:autoSpaceDE w:val="0"/>
                              <w:autoSpaceDN w:val="0"/>
                              <w:adjustRightInd w:val="0"/>
                              <w:spacing w:line="240" w:lineRule="auto"/>
                              <w:rPr>
                                <w:rFonts w:cs="Times New Roman"/>
                                <w:szCs w:val="20"/>
                                <w:lang w:val="en-US"/>
                              </w:rPr>
                            </w:pPr>
                            <w:r>
                              <w:rPr>
                                <w:rFonts w:cs="Times New Roman"/>
                                <w:color w:val="008080"/>
                                <w:szCs w:val="20"/>
                                <w:lang w:val="en-US"/>
                              </w:rPr>
                              <w:t xml:space="preserve">      </w:t>
                            </w:r>
                            <w:r w:rsidRPr="0033793B">
                              <w:rPr>
                                <w:rFonts w:cs="Times New Roman"/>
                                <w:color w:val="008080"/>
                                <w:szCs w:val="20"/>
                                <w:lang w:val="en-US"/>
                              </w:rPr>
                              <w:t>&lt;</w:t>
                            </w:r>
                            <w:proofErr w:type="spellStart"/>
                            <w:proofErr w:type="gramStart"/>
                            <w:r w:rsidRPr="0033793B">
                              <w:rPr>
                                <w:rFonts w:cs="Times New Roman"/>
                                <w:color w:val="3F7F7F"/>
                                <w:szCs w:val="20"/>
                                <w:lang w:val="en-US"/>
                              </w:rPr>
                              <w:t>classException</w:t>
                            </w:r>
                            <w:proofErr w:type="spellEnd"/>
                            <w:proofErr w:type="gramEnd"/>
                            <w:r w:rsidRPr="0033793B">
                              <w:rPr>
                                <w:rFonts w:cs="Times New Roman"/>
                                <w:color w:val="008080"/>
                                <w:szCs w:val="20"/>
                                <w:lang w:val="en-US"/>
                              </w:rPr>
                              <w:t>&gt;</w:t>
                            </w:r>
                          </w:p>
                          <w:p w14:paraId="6BE0ABC8" w14:textId="77777777" w:rsidR="009E3E50" w:rsidRPr="0033793B" w:rsidRDefault="009E3E50" w:rsidP="003F57CD">
                            <w:pPr>
                              <w:autoSpaceDE w:val="0"/>
                              <w:autoSpaceDN w:val="0"/>
                              <w:adjustRightInd w:val="0"/>
                              <w:spacing w:line="240" w:lineRule="auto"/>
                              <w:rPr>
                                <w:rFonts w:cs="Times New Roman"/>
                                <w:szCs w:val="20"/>
                                <w:lang w:val="en-US"/>
                              </w:rPr>
                            </w:pPr>
                            <w:r>
                              <w:rPr>
                                <w:rFonts w:cs="Times New Roman"/>
                                <w:color w:val="008080"/>
                                <w:szCs w:val="20"/>
                                <w:lang w:val="en-US"/>
                              </w:rPr>
                              <w:t xml:space="preserve">           </w:t>
                            </w:r>
                            <w:r w:rsidRPr="0033793B">
                              <w:rPr>
                                <w:rFonts w:cs="Times New Roman"/>
                                <w:color w:val="008080"/>
                                <w:szCs w:val="20"/>
                                <w:lang w:val="en-US"/>
                              </w:rPr>
                              <w:t>&lt;</w:t>
                            </w:r>
                            <w:proofErr w:type="spellStart"/>
                            <w:r w:rsidRPr="0033793B">
                              <w:rPr>
                                <w:rFonts w:cs="Times New Roman"/>
                                <w:color w:val="3F7F7F"/>
                                <w:szCs w:val="20"/>
                                <w:lang w:val="en-US"/>
                              </w:rPr>
                              <w:t>srcClass</w:t>
                            </w:r>
                            <w:proofErr w:type="spellEnd"/>
                            <w:r w:rsidRPr="0033793B">
                              <w:rPr>
                                <w:rFonts w:cs="Times New Roman"/>
                                <w:color w:val="008080"/>
                                <w:szCs w:val="20"/>
                                <w:lang w:val="en-US"/>
                              </w:rPr>
                              <w:t>&gt;</w:t>
                            </w:r>
                            <w:r w:rsidRPr="00FB1F07">
                              <w:rPr>
                                <w:rFonts w:cs="Times New Roman"/>
                                <w:szCs w:val="20"/>
                                <w:lang w:val="en-US"/>
                              </w:rPr>
                              <w:t>org.jets3t.service.S3Service</w:t>
                            </w:r>
                            <w:r w:rsidRPr="0033793B">
                              <w:rPr>
                                <w:rFonts w:cs="Times New Roman"/>
                                <w:color w:val="008080"/>
                                <w:szCs w:val="20"/>
                                <w:lang w:val="en-US"/>
                              </w:rPr>
                              <w:t>&lt;/</w:t>
                            </w:r>
                            <w:proofErr w:type="spellStart"/>
                            <w:r w:rsidRPr="0033793B">
                              <w:rPr>
                                <w:rFonts w:cs="Times New Roman"/>
                                <w:color w:val="3F7F7F"/>
                                <w:szCs w:val="20"/>
                                <w:lang w:val="en-US"/>
                              </w:rPr>
                              <w:t>srcClass</w:t>
                            </w:r>
                            <w:proofErr w:type="spellEnd"/>
                            <w:r w:rsidRPr="0033793B">
                              <w:rPr>
                                <w:rFonts w:cs="Times New Roman"/>
                                <w:color w:val="008080"/>
                                <w:szCs w:val="20"/>
                                <w:lang w:val="en-US"/>
                              </w:rPr>
                              <w:t>&gt;</w:t>
                            </w:r>
                          </w:p>
                          <w:p w14:paraId="252B153D" w14:textId="77777777" w:rsidR="009E3E50" w:rsidRPr="0033793B" w:rsidRDefault="009E3E50" w:rsidP="003F57CD">
                            <w:pPr>
                              <w:autoSpaceDE w:val="0"/>
                              <w:autoSpaceDN w:val="0"/>
                              <w:adjustRightInd w:val="0"/>
                              <w:spacing w:line="240" w:lineRule="auto"/>
                              <w:rPr>
                                <w:rFonts w:cs="Times New Roman"/>
                                <w:szCs w:val="20"/>
                                <w:lang w:val="en-US"/>
                              </w:rPr>
                            </w:pPr>
                            <w:r>
                              <w:rPr>
                                <w:rFonts w:cs="Times New Roman"/>
                                <w:szCs w:val="20"/>
                                <w:lang w:val="en-US"/>
                              </w:rPr>
                              <w:t xml:space="preserve">           </w:t>
                            </w:r>
                            <w:r w:rsidRPr="0033793B">
                              <w:rPr>
                                <w:rFonts w:cs="Times New Roman"/>
                                <w:color w:val="008080"/>
                                <w:szCs w:val="20"/>
                                <w:lang w:val="en-US"/>
                              </w:rPr>
                              <w:t>&lt;</w:t>
                            </w:r>
                            <w:r w:rsidRPr="0033793B">
                              <w:rPr>
                                <w:rFonts w:cs="Times New Roman"/>
                                <w:color w:val="3F7F7F"/>
                                <w:szCs w:val="20"/>
                                <w:lang w:val="en-US"/>
                              </w:rPr>
                              <w:t>dstClass</w:t>
                            </w:r>
                            <w:r w:rsidRPr="0033793B">
                              <w:rPr>
                                <w:rFonts w:cs="Times New Roman"/>
                                <w:color w:val="008080"/>
                                <w:szCs w:val="20"/>
                                <w:lang w:val="en-US"/>
                              </w:rPr>
                              <w:t>&gt;</w:t>
                            </w:r>
                            <w:r w:rsidRPr="00FB1F07">
                              <w:rPr>
                                <w:rFonts w:cs="Times New Roman"/>
                                <w:szCs w:val="20"/>
                                <w:lang w:val="en-US"/>
                              </w:rPr>
                              <w:t>com.tesis.aether.adapters.jets3t.JetS3tAetherFrameworkAdapter</w:t>
                            </w:r>
                            <w:r w:rsidRPr="0033793B">
                              <w:rPr>
                                <w:rFonts w:cs="Times New Roman"/>
                                <w:color w:val="008080"/>
                                <w:szCs w:val="20"/>
                                <w:lang w:val="en-US"/>
                              </w:rPr>
                              <w:t>&lt;/</w:t>
                            </w:r>
                            <w:r w:rsidRPr="0033793B">
                              <w:rPr>
                                <w:rFonts w:cs="Times New Roman"/>
                                <w:color w:val="3F7F7F"/>
                                <w:szCs w:val="20"/>
                                <w:lang w:val="en-US"/>
                              </w:rPr>
                              <w:t>dstClass</w:t>
                            </w:r>
                            <w:r w:rsidRPr="0033793B">
                              <w:rPr>
                                <w:rFonts w:cs="Times New Roman"/>
                                <w:color w:val="008080"/>
                                <w:szCs w:val="20"/>
                                <w:lang w:val="en-US"/>
                              </w:rPr>
                              <w:t>&gt;</w:t>
                            </w:r>
                          </w:p>
                          <w:p w14:paraId="00DA8920" w14:textId="77777777" w:rsidR="009E3E50" w:rsidRPr="0033793B" w:rsidRDefault="009E3E50" w:rsidP="003F57CD">
                            <w:pPr>
                              <w:autoSpaceDE w:val="0"/>
                              <w:autoSpaceDN w:val="0"/>
                              <w:adjustRightInd w:val="0"/>
                              <w:spacing w:line="240" w:lineRule="auto"/>
                              <w:rPr>
                                <w:rFonts w:cs="Times New Roman"/>
                                <w:szCs w:val="20"/>
                              </w:rPr>
                            </w:pPr>
                            <w:r w:rsidRPr="00EF7ACC">
                              <w:rPr>
                                <w:rFonts w:cs="Times New Roman"/>
                                <w:szCs w:val="20"/>
                                <w:lang w:val="en-US"/>
                              </w:rPr>
                              <w:t xml:space="preserve">      </w:t>
                            </w:r>
                            <w:r w:rsidRPr="0033793B">
                              <w:rPr>
                                <w:rFonts w:cs="Times New Roman"/>
                                <w:color w:val="008080"/>
                                <w:szCs w:val="20"/>
                              </w:rPr>
                              <w:t>&lt;/</w:t>
                            </w:r>
                            <w:proofErr w:type="spellStart"/>
                            <w:proofErr w:type="gramStart"/>
                            <w:r w:rsidRPr="0033793B">
                              <w:rPr>
                                <w:rFonts w:cs="Times New Roman"/>
                                <w:color w:val="3F7F7F"/>
                                <w:szCs w:val="20"/>
                              </w:rPr>
                              <w:t>classException</w:t>
                            </w:r>
                            <w:proofErr w:type="spellEnd"/>
                            <w:proofErr w:type="gramEnd"/>
                            <w:r w:rsidRPr="0033793B">
                              <w:rPr>
                                <w:rFonts w:cs="Times New Roman"/>
                                <w:color w:val="008080"/>
                                <w:szCs w:val="20"/>
                              </w:rPr>
                              <w:t>&gt;</w:t>
                            </w:r>
                          </w:p>
                          <w:p w14:paraId="5ACB3A6F" w14:textId="77777777" w:rsidR="009E3E50" w:rsidRPr="0033793B" w:rsidRDefault="009E3E50" w:rsidP="003F57CD">
                            <w:pPr>
                              <w:jc w:val="both"/>
                              <w:rPr>
                                <w:rFonts w:cs="Times New Roman"/>
                                <w:sz w:val="24"/>
                              </w:rPr>
                            </w:pPr>
                            <w:r w:rsidRPr="0033793B">
                              <w:rPr>
                                <w:rFonts w:cs="Times New Roman"/>
                                <w:color w:val="008080"/>
                                <w:szCs w:val="20"/>
                              </w:rPr>
                              <w:t>&lt;/</w:t>
                            </w:r>
                            <w:proofErr w:type="spellStart"/>
                            <w:r w:rsidRPr="0033793B">
                              <w:rPr>
                                <w:rFonts w:cs="Times New Roman"/>
                                <w:color w:val="3F7F7F"/>
                                <w:szCs w:val="20"/>
                              </w:rPr>
                              <w:t>ClassLoaderConfig</w:t>
                            </w:r>
                            <w:proofErr w:type="spellEnd"/>
                            <w:r w:rsidRPr="0033793B">
                              <w:rPr>
                                <w:rFonts w:cs="Times New Roman"/>
                                <w:color w:val="008080"/>
                                <w:szCs w:val="20"/>
                              </w:rPr>
                              <w:t>&gt;</w:t>
                            </w:r>
                          </w:p>
                          <w:p w14:paraId="5FC67BD5" w14:textId="19F62099" w:rsidR="009E3E50" w:rsidRDefault="009E3E5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0;margin-top:14.25pt;width:465.95pt;height:188.15pt;z-index:2516408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">
                <v:textbox>
                  <w:txbxContent>
                    <w:p w14:paraId="7E26A14F" w14:textId="77777777" w:rsidR="009E3E50" w:rsidRPr="0033793B" w:rsidRDefault="009E3E50" w:rsidP="003F57CD">
                      <w:pPr>
                        <w:autoSpaceDE w:val="0"/>
                        <w:autoSpaceDN w:val="0"/>
                        <w:adjustRightInd w:val="0"/>
                        <w:spacing w:line="240" w:lineRule="auto"/>
                        <w:rPr>
                          <w:rFonts w:cs="Times New Roman"/>
                          <w:szCs w:val="20"/>
                          <w:lang w:val="en-US"/>
                        </w:rPr>
                      </w:pPr>
                      <w:r w:rsidRPr="0033793B">
                        <w:rPr>
                          <w:rFonts w:cs="Times New Roman"/>
                          <w:color w:val="008080"/>
                          <w:szCs w:val="20"/>
                          <w:lang w:val="en-US"/>
                        </w:rPr>
                        <w:t>&lt;</w:t>
                      </w:r>
                      <w:proofErr w:type="spellStart"/>
                      <w:r w:rsidRPr="0033793B">
                        <w:rPr>
                          <w:rFonts w:cs="Times New Roman"/>
                          <w:color w:val="3F7F7F"/>
                          <w:szCs w:val="20"/>
                          <w:lang w:val="en-US"/>
                        </w:rPr>
                        <w:t>ClassLoaderConfig</w:t>
                      </w:r>
                      <w:proofErr w:type="spellEnd"/>
                      <w:r w:rsidRPr="0033793B">
                        <w:rPr>
                          <w:rFonts w:cs="Times New Roman"/>
                          <w:color w:val="008080"/>
                          <w:szCs w:val="20"/>
                          <w:lang w:val="en-US"/>
                        </w:rPr>
                        <w:t>&gt;</w:t>
                      </w:r>
                    </w:p>
                    <w:p w14:paraId="2B074584" w14:textId="77777777" w:rsidR="009E3E50" w:rsidRPr="0033793B" w:rsidRDefault="009E3E50" w:rsidP="003F57CD">
                      <w:pPr>
                        <w:autoSpaceDE w:val="0"/>
                        <w:autoSpaceDN w:val="0"/>
                        <w:adjustRightInd w:val="0"/>
                        <w:spacing w:line="240" w:lineRule="auto"/>
                        <w:rPr>
                          <w:rFonts w:cs="Times New Roman"/>
                          <w:szCs w:val="20"/>
                          <w:lang w:val="en-US"/>
                        </w:rPr>
                      </w:pPr>
                      <w:r>
                        <w:rPr>
                          <w:rFonts w:cs="Times New Roman"/>
                          <w:szCs w:val="20"/>
                          <w:lang w:val="en-US"/>
                        </w:rPr>
                        <w:t xml:space="preserve">      </w:t>
                      </w:r>
                      <w:r w:rsidRPr="0033793B">
                        <w:rPr>
                          <w:rFonts w:cs="Times New Roman"/>
                          <w:color w:val="008080"/>
                          <w:szCs w:val="20"/>
                          <w:lang w:val="en-US"/>
                        </w:rPr>
                        <w:t>&lt;</w:t>
                      </w:r>
                      <w:proofErr w:type="spellStart"/>
                      <w:proofErr w:type="gramStart"/>
                      <w:r w:rsidRPr="0033793B">
                        <w:rPr>
                          <w:rFonts w:cs="Times New Roman"/>
                          <w:color w:val="3F7F7F"/>
                          <w:szCs w:val="20"/>
                          <w:lang w:val="en-US"/>
                        </w:rPr>
                        <w:t>classException</w:t>
                      </w:r>
                      <w:proofErr w:type="spellEnd"/>
                      <w:proofErr w:type="gramEnd"/>
                      <w:r w:rsidRPr="0033793B">
                        <w:rPr>
                          <w:rFonts w:cs="Times New Roman"/>
                          <w:color w:val="008080"/>
                          <w:szCs w:val="20"/>
                          <w:lang w:val="en-US"/>
                        </w:rPr>
                        <w:t>&gt;</w:t>
                      </w:r>
                    </w:p>
                    <w:p w14:paraId="5102AF7F" w14:textId="77777777" w:rsidR="009E3E50" w:rsidRPr="0033793B" w:rsidRDefault="009E3E50" w:rsidP="003F57CD">
                      <w:pPr>
                        <w:autoSpaceDE w:val="0"/>
                        <w:autoSpaceDN w:val="0"/>
                        <w:adjustRightInd w:val="0"/>
                        <w:spacing w:line="240" w:lineRule="auto"/>
                        <w:rPr>
                          <w:rFonts w:cs="Times New Roman"/>
                          <w:szCs w:val="20"/>
                          <w:lang w:val="en-US"/>
                        </w:rPr>
                      </w:pPr>
                      <w:r>
                        <w:rPr>
                          <w:rFonts w:cs="Times New Roman"/>
                          <w:szCs w:val="20"/>
                          <w:lang w:val="en-US"/>
                        </w:rPr>
                        <w:t xml:space="preserve">            </w:t>
                      </w:r>
                      <w:r w:rsidRPr="0033793B">
                        <w:rPr>
                          <w:rFonts w:cs="Times New Roman"/>
                          <w:color w:val="008080"/>
                          <w:szCs w:val="20"/>
                          <w:lang w:val="en-US"/>
                        </w:rPr>
                        <w:t>&lt;</w:t>
                      </w:r>
                      <w:r w:rsidRPr="0033793B">
                        <w:rPr>
                          <w:rFonts w:cs="Times New Roman"/>
                          <w:color w:val="3F7F7F"/>
                          <w:szCs w:val="20"/>
                          <w:lang w:val="en-US"/>
                        </w:rPr>
                        <w:t>srcClass</w:t>
                      </w:r>
                      <w:r w:rsidRPr="0033793B">
                        <w:rPr>
                          <w:rFonts w:cs="Times New Roman"/>
                          <w:color w:val="008080"/>
                          <w:szCs w:val="20"/>
                          <w:lang w:val="en-US"/>
                        </w:rPr>
                        <w:t>&gt;</w:t>
                      </w:r>
                      <w:r w:rsidRPr="00FB1F07">
                        <w:rPr>
                          <w:rFonts w:cs="Times New Roman"/>
                          <w:szCs w:val="20"/>
                          <w:lang w:val="en-US"/>
                        </w:rPr>
                        <w:t>org.jets3t.service.impl.rest.httpclient.RestS3Service</w:t>
                      </w:r>
                      <w:r w:rsidRPr="0033793B">
                        <w:rPr>
                          <w:rFonts w:cs="Times New Roman"/>
                          <w:color w:val="008080"/>
                          <w:szCs w:val="20"/>
                          <w:lang w:val="en-US"/>
                        </w:rPr>
                        <w:t>&lt;/</w:t>
                      </w:r>
                      <w:r w:rsidRPr="0033793B">
                        <w:rPr>
                          <w:rFonts w:cs="Times New Roman"/>
                          <w:color w:val="3F7F7F"/>
                          <w:szCs w:val="20"/>
                          <w:lang w:val="en-US"/>
                        </w:rPr>
                        <w:t>srcClass</w:t>
                      </w:r>
                      <w:r w:rsidRPr="0033793B">
                        <w:rPr>
                          <w:rFonts w:cs="Times New Roman"/>
                          <w:color w:val="008080"/>
                          <w:szCs w:val="20"/>
                          <w:lang w:val="en-US"/>
                        </w:rPr>
                        <w:t>&gt;</w:t>
                      </w:r>
                    </w:p>
                    <w:p w14:paraId="6F136D1B" w14:textId="77777777" w:rsidR="009E3E50" w:rsidRPr="0033793B" w:rsidRDefault="009E3E50" w:rsidP="003F57CD">
                      <w:pPr>
                        <w:autoSpaceDE w:val="0"/>
                        <w:autoSpaceDN w:val="0"/>
                        <w:adjustRightInd w:val="0"/>
                        <w:spacing w:line="240" w:lineRule="auto"/>
                        <w:rPr>
                          <w:rFonts w:cs="Times New Roman"/>
                          <w:szCs w:val="20"/>
                          <w:lang w:val="en-US"/>
                        </w:rPr>
                      </w:pPr>
                      <w:r>
                        <w:rPr>
                          <w:rFonts w:cs="Times New Roman"/>
                          <w:szCs w:val="20"/>
                          <w:lang w:val="en-US"/>
                        </w:rPr>
                        <w:t xml:space="preserve">            </w:t>
                      </w:r>
                      <w:r w:rsidRPr="0033793B">
                        <w:rPr>
                          <w:rFonts w:cs="Times New Roman"/>
                          <w:color w:val="008080"/>
                          <w:szCs w:val="20"/>
                          <w:lang w:val="en-US"/>
                        </w:rPr>
                        <w:t>&lt;</w:t>
                      </w:r>
                      <w:r w:rsidRPr="0033793B">
                        <w:rPr>
                          <w:rFonts w:cs="Times New Roman"/>
                          <w:color w:val="3F7F7F"/>
                          <w:szCs w:val="20"/>
                          <w:lang w:val="en-US"/>
                        </w:rPr>
                        <w:t>dstClass</w:t>
                      </w:r>
                      <w:r w:rsidRPr="0033793B">
                        <w:rPr>
                          <w:rFonts w:cs="Times New Roman"/>
                          <w:color w:val="008080"/>
                          <w:szCs w:val="20"/>
                          <w:lang w:val="en-US"/>
                        </w:rPr>
                        <w:t>&gt;</w:t>
                      </w:r>
                      <w:r w:rsidRPr="00FB1F07">
                        <w:rPr>
                          <w:rFonts w:cs="Times New Roman"/>
                          <w:szCs w:val="20"/>
                          <w:lang w:val="en-US"/>
                        </w:rPr>
                        <w:t>com.tesis.aether.adapters.jets3t.JetS3tAetherFrameworkAdapter</w:t>
                      </w:r>
                      <w:r w:rsidRPr="0033793B">
                        <w:rPr>
                          <w:rFonts w:cs="Times New Roman"/>
                          <w:color w:val="008080"/>
                          <w:szCs w:val="20"/>
                          <w:lang w:val="en-US"/>
                        </w:rPr>
                        <w:t>&lt;/</w:t>
                      </w:r>
                      <w:r w:rsidRPr="0033793B">
                        <w:rPr>
                          <w:rFonts w:cs="Times New Roman"/>
                          <w:color w:val="3F7F7F"/>
                          <w:szCs w:val="20"/>
                          <w:lang w:val="en-US"/>
                        </w:rPr>
                        <w:t>dstClass</w:t>
                      </w:r>
                      <w:r w:rsidRPr="0033793B">
                        <w:rPr>
                          <w:rFonts w:cs="Times New Roman"/>
                          <w:color w:val="008080"/>
                          <w:szCs w:val="20"/>
                          <w:lang w:val="en-US"/>
                        </w:rPr>
                        <w:t>&gt;</w:t>
                      </w:r>
                    </w:p>
                    <w:p w14:paraId="574D9A12" w14:textId="77777777" w:rsidR="009E3E50" w:rsidRPr="0033793B" w:rsidRDefault="009E3E50" w:rsidP="003F57CD">
                      <w:pPr>
                        <w:autoSpaceDE w:val="0"/>
                        <w:autoSpaceDN w:val="0"/>
                        <w:adjustRightInd w:val="0"/>
                        <w:spacing w:line="240" w:lineRule="auto"/>
                        <w:rPr>
                          <w:rFonts w:cs="Times New Roman"/>
                          <w:szCs w:val="20"/>
                          <w:lang w:val="en-US"/>
                        </w:rPr>
                      </w:pPr>
                      <w:r>
                        <w:rPr>
                          <w:rFonts w:cs="Times New Roman"/>
                          <w:szCs w:val="20"/>
                          <w:lang w:val="en-US"/>
                        </w:rPr>
                        <w:t xml:space="preserve">      </w:t>
                      </w:r>
                      <w:r w:rsidRPr="0033793B">
                        <w:rPr>
                          <w:rFonts w:cs="Times New Roman"/>
                          <w:color w:val="008080"/>
                          <w:szCs w:val="20"/>
                          <w:lang w:val="en-US"/>
                        </w:rPr>
                        <w:t>&lt;/</w:t>
                      </w:r>
                      <w:proofErr w:type="spellStart"/>
                      <w:r w:rsidRPr="0033793B">
                        <w:rPr>
                          <w:rFonts w:cs="Times New Roman"/>
                          <w:color w:val="3F7F7F"/>
                          <w:szCs w:val="20"/>
                          <w:lang w:val="en-US"/>
                        </w:rPr>
                        <w:t>classException</w:t>
                      </w:r>
                      <w:proofErr w:type="spellEnd"/>
                      <w:r w:rsidRPr="0033793B">
                        <w:rPr>
                          <w:rFonts w:cs="Times New Roman"/>
                          <w:color w:val="008080"/>
                          <w:szCs w:val="20"/>
                          <w:lang w:val="en-US"/>
                        </w:rPr>
                        <w:t>&gt;</w:t>
                      </w:r>
                    </w:p>
                    <w:p w14:paraId="571C88B8" w14:textId="77777777" w:rsidR="009E3E50" w:rsidRPr="0033793B" w:rsidRDefault="009E3E50" w:rsidP="003F57CD">
                      <w:pPr>
                        <w:autoSpaceDE w:val="0"/>
                        <w:autoSpaceDN w:val="0"/>
                        <w:adjustRightInd w:val="0"/>
                        <w:spacing w:line="240" w:lineRule="auto"/>
                        <w:rPr>
                          <w:rFonts w:cs="Times New Roman"/>
                          <w:szCs w:val="20"/>
                          <w:lang w:val="en-US"/>
                        </w:rPr>
                      </w:pPr>
                      <w:r>
                        <w:rPr>
                          <w:rFonts w:cs="Times New Roman"/>
                          <w:szCs w:val="20"/>
                          <w:lang w:val="en-US"/>
                        </w:rPr>
                        <w:t xml:space="preserve">      </w:t>
                      </w:r>
                      <w:r w:rsidRPr="0033793B">
                        <w:rPr>
                          <w:rFonts w:cs="Times New Roman"/>
                          <w:color w:val="008080"/>
                          <w:szCs w:val="20"/>
                          <w:lang w:val="en-US"/>
                        </w:rPr>
                        <w:t>&lt;</w:t>
                      </w:r>
                      <w:proofErr w:type="spellStart"/>
                      <w:proofErr w:type="gramStart"/>
                      <w:r w:rsidRPr="0033793B">
                        <w:rPr>
                          <w:rFonts w:cs="Times New Roman"/>
                          <w:color w:val="3F7F7F"/>
                          <w:szCs w:val="20"/>
                          <w:lang w:val="en-US"/>
                        </w:rPr>
                        <w:t>classException</w:t>
                      </w:r>
                      <w:proofErr w:type="spellEnd"/>
                      <w:proofErr w:type="gramEnd"/>
                      <w:r w:rsidRPr="0033793B">
                        <w:rPr>
                          <w:rFonts w:cs="Times New Roman"/>
                          <w:color w:val="008080"/>
                          <w:szCs w:val="20"/>
                          <w:lang w:val="en-US"/>
                        </w:rPr>
                        <w:t>&gt;</w:t>
                      </w:r>
                    </w:p>
                    <w:p w14:paraId="7CB5CF0F" w14:textId="77777777" w:rsidR="009E3E50" w:rsidRPr="0033793B" w:rsidRDefault="009E3E50" w:rsidP="003F57CD">
                      <w:pPr>
                        <w:autoSpaceDE w:val="0"/>
                        <w:autoSpaceDN w:val="0"/>
                        <w:adjustRightInd w:val="0"/>
                        <w:spacing w:line="240" w:lineRule="auto"/>
                        <w:rPr>
                          <w:rFonts w:cs="Times New Roman"/>
                          <w:szCs w:val="20"/>
                          <w:lang w:val="en-US"/>
                        </w:rPr>
                      </w:pPr>
                      <w:r>
                        <w:rPr>
                          <w:rFonts w:cs="Times New Roman"/>
                          <w:szCs w:val="20"/>
                          <w:lang w:val="en-US"/>
                        </w:rPr>
                        <w:t xml:space="preserve">            </w:t>
                      </w:r>
                      <w:r w:rsidRPr="0033793B">
                        <w:rPr>
                          <w:rFonts w:cs="Times New Roman"/>
                          <w:color w:val="008080"/>
                          <w:szCs w:val="20"/>
                          <w:lang w:val="en-US"/>
                        </w:rPr>
                        <w:t>&lt;</w:t>
                      </w:r>
                      <w:r w:rsidRPr="0033793B">
                        <w:rPr>
                          <w:rFonts w:cs="Times New Roman"/>
                          <w:color w:val="3F7F7F"/>
                          <w:szCs w:val="20"/>
                          <w:lang w:val="en-US"/>
                        </w:rPr>
                        <w:t>srcClass</w:t>
                      </w:r>
                      <w:r w:rsidRPr="0033793B">
                        <w:rPr>
                          <w:rFonts w:cs="Times New Roman"/>
                          <w:color w:val="008080"/>
                          <w:szCs w:val="20"/>
                          <w:lang w:val="en-US"/>
                        </w:rPr>
                        <w:t>&gt;</w:t>
                      </w:r>
                      <w:r w:rsidRPr="00FB1F07">
                        <w:rPr>
                          <w:rFonts w:cs="Times New Roman"/>
                          <w:szCs w:val="20"/>
                          <w:lang w:val="en-US"/>
                        </w:rPr>
                        <w:t>org.jets3t.service.impl.rest.httpclient.RestStorageService</w:t>
                      </w:r>
                      <w:r w:rsidRPr="0033793B">
                        <w:rPr>
                          <w:rFonts w:cs="Times New Roman"/>
                          <w:color w:val="008080"/>
                          <w:szCs w:val="20"/>
                          <w:lang w:val="en-US"/>
                        </w:rPr>
                        <w:t>&lt;/</w:t>
                      </w:r>
                      <w:r w:rsidRPr="0033793B">
                        <w:rPr>
                          <w:rFonts w:cs="Times New Roman"/>
                          <w:color w:val="3F7F7F"/>
                          <w:szCs w:val="20"/>
                          <w:lang w:val="en-US"/>
                        </w:rPr>
                        <w:t>srcClass</w:t>
                      </w:r>
                      <w:r w:rsidRPr="0033793B">
                        <w:rPr>
                          <w:rFonts w:cs="Times New Roman"/>
                          <w:color w:val="008080"/>
                          <w:szCs w:val="20"/>
                          <w:lang w:val="en-US"/>
                        </w:rPr>
                        <w:t>&gt;</w:t>
                      </w:r>
                    </w:p>
                    <w:p w14:paraId="65D578F2" w14:textId="77777777" w:rsidR="009E3E50" w:rsidRPr="0033793B" w:rsidRDefault="009E3E50" w:rsidP="003F57CD">
                      <w:pPr>
                        <w:autoSpaceDE w:val="0"/>
                        <w:autoSpaceDN w:val="0"/>
                        <w:adjustRightInd w:val="0"/>
                        <w:spacing w:line="240" w:lineRule="auto"/>
                        <w:rPr>
                          <w:rFonts w:cs="Times New Roman"/>
                          <w:szCs w:val="20"/>
                          <w:lang w:val="en-US"/>
                        </w:rPr>
                      </w:pPr>
                      <w:r>
                        <w:rPr>
                          <w:rFonts w:cs="Times New Roman"/>
                          <w:szCs w:val="20"/>
                          <w:lang w:val="en-US"/>
                        </w:rPr>
                        <w:t xml:space="preserve">            </w:t>
                      </w:r>
                      <w:r w:rsidRPr="0033793B">
                        <w:rPr>
                          <w:rFonts w:cs="Times New Roman"/>
                          <w:color w:val="008080"/>
                          <w:szCs w:val="20"/>
                          <w:lang w:val="en-US"/>
                        </w:rPr>
                        <w:t>&lt;</w:t>
                      </w:r>
                      <w:r w:rsidRPr="0033793B">
                        <w:rPr>
                          <w:rFonts w:cs="Times New Roman"/>
                          <w:color w:val="3F7F7F"/>
                          <w:szCs w:val="20"/>
                          <w:lang w:val="en-US"/>
                        </w:rPr>
                        <w:t>dstClass</w:t>
                      </w:r>
                      <w:r w:rsidRPr="0033793B">
                        <w:rPr>
                          <w:rFonts w:cs="Times New Roman"/>
                          <w:color w:val="008080"/>
                          <w:szCs w:val="20"/>
                          <w:lang w:val="en-US"/>
                        </w:rPr>
                        <w:t>&gt;</w:t>
                      </w:r>
                      <w:r w:rsidRPr="00FB1F07">
                        <w:rPr>
                          <w:rFonts w:cs="Times New Roman"/>
                          <w:szCs w:val="20"/>
                          <w:lang w:val="en-US"/>
                        </w:rPr>
                        <w:t>com.tesis.aether.adapters.jets3t.JetS3tAetherFrameworkAdapter</w:t>
                      </w:r>
                      <w:r w:rsidRPr="0033793B">
                        <w:rPr>
                          <w:rFonts w:cs="Times New Roman"/>
                          <w:color w:val="008080"/>
                          <w:szCs w:val="20"/>
                          <w:lang w:val="en-US"/>
                        </w:rPr>
                        <w:t>&lt;/</w:t>
                      </w:r>
                      <w:r w:rsidRPr="0033793B">
                        <w:rPr>
                          <w:rFonts w:cs="Times New Roman"/>
                          <w:color w:val="3F7F7F"/>
                          <w:szCs w:val="20"/>
                          <w:lang w:val="en-US"/>
                        </w:rPr>
                        <w:t>dstClass</w:t>
                      </w:r>
                      <w:r w:rsidRPr="0033793B">
                        <w:rPr>
                          <w:rFonts w:cs="Times New Roman"/>
                          <w:color w:val="008080"/>
                          <w:szCs w:val="20"/>
                          <w:lang w:val="en-US"/>
                        </w:rPr>
                        <w:t>&gt;</w:t>
                      </w:r>
                    </w:p>
                    <w:p w14:paraId="498DB78D" w14:textId="77777777" w:rsidR="009E3E50" w:rsidRPr="0033793B" w:rsidRDefault="009E3E50" w:rsidP="003F57CD">
                      <w:pPr>
                        <w:autoSpaceDE w:val="0"/>
                        <w:autoSpaceDN w:val="0"/>
                        <w:adjustRightInd w:val="0"/>
                        <w:spacing w:line="240" w:lineRule="auto"/>
                        <w:rPr>
                          <w:rFonts w:cs="Times New Roman"/>
                          <w:szCs w:val="20"/>
                          <w:lang w:val="en-US"/>
                        </w:rPr>
                      </w:pPr>
                      <w:r>
                        <w:rPr>
                          <w:rFonts w:cs="Times New Roman"/>
                          <w:szCs w:val="20"/>
                          <w:lang w:val="en-US"/>
                        </w:rPr>
                        <w:t xml:space="preserve">      </w:t>
                      </w:r>
                      <w:r w:rsidRPr="0033793B">
                        <w:rPr>
                          <w:rFonts w:cs="Times New Roman"/>
                          <w:color w:val="008080"/>
                          <w:szCs w:val="20"/>
                          <w:lang w:val="en-US"/>
                        </w:rPr>
                        <w:t>&lt;/</w:t>
                      </w:r>
                      <w:proofErr w:type="spellStart"/>
                      <w:r w:rsidRPr="0033793B">
                        <w:rPr>
                          <w:rFonts w:cs="Times New Roman"/>
                          <w:color w:val="3F7F7F"/>
                          <w:szCs w:val="20"/>
                          <w:lang w:val="en-US"/>
                        </w:rPr>
                        <w:t>classException</w:t>
                      </w:r>
                      <w:proofErr w:type="spellEnd"/>
                      <w:r w:rsidRPr="0033793B">
                        <w:rPr>
                          <w:rFonts w:cs="Times New Roman"/>
                          <w:color w:val="008080"/>
                          <w:szCs w:val="20"/>
                          <w:lang w:val="en-US"/>
                        </w:rPr>
                        <w:t>&gt;</w:t>
                      </w:r>
                    </w:p>
                    <w:p w14:paraId="5CC77BAE" w14:textId="77777777" w:rsidR="009E3E50" w:rsidRPr="0033793B" w:rsidRDefault="009E3E50" w:rsidP="003F57CD">
                      <w:pPr>
                        <w:autoSpaceDE w:val="0"/>
                        <w:autoSpaceDN w:val="0"/>
                        <w:adjustRightInd w:val="0"/>
                        <w:spacing w:line="240" w:lineRule="auto"/>
                        <w:rPr>
                          <w:rFonts w:cs="Times New Roman"/>
                          <w:szCs w:val="20"/>
                          <w:lang w:val="en-US"/>
                        </w:rPr>
                      </w:pPr>
                      <w:r>
                        <w:rPr>
                          <w:rFonts w:cs="Times New Roman"/>
                          <w:color w:val="008080"/>
                          <w:szCs w:val="20"/>
                          <w:lang w:val="en-US"/>
                        </w:rPr>
                        <w:t xml:space="preserve">      </w:t>
                      </w:r>
                      <w:r w:rsidRPr="0033793B">
                        <w:rPr>
                          <w:rFonts w:cs="Times New Roman"/>
                          <w:color w:val="008080"/>
                          <w:szCs w:val="20"/>
                          <w:lang w:val="en-US"/>
                        </w:rPr>
                        <w:t>&lt;</w:t>
                      </w:r>
                      <w:proofErr w:type="spellStart"/>
                      <w:proofErr w:type="gramStart"/>
                      <w:r w:rsidRPr="0033793B">
                        <w:rPr>
                          <w:rFonts w:cs="Times New Roman"/>
                          <w:color w:val="3F7F7F"/>
                          <w:szCs w:val="20"/>
                          <w:lang w:val="en-US"/>
                        </w:rPr>
                        <w:t>classException</w:t>
                      </w:r>
                      <w:proofErr w:type="spellEnd"/>
                      <w:proofErr w:type="gramEnd"/>
                      <w:r w:rsidRPr="0033793B">
                        <w:rPr>
                          <w:rFonts w:cs="Times New Roman"/>
                          <w:color w:val="008080"/>
                          <w:szCs w:val="20"/>
                          <w:lang w:val="en-US"/>
                        </w:rPr>
                        <w:t>&gt;</w:t>
                      </w:r>
                    </w:p>
                    <w:p w14:paraId="6BE0ABC8" w14:textId="77777777" w:rsidR="009E3E50" w:rsidRPr="0033793B" w:rsidRDefault="009E3E50" w:rsidP="003F57CD">
                      <w:pPr>
                        <w:autoSpaceDE w:val="0"/>
                        <w:autoSpaceDN w:val="0"/>
                        <w:adjustRightInd w:val="0"/>
                        <w:spacing w:line="240" w:lineRule="auto"/>
                        <w:rPr>
                          <w:rFonts w:cs="Times New Roman"/>
                          <w:szCs w:val="20"/>
                          <w:lang w:val="en-US"/>
                        </w:rPr>
                      </w:pPr>
                      <w:r>
                        <w:rPr>
                          <w:rFonts w:cs="Times New Roman"/>
                          <w:color w:val="008080"/>
                          <w:szCs w:val="20"/>
                          <w:lang w:val="en-US"/>
                        </w:rPr>
                        <w:t xml:space="preserve">           </w:t>
                      </w:r>
                      <w:r w:rsidRPr="0033793B">
                        <w:rPr>
                          <w:rFonts w:cs="Times New Roman"/>
                          <w:color w:val="008080"/>
                          <w:szCs w:val="20"/>
                          <w:lang w:val="en-US"/>
                        </w:rPr>
                        <w:t>&lt;</w:t>
                      </w:r>
                      <w:proofErr w:type="spellStart"/>
                      <w:r w:rsidRPr="0033793B">
                        <w:rPr>
                          <w:rFonts w:cs="Times New Roman"/>
                          <w:color w:val="3F7F7F"/>
                          <w:szCs w:val="20"/>
                          <w:lang w:val="en-US"/>
                        </w:rPr>
                        <w:t>srcClass</w:t>
                      </w:r>
                      <w:proofErr w:type="spellEnd"/>
                      <w:r w:rsidRPr="0033793B">
                        <w:rPr>
                          <w:rFonts w:cs="Times New Roman"/>
                          <w:color w:val="008080"/>
                          <w:szCs w:val="20"/>
                          <w:lang w:val="en-US"/>
                        </w:rPr>
                        <w:t>&gt;</w:t>
                      </w:r>
                      <w:r w:rsidRPr="00FB1F07">
                        <w:rPr>
                          <w:rFonts w:cs="Times New Roman"/>
                          <w:szCs w:val="20"/>
                          <w:lang w:val="en-US"/>
                        </w:rPr>
                        <w:t>org.jets3t.service.S3Service</w:t>
                      </w:r>
                      <w:r w:rsidRPr="0033793B">
                        <w:rPr>
                          <w:rFonts w:cs="Times New Roman"/>
                          <w:color w:val="008080"/>
                          <w:szCs w:val="20"/>
                          <w:lang w:val="en-US"/>
                        </w:rPr>
                        <w:t>&lt;/</w:t>
                      </w:r>
                      <w:proofErr w:type="spellStart"/>
                      <w:r w:rsidRPr="0033793B">
                        <w:rPr>
                          <w:rFonts w:cs="Times New Roman"/>
                          <w:color w:val="3F7F7F"/>
                          <w:szCs w:val="20"/>
                          <w:lang w:val="en-US"/>
                        </w:rPr>
                        <w:t>srcClass</w:t>
                      </w:r>
                      <w:proofErr w:type="spellEnd"/>
                      <w:r w:rsidRPr="0033793B">
                        <w:rPr>
                          <w:rFonts w:cs="Times New Roman"/>
                          <w:color w:val="008080"/>
                          <w:szCs w:val="20"/>
                          <w:lang w:val="en-US"/>
                        </w:rPr>
                        <w:t>&gt;</w:t>
                      </w:r>
                    </w:p>
                    <w:p w14:paraId="252B153D" w14:textId="77777777" w:rsidR="009E3E50" w:rsidRPr="0033793B" w:rsidRDefault="009E3E50" w:rsidP="003F57CD">
                      <w:pPr>
                        <w:autoSpaceDE w:val="0"/>
                        <w:autoSpaceDN w:val="0"/>
                        <w:adjustRightInd w:val="0"/>
                        <w:spacing w:line="240" w:lineRule="auto"/>
                        <w:rPr>
                          <w:rFonts w:cs="Times New Roman"/>
                          <w:szCs w:val="20"/>
                          <w:lang w:val="en-US"/>
                        </w:rPr>
                      </w:pPr>
                      <w:r>
                        <w:rPr>
                          <w:rFonts w:cs="Times New Roman"/>
                          <w:szCs w:val="20"/>
                          <w:lang w:val="en-US"/>
                        </w:rPr>
                        <w:t xml:space="preserve">           </w:t>
                      </w:r>
                      <w:r w:rsidRPr="0033793B">
                        <w:rPr>
                          <w:rFonts w:cs="Times New Roman"/>
                          <w:color w:val="008080"/>
                          <w:szCs w:val="20"/>
                          <w:lang w:val="en-US"/>
                        </w:rPr>
                        <w:t>&lt;</w:t>
                      </w:r>
                      <w:r w:rsidRPr="0033793B">
                        <w:rPr>
                          <w:rFonts w:cs="Times New Roman"/>
                          <w:color w:val="3F7F7F"/>
                          <w:szCs w:val="20"/>
                          <w:lang w:val="en-US"/>
                        </w:rPr>
                        <w:t>dstClass</w:t>
                      </w:r>
                      <w:r w:rsidRPr="0033793B">
                        <w:rPr>
                          <w:rFonts w:cs="Times New Roman"/>
                          <w:color w:val="008080"/>
                          <w:szCs w:val="20"/>
                          <w:lang w:val="en-US"/>
                        </w:rPr>
                        <w:t>&gt;</w:t>
                      </w:r>
                      <w:r w:rsidRPr="00FB1F07">
                        <w:rPr>
                          <w:rFonts w:cs="Times New Roman"/>
                          <w:szCs w:val="20"/>
                          <w:lang w:val="en-US"/>
                        </w:rPr>
                        <w:t>com.tesis.aether.adapters.jets3t.JetS3tAetherFrameworkAdapter</w:t>
                      </w:r>
                      <w:r w:rsidRPr="0033793B">
                        <w:rPr>
                          <w:rFonts w:cs="Times New Roman"/>
                          <w:color w:val="008080"/>
                          <w:szCs w:val="20"/>
                          <w:lang w:val="en-US"/>
                        </w:rPr>
                        <w:t>&lt;/</w:t>
                      </w:r>
                      <w:r w:rsidRPr="0033793B">
                        <w:rPr>
                          <w:rFonts w:cs="Times New Roman"/>
                          <w:color w:val="3F7F7F"/>
                          <w:szCs w:val="20"/>
                          <w:lang w:val="en-US"/>
                        </w:rPr>
                        <w:t>dstClass</w:t>
                      </w:r>
                      <w:r w:rsidRPr="0033793B">
                        <w:rPr>
                          <w:rFonts w:cs="Times New Roman"/>
                          <w:color w:val="008080"/>
                          <w:szCs w:val="20"/>
                          <w:lang w:val="en-US"/>
                        </w:rPr>
                        <w:t>&gt;</w:t>
                      </w:r>
                    </w:p>
                    <w:p w14:paraId="00DA8920" w14:textId="77777777" w:rsidR="009E3E50" w:rsidRPr="0033793B" w:rsidRDefault="009E3E50" w:rsidP="003F57CD">
                      <w:pPr>
                        <w:autoSpaceDE w:val="0"/>
                        <w:autoSpaceDN w:val="0"/>
                        <w:adjustRightInd w:val="0"/>
                        <w:spacing w:line="240" w:lineRule="auto"/>
                        <w:rPr>
                          <w:rFonts w:cs="Times New Roman"/>
                          <w:szCs w:val="20"/>
                        </w:rPr>
                      </w:pPr>
                      <w:r w:rsidRPr="00EF7ACC">
                        <w:rPr>
                          <w:rFonts w:cs="Times New Roman"/>
                          <w:szCs w:val="20"/>
                          <w:lang w:val="en-US"/>
                        </w:rPr>
                        <w:t xml:space="preserve">      </w:t>
                      </w:r>
                      <w:r w:rsidRPr="0033793B">
                        <w:rPr>
                          <w:rFonts w:cs="Times New Roman"/>
                          <w:color w:val="008080"/>
                          <w:szCs w:val="20"/>
                        </w:rPr>
                        <w:t>&lt;/</w:t>
                      </w:r>
                      <w:proofErr w:type="spellStart"/>
                      <w:proofErr w:type="gramStart"/>
                      <w:r w:rsidRPr="0033793B">
                        <w:rPr>
                          <w:rFonts w:cs="Times New Roman"/>
                          <w:color w:val="3F7F7F"/>
                          <w:szCs w:val="20"/>
                        </w:rPr>
                        <w:t>classException</w:t>
                      </w:r>
                      <w:proofErr w:type="spellEnd"/>
                      <w:proofErr w:type="gramEnd"/>
                      <w:r w:rsidRPr="0033793B">
                        <w:rPr>
                          <w:rFonts w:cs="Times New Roman"/>
                          <w:color w:val="008080"/>
                          <w:szCs w:val="20"/>
                        </w:rPr>
                        <w:t>&gt;</w:t>
                      </w:r>
                    </w:p>
                    <w:p w14:paraId="5ACB3A6F" w14:textId="77777777" w:rsidR="009E3E50" w:rsidRPr="0033793B" w:rsidRDefault="009E3E50" w:rsidP="003F57CD">
                      <w:pPr>
                        <w:jc w:val="both"/>
                        <w:rPr>
                          <w:rFonts w:cs="Times New Roman"/>
                          <w:sz w:val="24"/>
                        </w:rPr>
                      </w:pPr>
                      <w:r w:rsidRPr="0033793B">
                        <w:rPr>
                          <w:rFonts w:cs="Times New Roman"/>
                          <w:color w:val="008080"/>
                          <w:szCs w:val="20"/>
                        </w:rPr>
                        <w:t>&lt;/</w:t>
                      </w:r>
                      <w:proofErr w:type="spellStart"/>
                      <w:r w:rsidRPr="0033793B">
                        <w:rPr>
                          <w:rFonts w:cs="Times New Roman"/>
                          <w:color w:val="3F7F7F"/>
                          <w:szCs w:val="20"/>
                        </w:rPr>
                        <w:t>ClassLoaderConfig</w:t>
                      </w:r>
                      <w:proofErr w:type="spellEnd"/>
                      <w:r w:rsidRPr="0033793B">
                        <w:rPr>
                          <w:rFonts w:cs="Times New Roman"/>
                          <w:color w:val="008080"/>
                          <w:szCs w:val="20"/>
                        </w:rPr>
                        <w:t>&gt;</w:t>
                      </w:r>
                    </w:p>
                    <w:p w14:paraId="5FC67BD5" w14:textId="19F62099" w:rsidR="009E3E50" w:rsidRDefault="009E3E50"/>
                  </w:txbxContent>
                </v:textbox>
                <w10:wrap type="topAndBottom"/>
              </v:shape>
            </w:pict>
          </mc:Fallback>
        </mc:AlternateContent>
      </w:r>
    </w:p>
    <w:p w14:paraId="05826E7C" w14:textId="77777777" w:rsidR="00C7776D" w:rsidRDefault="00C7776D" w:rsidP="00C7776D">
      <w:pPr>
        <w:jc w:val="both"/>
        <w:rPr>
          <w:rFonts w:cs="Times New Roman"/>
        </w:rPr>
      </w:pPr>
      <w:r>
        <w:rPr>
          <w:rFonts w:cs="Times New Roman"/>
        </w:rPr>
        <w:t xml:space="preserve">En la figura anterior pueden apreciarse cuatro elementos diferentes. </w:t>
      </w:r>
      <w:proofErr w:type="spellStart"/>
      <w:r>
        <w:rPr>
          <w:rFonts w:cs="Times New Roman"/>
        </w:rPr>
        <w:t>ClassLoaderConfig</w:t>
      </w:r>
      <w:proofErr w:type="spellEnd"/>
      <w:r>
        <w:rPr>
          <w:rFonts w:cs="Times New Roman"/>
        </w:rPr>
        <w:t xml:space="preserve"> determina la sección de configuración. </w:t>
      </w:r>
      <w:proofErr w:type="spellStart"/>
      <w:r>
        <w:rPr>
          <w:rFonts w:cs="Times New Roman"/>
        </w:rPr>
        <w:t>ClassException</w:t>
      </w:r>
      <w:proofErr w:type="spellEnd"/>
      <w:r>
        <w:rPr>
          <w:rFonts w:cs="Times New Roman"/>
        </w:rPr>
        <w:t xml:space="preserve"> contiene la información correspondiente a un mapeo de clases en el cual </w:t>
      </w:r>
      <w:proofErr w:type="spellStart"/>
      <w:r>
        <w:rPr>
          <w:rFonts w:cs="Times New Roman"/>
        </w:rPr>
        <w:t>srcClass</w:t>
      </w:r>
      <w:proofErr w:type="spellEnd"/>
      <w:r>
        <w:rPr>
          <w:rFonts w:cs="Times New Roman"/>
        </w:rPr>
        <w:t xml:space="preserve"> indica la clase original que deberá ser modificada al momento de cargarla mientras que </w:t>
      </w:r>
      <w:proofErr w:type="spellStart"/>
      <w:r>
        <w:rPr>
          <w:rFonts w:cs="Times New Roman"/>
        </w:rPr>
        <w:t>dstClass</w:t>
      </w:r>
      <w:proofErr w:type="spellEnd"/>
      <w:r>
        <w:rPr>
          <w:rFonts w:cs="Times New Roman"/>
        </w:rPr>
        <w:t xml:space="preserve"> hace referencia a la clase correspondiente al adapter que posee las implementaciones de los métodos de la original. Vale destacar que el archivo de configuración de un adapter puede contener más de un mapeo de clases como se puede apreciar en el ejemplo.</w:t>
      </w:r>
    </w:p>
    <w:p w14:paraId="21BEC51B" w14:textId="77777777" w:rsidR="0082637F" w:rsidRDefault="0082637F" w:rsidP="00C7776D">
      <w:pPr>
        <w:jc w:val="both"/>
        <w:rPr>
          <w:rFonts w:cs="Times New Roman"/>
        </w:rPr>
      </w:pPr>
    </w:p>
    <w:p w14:paraId="77D53587" w14:textId="563764DF" w:rsidR="00C7776D" w:rsidRPr="00230D4D" w:rsidRDefault="00C7776D" w:rsidP="00C7776D">
      <w:pPr>
        <w:jc w:val="both"/>
        <w:rPr>
          <w:rFonts w:cs="Times New Roman"/>
        </w:rPr>
      </w:pPr>
      <w:r w:rsidRPr="00230D4D">
        <w:rPr>
          <w:rFonts w:cs="Times New Roman"/>
        </w:rPr>
        <w:t>Cómo se indicó anterior</w:t>
      </w:r>
      <w:r>
        <w:rPr>
          <w:rFonts w:cs="Times New Roman"/>
        </w:rPr>
        <w:t>mente</w:t>
      </w:r>
      <w:r w:rsidRPr="00230D4D">
        <w:rPr>
          <w:rFonts w:cs="Times New Roman"/>
        </w:rPr>
        <w:t xml:space="preserve">, las clases </w:t>
      </w:r>
      <w:r>
        <w:rPr>
          <w:rFonts w:cs="Times New Roman"/>
        </w:rPr>
        <w:t xml:space="preserve">especificadas </w:t>
      </w:r>
      <w:r w:rsidRPr="00230D4D">
        <w:rPr>
          <w:rFonts w:cs="Times New Roman"/>
        </w:rPr>
        <w:t xml:space="preserve">en el archivo de configuración del classloader sufren modificaciones </w:t>
      </w:r>
      <w:r w:rsidR="00616FF3">
        <w:rPr>
          <w:rFonts w:cs="Times New Roman"/>
        </w:rPr>
        <w:t xml:space="preserve">de su código en tiempo de </w:t>
      </w:r>
      <w:proofErr w:type="spellStart"/>
      <w:r w:rsidR="00616FF3">
        <w:rPr>
          <w:rFonts w:cs="Times New Roman"/>
        </w:rPr>
        <w:t>ejecució</w:t>
      </w:r>
      <w:proofErr w:type="spellEnd"/>
      <w:r w:rsidRPr="00230D4D">
        <w:rPr>
          <w:rFonts w:cs="Times New Roman"/>
        </w:rPr>
        <w:t>. Estas modificaciones constan de agregar al comienzo de cada método de la clase a modificar, una llamada a un</w:t>
      </w:r>
      <w:r>
        <w:rPr>
          <w:rFonts w:cs="Times New Roman"/>
        </w:rPr>
        <w:t>o</w:t>
      </w:r>
      <w:r w:rsidRPr="00230D4D">
        <w:rPr>
          <w:rFonts w:cs="Times New Roman"/>
        </w:rPr>
        <w:t xml:space="preserve"> con igual signatura presente en el adapter correspondiente y pasarle los parámetros recibidos. De esta forma</w:t>
      </w:r>
      <w:r>
        <w:rPr>
          <w:rFonts w:cs="Times New Roman"/>
        </w:rPr>
        <w:t xml:space="preserve">, </w:t>
      </w:r>
      <w:r w:rsidRPr="00230D4D">
        <w:rPr>
          <w:rFonts w:cs="Times New Roman"/>
        </w:rPr>
        <w:t>al momento de la nueva compilación en tiempo de ejecución</w:t>
      </w:r>
      <w:r>
        <w:rPr>
          <w:rFonts w:cs="Times New Roman"/>
        </w:rPr>
        <w:t>,</w:t>
      </w:r>
      <w:r w:rsidRPr="00230D4D">
        <w:rPr>
          <w:rFonts w:cs="Times New Roman"/>
        </w:rPr>
        <w:t xml:space="preserve"> se deja sin efecto el resto de código presente en el método </w:t>
      </w:r>
      <w:r>
        <w:rPr>
          <w:rFonts w:cs="Times New Roman"/>
        </w:rPr>
        <w:t>modificado</w:t>
      </w:r>
      <w:r w:rsidRPr="00230D4D">
        <w:rPr>
          <w:rFonts w:cs="Times New Roman"/>
        </w:rPr>
        <w:t>. Las llamadas agregadas en este paso tienen la forma:</w:t>
      </w:r>
    </w:p>
    <w:p w14:paraId="49737BDF" w14:textId="77777777" w:rsidR="00C7776D" w:rsidRDefault="00C7776D" w:rsidP="00C7776D">
      <w:pPr>
        <w:jc w:val="both"/>
      </w:pPr>
    </w:p>
    <w:p w14:paraId="6E63EF5A" w14:textId="77777777" w:rsidR="00C7776D" w:rsidRDefault="00C7776D" w:rsidP="00C7776D">
      <w:pPr>
        <w:rPr>
          <w:rFonts w:ascii="Courier New" w:eastAsia="Courier New" w:hAnsi="Courier New" w:cs="Courier New"/>
          <w:color w:val="2A00FF"/>
          <w:sz w:val="20"/>
          <w:szCs w:val="20"/>
        </w:rPr>
      </w:pPr>
      <w:r>
        <w:rPr>
          <w:rFonts w:ascii="Courier New" w:eastAsia="Courier New" w:hAnsi="Courier New" w:cs="Courier New"/>
          <w:color w:val="2A00FF"/>
          <w:sz w:val="20"/>
          <w:szCs w:val="20"/>
        </w:rPr>
        <w:t>"</w:t>
      </w:r>
      <w:proofErr w:type="spellStart"/>
      <w:r>
        <w:rPr>
          <w:rFonts w:ascii="Courier New" w:eastAsia="Courier New" w:hAnsi="Courier New" w:cs="Courier New"/>
          <w:color w:val="2A00FF"/>
          <w:sz w:val="20"/>
          <w:szCs w:val="20"/>
        </w:rPr>
        <w:t>return</w:t>
      </w:r>
      <w:proofErr w:type="spellEnd"/>
      <w:r>
        <w:rPr>
          <w:rFonts w:ascii="Courier New" w:eastAsia="Courier New" w:hAnsi="Courier New" w:cs="Courier New"/>
          <w:color w:val="2A00FF"/>
          <w:sz w:val="20"/>
          <w:szCs w:val="20"/>
        </w:rPr>
        <w:t xml:space="preserve"> "</w:t>
      </w:r>
      <w:r>
        <w:rPr>
          <w:rFonts w:ascii="Courier New" w:eastAsia="Courier New" w:hAnsi="Courier New" w:cs="Courier New"/>
          <w:sz w:val="20"/>
          <w:szCs w:val="20"/>
        </w:rPr>
        <w:t xml:space="preserve"> + clase adapter + </w:t>
      </w:r>
      <w:r>
        <w:rPr>
          <w:rFonts w:ascii="Courier New" w:eastAsia="Courier New" w:hAnsi="Courier New" w:cs="Courier New"/>
          <w:color w:val="2A00FF"/>
          <w:sz w:val="20"/>
          <w:szCs w:val="20"/>
        </w:rPr>
        <w:t>".</w:t>
      </w:r>
      <w:proofErr w:type="spellStart"/>
      <w:proofErr w:type="gramStart"/>
      <w:r>
        <w:rPr>
          <w:rFonts w:ascii="Courier New" w:eastAsia="Courier New" w:hAnsi="Courier New" w:cs="Courier New"/>
          <w:color w:val="2A00FF"/>
          <w:sz w:val="20"/>
          <w:szCs w:val="20"/>
        </w:rPr>
        <w:t>getInstance</w:t>
      </w:r>
      <w:proofErr w:type="spellEnd"/>
      <w:r>
        <w:rPr>
          <w:rFonts w:ascii="Courier New" w:eastAsia="Courier New" w:hAnsi="Courier New" w:cs="Courier New"/>
          <w:color w:val="2A00FF"/>
          <w:sz w:val="20"/>
          <w:szCs w:val="20"/>
        </w:rPr>
        <w:t>(</w:t>
      </w:r>
      <w:proofErr w:type="gramEnd"/>
      <w:r>
        <w:rPr>
          <w:rFonts w:ascii="Courier New" w:eastAsia="Courier New" w:hAnsi="Courier New" w:cs="Courier New"/>
          <w:color w:val="2A00FF"/>
          <w:sz w:val="20"/>
          <w:szCs w:val="20"/>
        </w:rPr>
        <w:t>)."</w:t>
      </w:r>
      <w:r>
        <w:rPr>
          <w:rFonts w:ascii="Courier New" w:eastAsia="Courier New" w:hAnsi="Courier New" w:cs="Courier New"/>
          <w:sz w:val="20"/>
          <w:szCs w:val="20"/>
        </w:rPr>
        <w:t xml:space="preserve"> + </w:t>
      </w:r>
      <w:proofErr w:type="gramStart"/>
      <w:r>
        <w:rPr>
          <w:rFonts w:ascii="Courier New" w:eastAsia="Courier New" w:hAnsi="Courier New" w:cs="Courier New"/>
          <w:sz w:val="20"/>
          <w:szCs w:val="20"/>
        </w:rPr>
        <w:t>nombre</w:t>
      </w:r>
      <w:proofErr w:type="gramEnd"/>
      <w:r>
        <w:rPr>
          <w:rFonts w:ascii="Courier New" w:eastAsia="Courier New" w:hAnsi="Courier New" w:cs="Courier New"/>
          <w:sz w:val="20"/>
          <w:szCs w:val="20"/>
        </w:rPr>
        <w:t xml:space="preserve"> del método + </w:t>
      </w:r>
      <w:r>
        <w:rPr>
          <w:rFonts w:ascii="Courier New" w:eastAsia="Courier New" w:hAnsi="Courier New" w:cs="Courier New"/>
          <w:color w:val="2A00FF"/>
          <w:sz w:val="20"/>
          <w:szCs w:val="20"/>
        </w:rPr>
        <w:t>"(</w:t>
      </w:r>
      <w:proofErr w:type="spellStart"/>
      <w:r>
        <w:rPr>
          <w:rFonts w:ascii="Courier New" w:eastAsia="Courier New" w:hAnsi="Courier New" w:cs="Courier New"/>
          <w:color w:val="2A00FF"/>
          <w:sz w:val="20"/>
          <w:szCs w:val="20"/>
        </w:rPr>
        <w:t>parametros</w:t>
      </w:r>
      <w:proofErr w:type="spellEnd"/>
      <w:r>
        <w:rPr>
          <w:rFonts w:ascii="Courier New" w:eastAsia="Courier New" w:hAnsi="Courier New" w:cs="Courier New"/>
          <w:color w:val="2A00FF"/>
          <w:sz w:val="20"/>
          <w:szCs w:val="20"/>
        </w:rPr>
        <w:t>);"</w:t>
      </w:r>
    </w:p>
    <w:p w14:paraId="0AE24BA1" w14:textId="77777777" w:rsidR="00C7776D" w:rsidRDefault="00C7776D" w:rsidP="00C7776D">
      <w:pPr>
        <w:rPr>
          <w:rFonts w:ascii="Courier New" w:eastAsia="Courier New" w:hAnsi="Courier New" w:cs="Courier New"/>
          <w:color w:val="2A00FF"/>
          <w:sz w:val="20"/>
          <w:szCs w:val="20"/>
        </w:rPr>
      </w:pPr>
    </w:p>
    <w:p w14:paraId="267C23C0" w14:textId="77777777" w:rsidR="00C7776D" w:rsidRPr="00230D4D" w:rsidRDefault="00C7776D" w:rsidP="00C7776D">
      <w:pPr>
        <w:jc w:val="both"/>
        <w:rPr>
          <w:rFonts w:cs="Times New Roman"/>
        </w:rPr>
      </w:pPr>
      <w:r w:rsidRPr="00230D4D">
        <w:rPr>
          <w:rFonts w:cs="Times New Roman"/>
        </w:rPr>
        <w:t>El método “</w:t>
      </w:r>
      <w:proofErr w:type="spellStart"/>
      <w:proofErr w:type="gramStart"/>
      <w:r w:rsidRPr="00230D4D">
        <w:rPr>
          <w:rFonts w:cs="Times New Roman"/>
        </w:rPr>
        <w:t>getInstance</w:t>
      </w:r>
      <w:proofErr w:type="spellEnd"/>
      <w:r w:rsidRPr="00230D4D">
        <w:rPr>
          <w:rFonts w:cs="Times New Roman"/>
        </w:rPr>
        <w:t>(</w:t>
      </w:r>
      <w:proofErr w:type="gramEnd"/>
      <w:r w:rsidRPr="00230D4D">
        <w:rPr>
          <w:rFonts w:cs="Times New Roman"/>
        </w:rPr>
        <w:t>)” del cual depende la inyección de código debe haber sido implementado por cada adapter concreto que se vaya a utilizar.</w:t>
      </w:r>
    </w:p>
    <w:p w14:paraId="03744270" w14:textId="77777777" w:rsidR="00C7776D" w:rsidRPr="00230D4D" w:rsidRDefault="00C7776D" w:rsidP="00C7776D">
      <w:pPr>
        <w:jc w:val="both"/>
        <w:rPr>
          <w:rFonts w:cs="Times New Roman"/>
        </w:rPr>
      </w:pPr>
    </w:p>
    <w:p w14:paraId="465D9E01" w14:textId="437B9214" w:rsidR="00C7776D" w:rsidRPr="00230D4D" w:rsidRDefault="00616FF3">
      <w:pPr>
        <w:jc w:val="both"/>
        <w:rPr>
          <w:rFonts w:cs="Times New Roman"/>
        </w:rPr>
      </w:pPr>
      <w:r>
        <w:rPr>
          <w:rFonts w:cs="Times New Roman"/>
        </w:rPr>
        <w:lastRenderedPageBreak/>
        <w:t>Llevaremos todo esto a un</w:t>
      </w:r>
      <w:r w:rsidR="00C7776D" w:rsidRPr="00230D4D">
        <w:rPr>
          <w:rFonts w:cs="Times New Roman"/>
        </w:rPr>
        <w:t xml:space="preserve"> ejemplo sencillo en el cuál se describe la clase original, la clase correspondiente al adapter y el resultado final de la clase original modificad</w:t>
      </w:r>
      <w:r w:rsidR="00C7776D">
        <w:rPr>
          <w:rFonts w:cs="Times New Roman"/>
        </w:rPr>
        <w:t>a por el classloader</w:t>
      </w:r>
      <w:r>
        <w:rPr>
          <w:rFonts w:cs="Times New Roman"/>
        </w:rPr>
        <w:t>. Supongamos la existencia de</w:t>
      </w:r>
      <w:r w:rsidR="00C7776D" w:rsidRPr="00230D4D">
        <w:rPr>
          <w:rFonts w:cs="Times New Roman"/>
        </w:rPr>
        <w:t xml:space="preserve"> la clase original “Clase1” con un método “metodo1” el cuál recibe como parámetro un valor entero “param1” y retorna un valor de tipo </w:t>
      </w:r>
      <w:proofErr w:type="spellStart"/>
      <w:r w:rsidR="00C7776D">
        <w:rPr>
          <w:rFonts w:cs="Times New Roman"/>
        </w:rPr>
        <w:t>S</w:t>
      </w:r>
      <w:r w:rsidR="00C7776D" w:rsidRPr="00230D4D">
        <w:rPr>
          <w:rFonts w:cs="Times New Roman"/>
        </w:rPr>
        <w:t>tring</w:t>
      </w:r>
      <w:proofErr w:type="spellEnd"/>
      <w:r w:rsidR="00C7776D" w:rsidRPr="00230D4D">
        <w:rPr>
          <w:rFonts w:cs="Times New Roman"/>
        </w:rPr>
        <w:t xml:space="preserve"> como se muestra a continuación:</w:t>
      </w:r>
    </w:p>
    <w:p w14:paraId="108372B8" w14:textId="77777777" w:rsidR="00C7776D" w:rsidRPr="0075314D" w:rsidRDefault="00C7776D" w:rsidP="00C7776D">
      <w:pPr>
        <w:autoSpaceDE w:val="0"/>
        <w:autoSpaceDN w:val="0"/>
        <w:adjustRightInd w:val="0"/>
        <w:rPr>
          <w:rFonts w:ascii="Courier New" w:hAnsi="Courier New" w:cs="Courier New"/>
          <w:b/>
          <w:bCs/>
          <w:color w:val="7F0055"/>
          <w:sz w:val="20"/>
          <w:szCs w:val="20"/>
        </w:rPr>
      </w:pPr>
    </w:p>
    <w:p w14:paraId="1DD4B4F8" w14:textId="77777777" w:rsidR="00C7776D" w:rsidRPr="0075314D" w:rsidRDefault="00C7776D" w:rsidP="00C7776D">
      <w:pPr>
        <w:autoSpaceDE w:val="0"/>
        <w:autoSpaceDN w:val="0"/>
        <w:adjustRightInd w:val="0"/>
        <w:rPr>
          <w:rFonts w:ascii="Courier New" w:hAnsi="Courier New" w:cs="Courier New"/>
          <w:sz w:val="20"/>
          <w:szCs w:val="20"/>
          <w:lang w:val="en-US"/>
        </w:rPr>
      </w:pPr>
      <w:proofErr w:type="gramStart"/>
      <w:r w:rsidRPr="0075314D">
        <w:rPr>
          <w:rFonts w:ascii="Courier New" w:hAnsi="Courier New" w:cs="Courier New"/>
          <w:b/>
          <w:bCs/>
          <w:color w:val="7F0055"/>
          <w:sz w:val="20"/>
          <w:szCs w:val="20"/>
          <w:lang w:val="en-US"/>
        </w:rPr>
        <w:t>public</w:t>
      </w:r>
      <w:proofErr w:type="gramEnd"/>
      <w:r w:rsidRPr="0075314D">
        <w:rPr>
          <w:rFonts w:ascii="Courier New" w:hAnsi="Courier New" w:cs="Courier New"/>
          <w:sz w:val="20"/>
          <w:szCs w:val="20"/>
          <w:lang w:val="en-US"/>
        </w:rPr>
        <w:t xml:space="preserve"> </w:t>
      </w:r>
      <w:r w:rsidRPr="0075314D">
        <w:rPr>
          <w:rFonts w:ascii="Courier New" w:hAnsi="Courier New" w:cs="Courier New"/>
          <w:b/>
          <w:bCs/>
          <w:color w:val="7F0055"/>
          <w:sz w:val="20"/>
          <w:szCs w:val="20"/>
          <w:lang w:val="en-US"/>
        </w:rPr>
        <w:t>class</w:t>
      </w:r>
      <w:r w:rsidRPr="0075314D">
        <w:rPr>
          <w:rFonts w:ascii="Courier New" w:hAnsi="Courier New" w:cs="Courier New"/>
          <w:sz w:val="20"/>
          <w:szCs w:val="20"/>
          <w:lang w:val="en-US"/>
        </w:rPr>
        <w:t xml:space="preserve"> Clase1 {</w:t>
      </w:r>
    </w:p>
    <w:p w14:paraId="042F4372" w14:textId="77777777" w:rsidR="00C7776D" w:rsidRPr="0075314D" w:rsidRDefault="00C7776D" w:rsidP="00C7776D">
      <w:pPr>
        <w:autoSpaceDE w:val="0"/>
        <w:autoSpaceDN w:val="0"/>
        <w:adjustRightInd w:val="0"/>
        <w:rPr>
          <w:rFonts w:ascii="Courier New" w:hAnsi="Courier New" w:cs="Courier New"/>
          <w:sz w:val="20"/>
          <w:szCs w:val="20"/>
          <w:lang w:val="en-US"/>
        </w:rPr>
      </w:pPr>
      <w:r w:rsidRPr="0075314D">
        <w:rPr>
          <w:rFonts w:ascii="Courier New" w:hAnsi="Courier New" w:cs="Courier New"/>
          <w:sz w:val="20"/>
          <w:szCs w:val="20"/>
          <w:lang w:val="en-US"/>
        </w:rPr>
        <w:tab/>
      </w:r>
      <w:proofErr w:type="gramStart"/>
      <w:r w:rsidRPr="0075314D">
        <w:rPr>
          <w:rFonts w:ascii="Courier New" w:hAnsi="Courier New" w:cs="Courier New"/>
          <w:b/>
          <w:bCs/>
          <w:color w:val="7F0055"/>
          <w:sz w:val="20"/>
          <w:szCs w:val="20"/>
          <w:lang w:val="en-US"/>
        </w:rPr>
        <w:t>public</w:t>
      </w:r>
      <w:proofErr w:type="gramEnd"/>
      <w:r w:rsidRPr="0075314D">
        <w:rPr>
          <w:rFonts w:ascii="Courier New" w:hAnsi="Courier New" w:cs="Courier New"/>
          <w:sz w:val="20"/>
          <w:szCs w:val="20"/>
          <w:lang w:val="en-US"/>
        </w:rPr>
        <w:t xml:space="preserve"> String metodo1(</w:t>
      </w:r>
      <w:proofErr w:type="spellStart"/>
      <w:r w:rsidRPr="0075314D">
        <w:rPr>
          <w:rFonts w:ascii="Courier New" w:hAnsi="Courier New" w:cs="Courier New"/>
          <w:b/>
          <w:bCs/>
          <w:color w:val="7F0055"/>
          <w:sz w:val="20"/>
          <w:szCs w:val="20"/>
          <w:lang w:val="en-US"/>
        </w:rPr>
        <w:t>int</w:t>
      </w:r>
      <w:proofErr w:type="spellEnd"/>
      <w:r w:rsidRPr="0075314D">
        <w:rPr>
          <w:rFonts w:ascii="Courier New" w:hAnsi="Courier New" w:cs="Courier New"/>
          <w:sz w:val="20"/>
          <w:szCs w:val="20"/>
          <w:lang w:val="en-US"/>
        </w:rPr>
        <w:t xml:space="preserve"> param1) {</w:t>
      </w:r>
    </w:p>
    <w:p w14:paraId="243B2C7B" w14:textId="77777777" w:rsidR="00C7776D" w:rsidRDefault="00C7776D" w:rsidP="00C7776D">
      <w:pPr>
        <w:autoSpaceDE w:val="0"/>
        <w:autoSpaceDN w:val="0"/>
        <w:adjustRightInd w:val="0"/>
        <w:rPr>
          <w:rFonts w:ascii="Courier New" w:hAnsi="Courier New" w:cs="Courier New"/>
          <w:sz w:val="20"/>
          <w:szCs w:val="20"/>
        </w:rPr>
      </w:pPr>
      <w:r w:rsidRPr="0075314D">
        <w:rPr>
          <w:rFonts w:ascii="Courier New" w:hAnsi="Courier New" w:cs="Courier New"/>
          <w:sz w:val="20"/>
          <w:szCs w:val="20"/>
          <w:lang w:val="en-US"/>
        </w:rPr>
        <w:tab/>
      </w:r>
      <w:r w:rsidRPr="0075314D">
        <w:rPr>
          <w:rFonts w:ascii="Courier New" w:hAnsi="Courier New" w:cs="Courier New"/>
          <w:sz w:val="20"/>
          <w:szCs w:val="20"/>
          <w:lang w:val="en-US"/>
        </w:rPr>
        <w:tab/>
      </w:r>
      <w:proofErr w:type="spellStart"/>
      <w:proofErr w:type="gramStart"/>
      <w:r>
        <w:rPr>
          <w:rFonts w:ascii="Courier New" w:hAnsi="Courier New" w:cs="Courier New"/>
          <w:b/>
          <w:bCs/>
          <w:color w:val="7F0055"/>
          <w:sz w:val="20"/>
          <w:szCs w:val="20"/>
        </w:rPr>
        <w:t>return</w:t>
      </w:r>
      <w:proofErr w:type="spellEnd"/>
      <w:proofErr w:type="gramEnd"/>
      <w:r>
        <w:rPr>
          <w:rFonts w:ascii="Courier New" w:hAnsi="Courier New" w:cs="Courier New"/>
          <w:sz w:val="20"/>
          <w:szCs w:val="20"/>
        </w:rPr>
        <w:t xml:space="preserve"> </w:t>
      </w:r>
      <w:r>
        <w:rPr>
          <w:rFonts w:ascii="Courier New" w:hAnsi="Courier New" w:cs="Courier New"/>
          <w:color w:val="2A00FF"/>
          <w:sz w:val="20"/>
          <w:szCs w:val="20"/>
        </w:rPr>
        <w:t>"Hola "</w:t>
      </w:r>
      <w:r>
        <w:rPr>
          <w:rFonts w:ascii="Courier New" w:hAnsi="Courier New" w:cs="Courier New"/>
          <w:sz w:val="20"/>
          <w:szCs w:val="20"/>
        </w:rPr>
        <w:t xml:space="preserve"> + param1;</w:t>
      </w:r>
    </w:p>
    <w:p w14:paraId="0D2629C7" w14:textId="77777777" w:rsidR="00C7776D" w:rsidRDefault="00C7776D" w:rsidP="00C7776D">
      <w:pPr>
        <w:autoSpaceDE w:val="0"/>
        <w:autoSpaceDN w:val="0"/>
        <w:adjustRightInd w:val="0"/>
        <w:rPr>
          <w:rFonts w:ascii="Courier New" w:hAnsi="Courier New" w:cs="Courier New"/>
          <w:sz w:val="20"/>
          <w:szCs w:val="20"/>
        </w:rPr>
      </w:pPr>
      <w:r>
        <w:rPr>
          <w:rFonts w:ascii="Courier New" w:hAnsi="Courier New" w:cs="Courier New"/>
          <w:sz w:val="20"/>
          <w:szCs w:val="20"/>
        </w:rPr>
        <w:tab/>
        <w:t>}</w:t>
      </w:r>
    </w:p>
    <w:p w14:paraId="0C1D6886" w14:textId="77777777" w:rsidR="00C7776D" w:rsidRDefault="00C7776D" w:rsidP="00C7776D">
      <w:pPr>
        <w:autoSpaceDE w:val="0"/>
        <w:autoSpaceDN w:val="0"/>
        <w:adjustRightInd w:val="0"/>
        <w:rPr>
          <w:rFonts w:ascii="Courier New" w:hAnsi="Courier New" w:cs="Courier New"/>
          <w:sz w:val="20"/>
          <w:szCs w:val="20"/>
        </w:rPr>
      </w:pPr>
      <w:r>
        <w:rPr>
          <w:rFonts w:ascii="Courier New" w:hAnsi="Courier New" w:cs="Courier New"/>
          <w:sz w:val="20"/>
          <w:szCs w:val="20"/>
        </w:rPr>
        <w:t>}</w:t>
      </w:r>
    </w:p>
    <w:p w14:paraId="5F3F9D1E" w14:textId="77777777" w:rsidR="00C7776D" w:rsidRDefault="00C7776D" w:rsidP="00C7776D"/>
    <w:p w14:paraId="267B69D5" w14:textId="77777777" w:rsidR="00C7776D" w:rsidRPr="00230D4D" w:rsidRDefault="00C7776D" w:rsidP="00C7776D">
      <w:pPr>
        <w:jc w:val="both"/>
        <w:rPr>
          <w:rFonts w:cs="Times New Roman"/>
        </w:rPr>
      </w:pPr>
      <w:r w:rsidRPr="00230D4D">
        <w:rPr>
          <w:rFonts w:cs="Times New Roman"/>
        </w:rPr>
        <w:t>El adapter correspondiente deberá poseer un método con la misma signatura que el declarado en la Clase1, por lo tanto el adapter quedaría como se muestra a continuación:</w:t>
      </w:r>
    </w:p>
    <w:p w14:paraId="6797D35D" w14:textId="77777777" w:rsidR="00C7776D" w:rsidRDefault="00C7776D" w:rsidP="00C7776D"/>
    <w:p w14:paraId="46947F76" w14:textId="77777777" w:rsidR="00C7776D" w:rsidRPr="00813071" w:rsidRDefault="00C7776D" w:rsidP="00C7776D">
      <w:pPr>
        <w:autoSpaceDE w:val="0"/>
        <w:autoSpaceDN w:val="0"/>
        <w:adjustRightInd w:val="0"/>
        <w:rPr>
          <w:rFonts w:ascii="Courier New" w:hAnsi="Courier New" w:cs="Courier New"/>
          <w:sz w:val="20"/>
          <w:szCs w:val="20"/>
          <w:lang w:val="en-US"/>
        </w:rPr>
      </w:pPr>
      <w:proofErr w:type="gramStart"/>
      <w:r w:rsidRPr="00813071">
        <w:rPr>
          <w:rFonts w:ascii="Courier New" w:hAnsi="Courier New" w:cs="Courier New"/>
          <w:b/>
          <w:bCs/>
          <w:color w:val="7F0055"/>
          <w:sz w:val="20"/>
          <w:szCs w:val="20"/>
          <w:lang w:val="en-US"/>
        </w:rPr>
        <w:t>public</w:t>
      </w:r>
      <w:proofErr w:type="gramEnd"/>
      <w:r w:rsidRPr="00813071">
        <w:rPr>
          <w:rFonts w:ascii="Courier New" w:hAnsi="Courier New" w:cs="Courier New"/>
          <w:sz w:val="20"/>
          <w:szCs w:val="20"/>
          <w:lang w:val="en-US"/>
        </w:rPr>
        <w:t xml:space="preserve"> </w:t>
      </w:r>
      <w:r w:rsidRPr="00813071">
        <w:rPr>
          <w:rFonts w:ascii="Courier New" w:hAnsi="Courier New" w:cs="Courier New"/>
          <w:b/>
          <w:bCs/>
          <w:color w:val="7F0055"/>
          <w:sz w:val="20"/>
          <w:szCs w:val="20"/>
          <w:lang w:val="en-US"/>
        </w:rPr>
        <w:t>class</w:t>
      </w:r>
      <w:r w:rsidRPr="00813071">
        <w:rPr>
          <w:rFonts w:ascii="Courier New" w:hAnsi="Courier New" w:cs="Courier New"/>
          <w:sz w:val="20"/>
          <w:szCs w:val="20"/>
          <w:lang w:val="en-US"/>
        </w:rPr>
        <w:t xml:space="preserve"> </w:t>
      </w:r>
      <w:proofErr w:type="spellStart"/>
      <w:r w:rsidRPr="00813071">
        <w:rPr>
          <w:rFonts w:ascii="Courier New" w:hAnsi="Courier New" w:cs="Courier New"/>
          <w:sz w:val="20"/>
          <w:szCs w:val="20"/>
          <w:lang w:val="en-US"/>
        </w:rPr>
        <w:t>ClaseAdapter</w:t>
      </w:r>
      <w:proofErr w:type="spellEnd"/>
      <w:r w:rsidRPr="00813071">
        <w:rPr>
          <w:rFonts w:ascii="Courier New" w:hAnsi="Courier New" w:cs="Courier New"/>
          <w:sz w:val="20"/>
          <w:szCs w:val="20"/>
          <w:lang w:val="en-US"/>
        </w:rPr>
        <w:t xml:space="preserve"> </w:t>
      </w:r>
      <w:r w:rsidRPr="00813071">
        <w:rPr>
          <w:rFonts w:ascii="Courier New" w:hAnsi="Courier New" w:cs="Courier New"/>
          <w:b/>
          <w:bCs/>
          <w:color w:val="7F0055"/>
          <w:sz w:val="20"/>
          <w:szCs w:val="20"/>
          <w:lang w:val="en-US"/>
        </w:rPr>
        <w:t>extends</w:t>
      </w:r>
      <w:r w:rsidRPr="00813071">
        <w:rPr>
          <w:rFonts w:ascii="Courier New" w:hAnsi="Courier New" w:cs="Courier New"/>
          <w:sz w:val="20"/>
          <w:szCs w:val="20"/>
          <w:lang w:val="en-US"/>
        </w:rPr>
        <w:t xml:space="preserve"> AetherFrameworkAdapter {</w:t>
      </w:r>
    </w:p>
    <w:p w14:paraId="49EAA231" w14:textId="77777777" w:rsidR="00C7776D" w:rsidRPr="00813071" w:rsidRDefault="00C7776D" w:rsidP="00C7776D">
      <w:pPr>
        <w:autoSpaceDE w:val="0"/>
        <w:autoSpaceDN w:val="0"/>
        <w:adjustRightInd w:val="0"/>
        <w:rPr>
          <w:rFonts w:ascii="Courier New" w:hAnsi="Courier New" w:cs="Courier New"/>
          <w:sz w:val="20"/>
          <w:szCs w:val="20"/>
          <w:lang w:val="en-US"/>
        </w:rPr>
      </w:pPr>
      <w:r w:rsidRPr="00813071">
        <w:rPr>
          <w:rFonts w:ascii="Courier New" w:hAnsi="Courier New" w:cs="Courier New"/>
          <w:sz w:val="20"/>
          <w:szCs w:val="20"/>
          <w:lang w:val="en-US"/>
        </w:rPr>
        <w:tab/>
      </w:r>
      <w:proofErr w:type="gramStart"/>
      <w:r w:rsidRPr="00813071">
        <w:rPr>
          <w:rFonts w:ascii="Courier New" w:hAnsi="Courier New" w:cs="Courier New"/>
          <w:b/>
          <w:bCs/>
          <w:color w:val="7F0055"/>
          <w:sz w:val="20"/>
          <w:szCs w:val="20"/>
          <w:lang w:val="en-US"/>
        </w:rPr>
        <w:t>private</w:t>
      </w:r>
      <w:proofErr w:type="gramEnd"/>
      <w:r w:rsidRPr="00813071">
        <w:rPr>
          <w:rFonts w:ascii="Courier New" w:hAnsi="Courier New" w:cs="Courier New"/>
          <w:sz w:val="20"/>
          <w:szCs w:val="20"/>
          <w:lang w:val="en-US"/>
        </w:rPr>
        <w:t xml:space="preserve"> </w:t>
      </w:r>
      <w:r w:rsidRPr="00813071">
        <w:rPr>
          <w:rFonts w:ascii="Courier New" w:hAnsi="Courier New" w:cs="Courier New"/>
          <w:b/>
          <w:bCs/>
          <w:color w:val="7F0055"/>
          <w:sz w:val="20"/>
          <w:szCs w:val="20"/>
          <w:lang w:val="en-US"/>
        </w:rPr>
        <w:t>static</w:t>
      </w:r>
      <w:r w:rsidRPr="00813071">
        <w:rPr>
          <w:rFonts w:ascii="Courier New" w:hAnsi="Courier New" w:cs="Courier New"/>
          <w:sz w:val="20"/>
          <w:szCs w:val="20"/>
          <w:lang w:val="en-US"/>
        </w:rPr>
        <w:t xml:space="preserve"> </w:t>
      </w:r>
      <w:proofErr w:type="spellStart"/>
      <w:r w:rsidRPr="00813071">
        <w:rPr>
          <w:rFonts w:ascii="Courier New" w:hAnsi="Courier New" w:cs="Courier New"/>
          <w:sz w:val="20"/>
          <w:szCs w:val="20"/>
          <w:lang w:val="en-US"/>
        </w:rPr>
        <w:t>ClaseAdapter</w:t>
      </w:r>
      <w:proofErr w:type="spellEnd"/>
      <w:r w:rsidRPr="00813071">
        <w:rPr>
          <w:rFonts w:ascii="Courier New" w:hAnsi="Courier New" w:cs="Courier New"/>
          <w:sz w:val="20"/>
          <w:szCs w:val="20"/>
          <w:lang w:val="en-US"/>
        </w:rPr>
        <w:t xml:space="preserve"> </w:t>
      </w:r>
      <w:r w:rsidRPr="00813071">
        <w:rPr>
          <w:rFonts w:ascii="Courier New" w:hAnsi="Courier New" w:cs="Courier New"/>
          <w:i/>
          <w:iCs/>
          <w:color w:val="0000C0"/>
          <w:sz w:val="20"/>
          <w:szCs w:val="20"/>
          <w:lang w:val="en-US"/>
        </w:rPr>
        <w:t>INSTANCE</w:t>
      </w:r>
      <w:r w:rsidRPr="00813071">
        <w:rPr>
          <w:rFonts w:ascii="Courier New" w:hAnsi="Courier New" w:cs="Courier New"/>
          <w:sz w:val="20"/>
          <w:szCs w:val="20"/>
          <w:lang w:val="en-US"/>
        </w:rPr>
        <w:t xml:space="preserve"> = </w:t>
      </w:r>
      <w:r w:rsidRPr="00813071">
        <w:rPr>
          <w:rFonts w:ascii="Courier New" w:hAnsi="Courier New" w:cs="Courier New"/>
          <w:b/>
          <w:bCs/>
          <w:color w:val="7F0055"/>
          <w:sz w:val="20"/>
          <w:szCs w:val="20"/>
          <w:lang w:val="en-US"/>
        </w:rPr>
        <w:t>null</w:t>
      </w:r>
      <w:r w:rsidRPr="00813071">
        <w:rPr>
          <w:rFonts w:ascii="Courier New" w:hAnsi="Courier New" w:cs="Courier New"/>
          <w:sz w:val="20"/>
          <w:szCs w:val="20"/>
          <w:lang w:val="en-US"/>
        </w:rPr>
        <w:t>;</w:t>
      </w:r>
    </w:p>
    <w:p w14:paraId="495D00DA" w14:textId="77777777" w:rsidR="00C7776D" w:rsidRPr="00813071" w:rsidRDefault="00C7776D" w:rsidP="00C7776D">
      <w:pPr>
        <w:autoSpaceDE w:val="0"/>
        <w:autoSpaceDN w:val="0"/>
        <w:adjustRightInd w:val="0"/>
        <w:rPr>
          <w:rFonts w:ascii="Courier New" w:hAnsi="Courier New" w:cs="Courier New"/>
          <w:sz w:val="20"/>
          <w:szCs w:val="20"/>
          <w:lang w:val="en-US"/>
        </w:rPr>
      </w:pPr>
      <w:r w:rsidRPr="00813071">
        <w:rPr>
          <w:rFonts w:ascii="Courier New" w:hAnsi="Courier New" w:cs="Courier New"/>
          <w:sz w:val="20"/>
          <w:szCs w:val="20"/>
          <w:lang w:val="en-US"/>
        </w:rPr>
        <w:tab/>
      </w:r>
      <w:proofErr w:type="gramStart"/>
      <w:r w:rsidRPr="00813071">
        <w:rPr>
          <w:rFonts w:ascii="Courier New" w:hAnsi="Courier New" w:cs="Courier New"/>
          <w:b/>
          <w:bCs/>
          <w:color w:val="7F0055"/>
          <w:sz w:val="20"/>
          <w:szCs w:val="20"/>
          <w:lang w:val="en-US"/>
        </w:rPr>
        <w:t>protected</w:t>
      </w:r>
      <w:proofErr w:type="gramEnd"/>
      <w:r w:rsidRPr="00813071">
        <w:rPr>
          <w:rFonts w:ascii="Courier New" w:hAnsi="Courier New" w:cs="Courier New"/>
          <w:sz w:val="20"/>
          <w:szCs w:val="20"/>
          <w:lang w:val="en-US"/>
        </w:rPr>
        <w:t xml:space="preserve"> </w:t>
      </w:r>
      <w:proofErr w:type="spellStart"/>
      <w:r w:rsidRPr="00813071">
        <w:rPr>
          <w:rFonts w:ascii="Courier New" w:hAnsi="Courier New" w:cs="Courier New"/>
          <w:sz w:val="20"/>
          <w:szCs w:val="20"/>
          <w:lang w:val="en-US"/>
        </w:rPr>
        <w:t>ClaseAdapter</w:t>
      </w:r>
      <w:proofErr w:type="spellEnd"/>
      <w:r w:rsidRPr="00813071">
        <w:rPr>
          <w:rFonts w:ascii="Courier New" w:hAnsi="Courier New" w:cs="Courier New"/>
          <w:sz w:val="20"/>
          <w:szCs w:val="20"/>
          <w:lang w:val="en-US"/>
        </w:rPr>
        <w:t>() {</w:t>
      </w:r>
    </w:p>
    <w:p w14:paraId="0FF676E0" w14:textId="77777777" w:rsidR="00C7776D" w:rsidRPr="00813071" w:rsidRDefault="00C7776D" w:rsidP="00C7776D">
      <w:pPr>
        <w:autoSpaceDE w:val="0"/>
        <w:autoSpaceDN w:val="0"/>
        <w:adjustRightInd w:val="0"/>
        <w:rPr>
          <w:rFonts w:ascii="Courier New" w:hAnsi="Courier New" w:cs="Courier New"/>
          <w:sz w:val="20"/>
          <w:szCs w:val="20"/>
          <w:lang w:val="en-US"/>
        </w:rPr>
      </w:pPr>
      <w:r w:rsidRPr="00813071">
        <w:rPr>
          <w:rFonts w:ascii="Courier New" w:hAnsi="Courier New" w:cs="Courier New"/>
          <w:sz w:val="20"/>
          <w:szCs w:val="20"/>
          <w:lang w:val="en-US"/>
        </w:rPr>
        <w:tab/>
      </w:r>
      <w:r w:rsidRPr="00813071">
        <w:rPr>
          <w:rFonts w:ascii="Courier New" w:hAnsi="Courier New" w:cs="Courier New"/>
          <w:sz w:val="20"/>
          <w:szCs w:val="20"/>
          <w:lang w:val="en-US"/>
        </w:rPr>
        <w:tab/>
      </w:r>
      <w:proofErr w:type="gramStart"/>
      <w:r w:rsidRPr="00813071">
        <w:rPr>
          <w:rFonts w:ascii="Courier New" w:hAnsi="Courier New" w:cs="Courier New"/>
          <w:b/>
          <w:bCs/>
          <w:color w:val="7F0055"/>
          <w:sz w:val="20"/>
          <w:szCs w:val="20"/>
          <w:lang w:val="en-US"/>
        </w:rPr>
        <w:t>super</w:t>
      </w:r>
      <w:r w:rsidRPr="00813071">
        <w:rPr>
          <w:rFonts w:ascii="Courier New" w:hAnsi="Courier New" w:cs="Courier New"/>
          <w:sz w:val="20"/>
          <w:szCs w:val="20"/>
          <w:lang w:val="en-US"/>
        </w:rPr>
        <w:t>(</w:t>
      </w:r>
      <w:proofErr w:type="gramEnd"/>
      <w:r w:rsidRPr="00813071">
        <w:rPr>
          <w:rFonts w:ascii="Courier New" w:hAnsi="Courier New" w:cs="Courier New"/>
          <w:sz w:val="20"/>
          <w:szCs w:val="20"/>
          <w:lang w:val="en-US"/>
        </w:rPr>
        <w:t>);</w:t>
      </w:r>
    </w:p>
    <w:p w14:paraId="7D3B3461" w14:textId="77777777" w:rsidR="00C7776D" w:rsidRPr="00813071" w:rsidRDefault="00C7776D" w:rsidP="00C7776D">
      <w:pPr>
        <w:autoSpaceDE w:val="0"/>
        <w:autoSpaceDN w:val="0"/>
        <w:adjustRightInd w:val="0"/>
        <w:rPr>
          <w:rFonts w:ascii="Courier New" w:hAnsi="Courier New" w:cs="Courier New"/>
          <w:sz w:val="20"/>
          <w:szCs w:val="20"/>
          <w:lang w:val="en-US"/>
        </w:rPr>
      </w:pPr>
      <w:r w:rsidRPr="00813071">
        <w:rPr>
          <w:rFonts w:ascii="Courier New" w:hAnsi="Courier New" w:cs="Courier New"/>
          <w:sz w:val="20"/>
          <w:szCs w:val="20"/>
          <w:lang w:val="en-US"/>
        </w:rPr>
        <w:tab/>
        <w:t>}</w:t>
      </w:r>
    </w:p>
    <w:p w14:paraId="6355789A" w14:textId="77777777" w:rsidR="00C7776D" w:rsidRPr="00813071" w:rsidRDefault="00C7776D" w:rsidP="00C7776D">
      <w:pPr>
        <w:autoSpaceDE w:val="0"/>
        <w:autoSpaceDN w:val="0"/>
        <w:adjustRightInd w:val="0"/>
        <w:rPr>
          <w:rFonts w:ascii="Courier New" w:hAnsi="Courier New" w:cs="Courier New"/>
          <w:sz w:val="20"/>
          <w:szCs w:val="20"/>
          <w:lang w:val="en-US"/>
        </w:rPr>
      </w:pPr>
      <w:r w:rsidRPr="00813071">
        <w:rPr>
          <w:rFonts w:ascii="Courier New" w:hAnsi="Courier New" w:cs="Courier New"/>
          <w:sz w:val="20"/>
          <w:szCs w:val="20"/>
          <w:lang w:val="en-US"/>
        </w:rPr>
        <w:tab/>
      </w:r>
      <w:proofErr w:type="gramStart"/>
      <w:r w:rsidRPr="00813071">
        <w:rPr>
          <w:rFonts w:ascii="Courier New" w:hAnsi="Courier New" w:cs="Courier New"/>
          <w:b/>
          <w:bCs/>
          <w:color w:val="7F0055"/>
          <w:sz w:val="20"/>
          <w:szCs w:val="20"/>
          <w:lang w:val="en-US"/>
        </w:rPr>
        <w:t>public</w:t>
      </w:r>
      <w:proofErr w:type="gramEnd"/>
      <w:r w:rsidRPr="00813071">
        <w:rPr>
          <w:rFonts w:ascii="Courier New" w:hAnsi="Courier New" w:cs="Courier New"/>
          <w:sz w:val="20"/>
          <w:szCs w:val="20"/>
          <w:lang w:val="en-US"/>
        </w:rPr>
        <w:t xml:space="preserve"> </w:t>
      </w:r>
      <w:r w:rsidRPr="00813071">
        <w:rPr>
          <w:rFonts w:ascii="Courier New" w:hAnsi="Courier New" w:cs="Courier New"/>
          <w:b/>
          <w:bCs/>
          <w:color w:val="7F0055"/>
          <w:sz w:val="20"/>
          <w:szCs w:val="20"/>
          <w:lang w:val="en-US"/>
        </w:rPr>
        <w:t>static</w:t>
      </w:r>
      <w:r w:rsidRPr="00813071">
        <w:rPr>
          <w:rFonts w:ascii="Courier New" w:hAnsi="Courier New" w:cs="Courier New"/>
          <w:sz w:val="20"/>
          <w:szCs w:val="20"/>
          <w:lang w:val="en-US"/>
        </w:rPr>
        <w:t xml:space="preserve"> </w:t>
      </w:r>
      <w:proofErr w:type="spellStart"/>
      <w:r w:rsidRPr="00813071">
        <w:rPr>
          <w:rFonts w:ascii="Courier New" w:hAnsi="Courier New" w:cs="Courier New"/>
          <w:sz w:val="20"/>
          <w:szCs w:val="20"/>
          <w:lang w:val="en-US"/>
        </w:rPr>
        <w:t>ClaseAdapter</w:t>
      </w:r>
      <w:proofErr w:type="spellEnd"/>
      <w:r w:rsidRPr="00813071">
        <w:rPr>
          <w:rFonts w:ascii="Courier New" w:hAnsi="Courier New" w:cs="Courier New"/>
          <w:sz w:val="20"/>
          <w:szCs w:val="20"/>
          <w:lang w:val="en-US"/>
        </w:rPr>
        <w:t xml:space="preserve"> </w:t>
      </w:r>
      <w:proofErr w:type="spellStart"/>
      <w:r w:rsidRPr="00813071">
        <w:rPr>
          <w:rFonts w:ascii="Courier New" w:hAnsi="Courier New" w:cs="Courier New"/>
          <w:sz w:val="20"/>
          <w:szCs w:val="20"/>
          <w:lang w:val="en-US"/>
        </w:rPr>
        <w:t>getInstance</w:t>
      </w:r>
      <w:proofErr w:type="spellEnd"/>
      <w:r w:rsidRPr="00813071">
        <w:rPr>
          <w:rFonts w:ascii="Courier New" w:hAnsi="Courier New" w:cs="Courier New"/>
          <w:sz w:val="20"/>
          <w:szCs w:val="20"/>
          <w:lang w:val="en-US"/>
        </w:rPr>
        <w:t>() {</w:t>
      </w:r>
    </w:p>
    <w:p w14:paraId="6100A674" w14:textId="77777777" w:rsidR="00C7776D" w:rsidRPr="00813071" w:rsidRDefault="00C7776D" w:rsidP="00C7776D">
      <w:pPr>
        <w:autoSpaceDE w:val="0"/>
        <w:autoSpaceDN w:val="0"/>
        <w:adjustRightInd w:val="0"/>
        <w:rPr>
          <w:rFonts w:ascii="Courier New" w:hAnsi="Courier New" w:cs="Courier New"/>
          <w:sz w:val="20"/>
          <w:szCs w:val="20"/>
          <w:lang w:val="en-US"/>
        </w:rPr>
      </w:pPr>
      <w:r w:rsidRPr="00813071">
        <w:rPr>
          <w:rFonts w:ascii="Courier New" w:hAnsi="Courier New" w:cs="Courier New"/>
          <w:sz w:val="20"/>
          <w:szCs w:val="20"/>
          <w:lang w:val="en-US"/>
        </w:rPr>
        <w:tab/>
      </w:r>
      <w:r w:rsidRPr="00813071">
        <w:rPr>
          <w:rFonts w:ascii="Courier New" w:hAnsi="Courier New" w:cs="Courier New"/>
          <w:sz w:val="20"/>
          <w:szCs w:val="20"/>
          <w:lang w:val="en-US"/>
        </w:rPr>
        <w:tab/>
      </w:r>
      <w:proofErr w:type="gramStart"/>
      <w:r w:rsidRPr="00813071">
        <w:rPr>
          <w:rFonts w:ascii="Courier New" w:hAnsi="Courier New" w:cs="Courier New"/>
          <w:b/>
          <w:bCs/>
          <w:color w:val="7F0055"/>
          <w:sz w:val="20"/>
          <w:szCs w:val="20"/>
          <w:lang w:val="en-US"/>
        </w:rPr>
        <w:t>if</w:t>
      </w:r>
      <w:proofErr w:type="gramEnd"/>
      <w:r w:rsidRPr="00813071">
        <w:rPr>
          <w:rFonts w:ascii="Courier New" w:hAnsi="Courier New" w:cs="Courier New"/>
          <w:sz w:val="20"/>
          <w:szCs w:val="20"/>
          <w:lang w:val="en-US"/>
        </w:rPr>
        <w:t xml:space="preserve"> (</w:t>
      </w:r>
      <w:r w:rsidRPr="00813071">
        <w:rPr>
          <w:rFonts w:ascii="Courier New" w:hAnsi="Courier New" w:cs="Courier New"/>
          <w:i/>
          <w:iCs/>
          <w:color w:val="0000C0"/>
          <w:sz w:val="20"/>
          <w:szCs w:val="20"/>
          <w:lang w:val="en-US"/>
        </w:rPr>
        <w:t>INSTANCE</w:t>
      </w:r>
      <w:r w:rsidRPr="00813071">
        <w:rPr>
          <w:rFonts w:ascii="Courier New" w:hAnsi="Courier New" w:cs="Courier New"/>
          <w:sz w:val="20"/>
          <w:szCs w:val="20"/>
          <w:lang w:val="en-US"/>
        </w:rPr>
        <w:t xml:space="preserve"> == </w:t>
      </w:r>
      <w:r w:rsidRPr="00813071">
        <w:rPr>
          <w:rFonts w:ascii="Courier New" w:hAnsi="Courier New" w:cs="Courier New"/>
          <w:b/>
          <w:bCs/>
          <w:color w:val="7F0055"/>
          <w:sz w:val="20"/>
          <w:szCs w:val="20"/>
          <w:lang w:val="en-US"/>
        </w:rPr>
        <w:t>null</w:t>
      </w:r>
      <w:r w:rsidRPr="00813071">
        <w:rPr>
          <w:rFonts w:ascii="Courier New" w:hAnsi="Courier New" w:cs="Courier New"/>
          <w:sz w:val="20"/>
          <w:szCs w:val="20"/>
          <w:lang w:val="en-US"/>
        </w:rPr>
        <w:t>) {</w:t>
      </w:r>
    </w:p>
    <w:p w14:paraId="70FE894D" w14:textId="77777777" w:rsidR="00C7776D" w:rsidRPr="00813071" w:rsidRDefault="00C7776D" w:rsidP="00C7776D">
      <w:pPr>
        <w:autoSpaceDE w:val="0"/>
        <w:autoSpaceDN w:val="0"/>
        <w:adjustRightInd w:val="0"/>
        <w:rPr>
          <w:rFonts w:ascii="Courier New" w:hAnsi="Courier New" w:cs="Courier New"/>
          <w:sz w:val="20"/>
          <w:szCs w:val="20"/>
          <w:lang w:val="en-US"/>
        </w:rPr>
      </w:pPr>
      <w:r w:rsidRPr="00813071">
        <w:rPr>
          <w:rFonts w:ascii="Courier New" w:hAnsi="Courier New" w:cs="Courier New"/>
          <w:sz w:val="20"/>
          <w:szCs w:val="20"/>
          <w:lang w:val="en-US"/>
        </w:rPr>
        <w:tab/>
      </w:r>
      <w:r w:rsidRPr="00813071">
        <w:rPr>
          <w:rFonts w:ascii="Courier New" w:hAnsi="Courier New" w:cs="Courier New"/>
          <w:sz w:val="20"/>
          <w:szCs w:val="20"/>
          <w:lang w:val="en-US"/>
        </w:rPr>
        <w:tab/>
      </w:r>
      <w:r w:rsidRPr="00813071">
        <w:rPr>
          <w:rFonts w:ascii="Courier New" w:hAnsi="Courier New" w:cs="Courier New"/>
          <w:sz w:val="20"/>
          <w:szCs w:val="20"/>
          <w:lang w:val="en-US"/>
        </w:rPr>
        <w:tab/>
      </w:r>
      <w:r w:rsidRPr="00813071">
        <w:rPr>
          <w:rFonts w:ascii="Courier New" w:hAnsi="Courier New" w:cs="Courier New"/>
          <w:i/>
          <w:iCs/>
          <w:color w:val="0000C0"/>
          <w:sz w:val="20"/>
          <w:szCs w:val="20"/>
          <w:lang w:val="en-US"/>
        </w:rPr>
        <w:t>INSTANCE</w:t>
      </w:r>
      <w:r w:rsidRPr="00813071">
        <w:rPr>
          <w:rFonts w:ascii="Courier New" w:hAnsi="Courier New" w:cs="Courier New"/>
          <w:sz w:val="20"/>
          <w:szCs w:val="20"/>
          <w:lang w:val="en-US"/>
        </w:rPr>
        <w:t xml:space="preserve"> = </w:t>
      </w:r>
      <w:r w:rsidRPr="00813071">
        <w:rPr>
          <w:rFonts w:ascii="Courier New" w:hAnsi="Courier New" w:cs="Courier New"/>
          <w:b/>
          <w:bCs/>
          <w:color w:val="7F0055"/>
          <w:sz w:val="20"/>
          <w:szCs w:val="20"/>
          <w:lang w:val="en-US"/>
        </w:rPr>
        <w:t>new</w:t>
      </w:r>
      <w:r w:rsidRPr="00813071">
        <w:rPr>
          <w:rFonts w:ascii="Courier New" w:hAnsi="Courier New" w:cs="Courier New"/>
          <w:sz w:val="20"/>
          <w:szCs w:val="20"/>
          <w:lang w:val="en-US"/>
        </w:rPr>
        <w:t xml:space="preserve"> </w:t>
      </w:r>
      <w:proofErr w:type="spellStart"/>
      <w:proofErr w:type="gramStart"/>
      <w:r w:rsidRPr="00813071">
        <w:rPr>
          <w:rFonts w:ascii="Courier New" w:hAnsi="Courier New" w:cs="Courier New"/>
          <w:sz w:val="20"/>
          <w:szCs w:val="20"/>
          <w:lang w:val="en-US"/>
        </w:rPr>
        <w:t>ClaseAdapter</w:t>
      </w:r>
      <w:proofErr w:type="spellEnd"/>
      <w:r w:rsidRPr="00813071">
        <w:rPr>
          <w:rFonts w:ascii="Courier New" w:hAnsi="Courier New" w:cs="Courier New"/>
          <w:sz w:val="20"/>
          <w:szCs w:val="20"/>
          <w:lang w:val="en-US"/>
        </w:rPr>
        <w:t>(</w:t>
      </w:r>
      <w:proofErr w:type="gramEnd"/>
      <w:r w:rsidRPr="00813071">
        <w:rPr>
          <w:rFonts w:ascii="Courier New" w:hAnsi="Courier New" w:cs="Courier New"/>
          <w:sz w:val="20"/>
          <w:szCs w:val="20"/>
          <w:lang w:val="en-US"/>
        </w:rPr>
        <w:t>);</w:t>
      </w:r>
    </w:p>
    <w:p w14:paraId="6FE65504" w14:textId="77777777" w:rsidR="00C7776D" w:rsidRPr="00813071" w:rsidRDefault="00C7776D" w:rsidP="00C7776D">
      <w:pPr>
        <w:autoSpaceDE w:val="0"/>
        <w:autoSpaceDN w:val="0"/>
        <w:adjustRightInd w:val="0"/>
        <w:rPr>
          <w:rFonts w:ascii="Courier New" w:hAnsi="Courier New" w:cs="Courier New"/>
          <w:sz w:val="20"/>
          <w:szCs w:val="20"/>
          <w:lang w:val="en-US"/>
        </w:rPr>
      </w:pPr>
      <w:r w:rsidRPr="00813071">
        <w:rPr>
          <w:rFonts w:ascii="Courier New" w:hAnsi="Courier New" w:cs="Courier New"/>
          <w:sz w:val="20"/>
          <w:szCs w:val="20"/>
          <w:lang w:val="en-US"/>
        </w:rPr>
        <w:tab/>
      </w:r>
      <w:r w:rsidRPr="00813071">
        <w:rPr>
          <w:rFonts w:ascii="Courier New" w:hAnsi="Courier New" w:cs="Courier New"/>
          <w:sz w:val="20"/>
          <w:szCs w:val="20"/>
          <w:lang w:val="en-US"/>
        </w:rPr>
        <w:tab/>
        <w:t>}</w:t>
      </w:r>
    </w:p>
    <w:p w14:paraId="72587901" w14:textId="77777777" w:rsidR="00C7776D" w:rsidRPr="00813071" w:rsidRDefault="00C7776D" w:rsidP="00C7776D">
      <w:pPr>
        <w:autoSpaceDE w:val="0"/>
        <w:autoSpaceDN w:val="0"/>
        <w:adjustRightInd w:val="0"/>
        <w:rPr>
          <w:rFonts w:ascii="Courier New" w:hAnsi="Courier New" w:cs="Courier New"/>
          <w:sz w:val="20"/>
          <w:szCs w:val="20"/>
          <w:lang w:val="en-US"/>
        </w:rPr>
      </w:pPr>
      <w:r w:rsidRPr="00813071">
        <w:rPr>
          <w:rFonts w:ascii="Courier New" w:hAnsi="Courier New" w:cs="Courier New"/>
          <w:sz w:val="20"/>
          <w:szCs w:val="20"/>
          <w:lang w:val="en-US"/>
        </w:rPr>
        <w:tab/>
      </w:r>
      <w:r w:rsidRPr="00813071">
        <w:rPr>
          <w:rFonts w:ascii="Courier New" w:hAnsi="Courier New" w:cs="Courier New"/>
          <w:sz w:val="20"/>
          <w:szCs w:val="20"/>
          <w:lang w:val="en-US"/>
        </w:rPr>
        <w:tab/>
      </w:r>
      <w:proofErr w:type="gramStart"/>
      <w:r w:rsidRPr="00813071">
        <w:rPr>
          <w:rFonts w:ascii="Courier New" w:hAnsi="Courier New" w:cs="Courier New"/>
          <w:b/>
          <w:bCs/>
          <w:color w:val="7F0055"/>
          <w:sz w:val="20"/>
          <w:szCs w:val="20"/>
          <w:lang w:val="en-US"/>
        </w:rPr>
        <w:t>return</w:t>
      </w:r>
      <w:proofErr w:type="gramEnd"/>
      <w:r w:rsidRPr="00813071">
        <w:rPr>
          <w:rFonts w:ascii="Courier New" w:hAnsi="Courier New" w:cs="Courier New"/>
          <w:sz w:val="20"/>
          <w:szCs w:val="20"/>
          <w:lang w:val="en-US"/>
        </w:rPr>
        <w:t xml:space="preserve"> </w:t>
      </w:r>
      <w:r w:rsidRPr="00813071">
        <w:rPr>
          <w:rFonts w:ascii="Courier New" w:hAnsi="Courier New" w:cs="Courier New"/>
          <w:i/>
          <w:iCs/>
          <w:color w:val="0000C0"/>
          <w:sz w:val="20"/>
          <w:szCs w:val="20"/>
          <w:lang w:val="en-US"/>
        </w:rPr>
        <w:t>INSTANCE</w:t>
      </w:r>
      <w:r w:rsidRPr="00813071">
        <w:rPr>
          <w:rFonts w:ascii="Courier New" w:hAnsi="Courier New" w:cs="Courier New"/>
          <w:sz w:val="20"/>
          <w:szCs w:val="20"/>
          <w:lang w:val="en-US"/>
        </w:rPr>
        <w:t>;</w:t>
      </w:r>
    </w:p>
    <w:p w14:paraId="472713A0" w14:textId="77777777" w:rsidR="00C7776D" w:rsidRPr="00813071" w:rsidRDefault="00C7776D" w:rsidP="00C7776D">
      <w:pPr>
        <w:autoSpaceDE w:val="0"/>
        <w:autoSpaceDN w:val="0"/>
        <w:adjustRightInd w:val="0"/>
        <w:rPr>
          <w:rFonts w:ascii="Courier New" w:hAnsi="Courier New" w:cs="Courier New"/>
          <w:sz w:val="20"/>
          <w:szCs w:val="20"/>
          <w:lang w:val="en-US"/>
        </w:rPr>
      </w:pPr>
      <w:r w:rsidRPr="00813071">
        <w:rPr>
          <w:rFonts w:ascii="Courier New" w:hAnsi="Courier New" w:cs="Courier New"/>
          <w:sz w:val="20"/>
          <w:szCs w:val="20"/>
          <w:lang w:val="en-US"/>
        </w:rPr>
        <w:tab/>
        <w:t>}</w:t>
      </w:r>
    </w:p>
    <w:p w14:paraId="4128A922" w14:textId="77777777" w:rsidR="00C7776D" w:rsidRPr="00813071" w:rsidRDefault="00C7776D" w:rsidP="00C7776D">
      <w:pPr>
        <w:autoSpaceDE w:val="0"/>
        <w:autoSpaceDN w:val="0"/>
        <w:adjustRightInd w:val="0"/>
        <w:rPr>
          <w:rFonts w:ascii="Courier New" w:hAnsi="Courier New" w:cs="Courier New"/>
          <w:sz w:val="20"/>
          <w:szCs w:val="20"/>
          <w:lang w:val="en-US"/>
        </w:rPr>
      </w:pPr>
      <w:r w:rsidRPr="00813071">
        <w:rPr>
          <w:rFonts w:ascii="Courier New" w:hAnsi="Courier New" w:cs="Courier New"/>
          <w:sz w:val="20"/>
          <w:szCs w:val="20"/>
          <w:lang w:val="en-US"/>
        </w:rPr>
        <w:tab/>
      </w:r>
      <w:proofErr w:type="gramStart"/>
      <w:r w:rsidRPr="00813071">
        <w:rPr>
          <w:rFonts w:ascii="Courier New" w:hAnsi="Courier New" w:cs="Courier New"/>
          <w:b/>
          <w:bCs/>
          <w:color w:val="7F0055"/>
          <w:sz w:val="20"/>
          <w:szCs w:val="20"/>
          <w:lang w:val="en-US"/>
        </w:rPr>
        <w:t>public</w:t>
      </w:r>
      <w:proofErr w:type="gramEnd"/>
      <w:r w:rsidRPr="00813071">
        <w:rPr>
          <w:rFonts w:ascii="Courier New" w:hAnsi="Courier New" w:cs="Courier New"/>
          <w:sz w:val="20"/>
          <w:szCs w:val="20"/>
          <w:lang w:val="en-US"/>
        </w:rPr>
        <w:t xml:space="preserve"> String metodo1(</w:t>
      </w:r>
      <w:proofErr w:type="spellStart"/>
      <w:r w:rsidRPr="00813071">
        <w:rPr>
          <w:rFonts w:ascii="Courier New" w:hAnsi="Courier New" w:cs="Courier New"/>
          <w:b/>
          <w:bCs/>
          <w:color w:val="7F0055"/>
          <w:sz w:val="20"/>
          <w:szCs w:val="20"/>
          <w:lang w:val="en-US"/>
        </w:rPr>
        <w:t>int</w:t>
      </w:r>
      <w:proofErr w:type="spellEnd"/>
      <w:r w:rsidRPr="00813071">
        <w:rPr>
          <w:rFonts w:ascii="Courier New" w:hAnsi="Courier New" w:cs="Courier New"/>
          <w:sz w:val="20"/>
          <w:szCs w:val="20"/>
          <w:lang w:val="en-US"/>
        </w:rPr>
        <w:t xml:space="preserve"> </w:t>
      </w:r>
      <w:proofErr w:type="spellStart"/>
      <w:r w:rsidRPr="00813071">
        <w:rPr>
          <w:rFonts w:ascii="Courier New" w:hAnsi="Courier New" w:cs="Courier New"/>
          <w:sz w:val="20"/>
          <w:szCs w:val="20"/>
          <w:lang w:val="en-US"/>
        </w:rPr>
        <w:t>parametro</w:t>
      </w:r>
      <w:proofErr w:type="spellEnd"/>
      <w:r w:rsidRPr="00813071">
        <w:rPr>
          <w:rFonts w:ascii="Courier New" w:hAnsi="Courier New" w:cs="Courier New"/>
          <w:sz w:val="20"/>
          <w:szCs w:val="20"/>
          <w:lang w:val="en-US"/>
        </w:rPr>
        <w:t>) {</w:t>
      </w:r>
    </w:p>
    <w:p w14:paraId="4FED462E" w14:textId="77777777" w:rsidR="00C7776D" w:rsidRDefault="00C7776D" w:rsidP="00C7776D">
      <w:pPr>
        <w:autoSpaceDE w:val="0"/>
        <w:autoSpaceDN w:val="0"/>
        <w:adjustRightInd w:val="0"/>
        <w:rPr>
          <w:rFonts w:ascii="Courier New" w:hAnsi="Courier New" w:cs="Courier New"/>
          <w:sz w:val="20"/>
          <w:szCs w:val="20"/>
        </w:rPr>
      </w:pPr>
      <w:r w:rsidRPr="00813071">
        <w:rPr>
          <w:rFonts w:ascii="Courier New" w:hAnsi="Courier New" w:cs="Courier New"/>
          <w:sz w:val="20"/>
          <w:szCs w:val="20"/>
          <w:lang w:val="en-US"/>
        </w:rPr>
        <w:tab/>
      </w:r>
      <w:r w:rsidRPr="00813071">
        <w:rPr>
          <w:rFonts w:ascii="Courier New" w:hAnsi="Courier New" w:cs="Courier New"/>
          <w:sz w:val="20"/>
          <w:szCs w:val="20"/>
          <w:lang w:val="en-US"/>
        </w:rPr>
        <w:tab/>
      </w:r>
      <w:proofErr w:type="spellStart"/>
      <w:proofErr w:type="gramStart"/>
      <w:r>
        <w:rPr>
          <w:rFonts w:ascii="Courier New" w:hAnsi="Courier New" w:cs="Courier New"/>
          <w:b/>
          <w:bCs/>
          <w:color w:val="7F0055"/>
          <w:sz w:val="20"/>
          <w:szCs w:val="20"/>
        </w:rPr>
        <w:t>return</w:t>
      </w:r>
      <w:proofErr w:type="spellEnd"/>
      <w:proofErr w:type="gramEnd"/>
      <w:r>
        <w:rPr>
          <w:rFonts w:ascii="Courier New" w:hAnsi="Courier New" w:cs="Courier New"/>
          <w:sz w:val="20"/>
          <w:szCs w:val="20"/>
        </w:rPr>
        <w:t xml:space="preserve"> </w:t>
      </w:r>
      <w:r>
        <w:rPr>
          <w:rFonts w:ascii="Courier New" w:hAnsi="Courier New" w:cs="Courier New"/>
          <w:color w:val="2A00FF"/>
          <w:sz w:val="20"/>
          <w:szCs w:val="20"/>
        </w:rPr>
        <w:t>"Llamada modificada: Hola "</w:t>
      </w:r>
      <w:r>
        <w:rPr>
          <w:rFonts w:ascii="Courier New" w:hAnsi="Courier New" w:cs="Courier New"/>
          <w:sz w:val="20"/>
          <w:szCs w:val="20"/>
        </w:rPr>
        <w:t xml:space="preserve"> + </w:t>
      </w:r>
      <w:proofErr w:type="spellStart"/>
      <w:r>
        <w:rPr>
          <w:rFonts w:ascii="Courier New" w:hAnsi="Courier New" w:cs="Courier New"/>
          <w:sz w:val="20"/>
          <w:szCs w:val="20"/>
        </w:rPr>
        <w:t>parametro</w:t>
      </w:r>
      <w:proofErr w:type="spellEnd"/>
      <w:r>
        <w:rPr>
          <w:rFonts w:ascii="Courier New" w:hAnsi="Courier New" w:cs="Courier New"/>
          <w:sz w:val="20"/>
          <w:szCs w:val="20"/>
        </w:rPr>
        <w:t>;</w:t>
      </w:r>
    </w:p>
    <w:p w14:paraId="5CAA41D4" w14:textId="77777777" w:rsidR="00C7776D" w:rsidRDefault="00C7776D" w:rsidP="00C7776D">
      <w:pPr>
        <w:autoSpaceDE w:val="0"/>
        <w:autoSpaceDN w:val="0"/>
        <w:adjustRightInd w:val="0"/>
        <w:rPr>
          <w:rFonts w:ascii="Courier New" w:hAnsi="Courier New" w:cs="Courier New"/>
          <w:sz w:val="20"/>
          <w:szCs w:val="20"/>
        </w:rPr>
      </w:pPr>
      <w:r>
        <w:rPr>
          <w:rFonts w:ascii="Courier New" w:hAnsi="Courier New" w:cs="Courier New"/>
          <w:sz w:val="20"/>
          <w:szCs w:val="20"/>
        </w:rPr>
        <w:tab/>
        <w:t>}</w:t>
      </w:r>
    </w:p>
    <w:p w14:paraId="0AAC4A2B" w14:textId="77777777" w:rsidR="00C7776D" w:rsidRDefault="00C7776D" w:rsidP="00C7776D">
      <w:pPr>
        <w:autoSpaceDE w:val="0"/>
        <w:autoSpaceDN w:val="0"/>
        <w:adjustRightInd w:val="0"/>
        <w:rPr>
          <w:rFonts w:ascii="Courier New" w:hAnsi="Courier New" w:cs="Courier New"/>
          <w:sz w:val="20"/>
          <w:szCs w:val="20"/>
        </w:rPr>
      </w:pPr>
      <w:r>
        <w:rPr>
          <w:rFonts w:ascii="Courier New" w:hAnsi="Courier New" w:cs="Courier New"/>
          <w:sz w:val="20"/>
          <w:szCs w:val="20"/>
        </w:rPr>
        <w:t>}</w:t>
      </w:r>
    </w:p>
    <w:p w14:paraId="0EA61988" w14:textId="77777777" w:rsidR="00C7776D" w:rsidRDefault="00C7776D" w:rsidP="00C7776D">
      <w:pPr>
        <w:rPr>
          <w:rFonts w:ascii="Courier New" w:hAnsi="Courier New" w:cs="Courier New"/>
          <w:sz w:val="20"/>
          <w:szCs w:val="20"/>
        </w:rPr>
      </w:pPr>
    </w:p>
    <w:p w14:paraId="4F820516" w14:textId="77777777" w:rsidR="00EC6620" w:rsidRDefault="00EC6620">
      <w:pPr>
        <w:spacing w:line="240" w:lineRule="auto"/>
        <w:rPr>
          <w:ins w:id="128" w:author="Marcos" w:date="2013-12-16T11:24:00Z"/>
          <w:rFonts w:cs="Times New Roman"/>
        </w:rPr>
      </w:pPr>
      <w:ins w:id="129" w:author="Marcos" w:date="2013-12-16T11:24:00Z">
        <w:r>
          <w:rPr>
            <w:rFonts w:cs="Times New Roman"/>
          </w:rPr>
          <w:br w:type="page"/>
        </w:r>
      </w:ins>
    </w:p>
    <w:p w14:paraId="152E3BF1" w14:textId="70CBA4E6" w:rsidR="00C7776D" w:rsidRDefault="00C7776D" w:rsidP="00C7776D">
      <w:pPr>
        <w:jc w:val="both"/>
        <w:rPr>
          <w:ins w:id="130" w:author="Marcos" w:date="2013-12-16T11:24:00Z"/>
          <w:rFonts w:cs="Times New Roman"/>
        </w:rPr>
      </w:pPr>
      <w:r w:rsidRPr="00230D4D">
        <w:rPr>
          <w:rFonts w:cs="Times New Roman"/>
        </w:rPr>
        <w:lastRenderedPageBreak/>
        <w:t>En el archivo xml de configuración para Aether-loader se debería indicar el mapeo de clases con la estructura y datos siguientes:</w:t>
      </w:r>
    </w:p>
    <w:p w14:paraId="2D3BF8FC" w14:textId="77777777" w:rsidR="00EC6620" w:rsidRDefault="00EC6620" w:rsidP="00C7776D">
      <w:pPr>
        <w:jc w:val="both"/>
        <w:rPr>
          <w:rFonts w:cs="Times New Roman"/>
        </w:rPr>
      </w:pPr>
    </w:p>
    <w:p w14:paraId="769FE580" w14:textId="6DFD65EC" w:rsidR="00616FF3" w:rsidRPr="00230D4D" w:rsidDel="00EC6620" w:rsidRDefault="00616FF3" w:rsidP="00C7776D">
      <w:pPr>
        <w:jc w:val="both"/>
        <w:rPr>
          <w:del w:id="131" w:author="Marcos" w:date="2013-12-16T11:24:00Z"/>
          <w:rFonts w:cs="Times New Roman"/>
        </w:rPr>
      </w:pPr>
    </w:p>
    <w:p w14:paraId="29BE559C" w14:textId="77777777" w:rsidR="00C7776D" w:rsidRPr="00CE4261" w:rsidRDefault="00C7776D" w:rsidP="00C7776D">
      <w:pPr>
        <w:autoSpaceDE w:val="0"/>
        <w:autoSpaceDN w:val="0"/>
        <w:adjustRightInd w:val="0"/>
        <w:rPr>
          <w:rFonts w:ascii="Courier New" w:hAnsi="Courier New" w:cs="Courier New"/>
          <w:color w:val="3F7F7F"/>
          <w:sz w:val="20"/>
          <w:szCs w:val="20"/>
          <w:lang w:val="en-US"/>
        </w:rPr>
      </w:pPr>
      <w:r w:rsidRPr="00CE4261">
        <w:rPr>
          <w:rFonts w:ascii="Courier New" w:hAnsi="Courier New" w:cs="Courier New"/>
          <w:color w:val="3F7F7F"/>
          <w:sz w:val="20"/>
          <w:szCs w:val="20"/>
          <w:lang w:val="en-US"/>
        </w:rPr>
        <w:t>&lt;</w:t>
      </w:r>
      <w:proofErr w:type="spellStart"/>
      <w:r w:rsidRPr="00CE4261">
        <w:rPr>
          <w:rFonts w:ascii="Courier New" w:hAnsi="Courier New" w:cs="Courier New"/>
          <w:color w:val="3F7F7F"/>
          <w:sz w:val="20"/>
          <w:szCs w:val="20"/>
          <w:lang w:val="en-US"/>
        </w:rPr>
        <w:t>ClassLoaderConfig</w:t>
      </w:r>
      <w:proofErr w:type="spellEnd"/>
      <w:r w:rsidRPr="00CE4261">
        <w:rPr>
          <w:rFonts w:ascii="Courier New" w:hAnsi="Courier New" w:cs="Courier New"/>
          <w:color w:val="3F7F7F"/>
          <w:sz w:val="20"/>
          <w:szCs w:val="20"/>
          <w:lang w:val="en-US"/>
        </w:rPr>
        <w:t>&gt;</w:t>
      </w:r>
    </w:p>
    <w:p w14:paraId="05E6F8F9" w14:textId="77777777" w:rsidR="00C7776D" w:rsidRPr="00CE4261" w:rsidRDefault="00C7776D" w:rsidP="00C7776D">
      <w:pPr>
        <w:autoSpaceDE w:val="0"/>
        <w:autoSpaceDN w:val="0"/>
        <w:adjustRightInd w:val="0"/>
        <w:rPr>
          <w:rFonts w:ascii="Courier New" w:hAnsi="Courier New" w:cs="Courier New"/>
          <w:sz w:val="20"/>
          <w:szCs w:val="20"/>
          <w:lang w:val="en-US"/>
        </w:rPr>
      </w:pPr>
      <w:r w:rsidRPr="00CE4261">
        <w:rPr>
          <w:rFonts w:ascii="Courier New" w:hAnsi="Courier New" w:cs="Courier New"/>
          <w:sz w:val="20"/>
          <w:szCs w:val="20"/>
          <w:lang w:val="en-US"/>
        </w:rPr>
        <w:tab/>
      </w:r>
      <w:r w:rsidRPr="00CE4261">
        <w:rPr>
          <w:rFonts w:ascii="Courier New" w:hAnsi="Courier New" w:cs="Courier New"/>
          <w:color w:val="008080"/>
          <w:sz w:val="20"/>
          <w:szCs w:val="20"/>
          <w:lang w:val="en-US"/>
        </w:rPr>
        <w:t>&lt;</w:t>
      </w:r>
      <w:proofErr w:type="spellStart"/>
      <w:proofErr w:type="gramStart"/>
      <w:r w:rsidRPr="00CE4261">
        <w:rPr>
          <w:rFonts w:ascii="Courier New" w:hAnsi="Courier New" w:cs="Courier New"/>
          <w:color w:val="3F7F7F"/>
          <w:sz w:val="20"/>
          <w:szCs w:val="20"/>
          <w:lang w:val="en-US"/>
        </w:rPr>
        <w:t>classException</w:t>
      </w:r>
      <w:proofErr w:type="spellEnd"/>
      <w:proofErr w:type="gramEnd"/>
      <w:r w:rsidRPr="00CE4261">
        <w:rPr>
          <w:rFonts w:ascii="Courier New" w:hAnsi="Courier New" w:cs="Courier New"/>
          <w:color w:val="008080"/>
          <w:sz w:val="20"/>
          <w:szCs w:val="20"/>
          <w:lang w:val="en-US"/>
        </w:rPr>
        <w:t>&gt;</w:t>
      </w:r>
    </w:p>
    <w:p w14:paraId="08EA1DE2" w14:textId="77777777" w:rsidR="00C7776D" w:rsidRPr="00CE4261" w:rsidRDefault="00C7776D" w:rsidP="00C7776D">
      <w:pPr>
        <w:autoSpaceDE w:val="0"/>
        <w:autoSpaceDN w:val="0"/>
        <w:adjustRightInd w:val="0"/>
        <w:rPr>
          <w:rFonts w:ascii="Courier New" w:hAnsi="Courier New" w:cs="Courier New"/>
          <w:sz w:val="20"/>
          <w:szCs w:val="20"/>
          <w:lang w:val="en-US"/>
        </w:rPr>
      </w:pPr>
      <w:r w:rsidRPr="00CE4261">
        <w:rPr>
          <w:rFonts w:ascii="Courier New" w:hAnsi="Courier New" w:cs="Courier New"/>
          <w:sz w:val="20"/>
          <w:szCs w:val="20"/>
          <w:lang w:val="en-US"/>
        </w:rPr>
        <w:tab/>
      </w:r>
      <w:r w:rsidRPr="00CE4261">
        <w:rPr>
          <w:rFonts w:ascii="Courier New" w:hAnsi="Courier New" w:cs="Courier New"/>
          <w:sz w:val="20"/>
          <w:szCs w:val="20"/>
          <w:lang w:val="en-US"/>
        </w:rPr>
        <w:tab/>
      </w:r>
      <w:r w:rsidRPr="00CE4261">
        <w:rPr>
          <w:rFonts w:ascii="Courier New" w:hAnsi="Courier New" w:cs="Courier New"/>
          <w:color w:val="008080"/>
          <w:sz w:val="20"/>
          <w:szCs w:val="20"/>
          <w:lang w:val="en-US"/>
        </w:rPr>
        <w:t>&lt;</w:t>
      </w:r>
      <w:proofErr w:type="spellStart"/>
      <w:proofErr w:type="gramStart"/>
      <w:r w:rsidRPr="00CE4261">
        <w:rPr>
          <w:rFonts w:ascii="Courier New" w:hAnsi="Courier New" w:cs="Courier New"/>
          <w:color w:val="3F7F7F"/>
          <w:sz w:val="20"/>
          <w:szCs w:val="20"/>
          <w:lang w:val="en-US"/>
        </w:rPr>
        <w:t>srcClass</w:t>
      </w:r>
      <w:proofErr w:type="spellEnd"/>
      <w:r w:rsidRPr="00CE4261">
        <w:rPr>
          <w:rFonts w:ascii="Courier New" w:hAnsi="Courier New" w:cs="Courier New"/>
          <w:color w:val="008080"/>
          <w:sz w:val="20"/>
          <w:szCs w:val="20"/>
          <w:lang w:val="en-US"/>
        </w:rPr>
        <w:t>&gt;</w:t>
      </w:r>
      <w:proofErr w:type="gramEnd"/>
      <w:r>
        <w:rPr>
          <w:rFonts w:ascii="Courier New" w:hAnsi="Courier New" w:cs="Courier New"/>
          <w:sz w:val="20"/>
          <w:szCs w:val="20"/>
          <w:lang w:val="en-US"/>
        </w:rPr>
        <w:t>Clase1</w:t>
      </w:r>
      <w:r w:rsidRPr="00CE4261">
        <w:rPr>
          <w:rFonts w:ascii="Courier New" w:hAnsi="Courier New" w:cs="Courier New"/>
          <w:color w:val="008080"/>
          <w:sz w:val="20"/>
          <w:szCs w:val="20"/>
          <w:lang w:val="en-US"/>
        </w:rPr>
        <w:t>&lt;/</w:t>
      </w:r>
      <w:proofErr w:type="spellStart"/>
      <w:r w:rsidRPr="00CE4261">
        <w:rPr>
          <w:rFonts w:ascii="Courier New" w:hAnsi="Courier New" w:cs="Courier New"/>
          <w:color w:val="3F7F7F"/>
          <w:sz w:val="20"/>
          <w:szCs w:val="20"/>
          <w:lang w:val="en-US"/>
        </w:rPr>
        <w:t>srcClass</w:t>
      </w:r>
      <w:proofErr w:type="spellEnd"/>
      <w:r w:rsidRPr="00CE4261">
        <w:rPr>
          <w:rFonts w:ascii="Courier New" w:hAnsi="Courier New" w:cs="Courier New"/>
          <w:color w:val="008080"/>
          <w:sz w:val="20"/>
          <w:szCs w:val="20"/>
          <w:lang w:val="en-US"/>
        </w:rPr>
        <w:t>&gt;</w:t>
      </w:r>
    </w:p>
    <w:p w14:paraId="18892E23" w14:textId="77777777" w:rsidR="00C7776D" w:rsidRPr="00CE4261" w:rsidRDefault="00C7776D" w:rsidP="00C7776D">
      <w:pPr>
        <w:autoSpaceDE w:val="0"/>
        <w:autoSpaceDN w:val="0"/>
        <w:adjustRightInd w:val="0"/>
        <w:rPr>
          <w:rFonts w:ascii="Courier New" w:hAnsi="Courier New" w:cs="Courier New"/>
          <w:sz w:val="20"/>
          <w:szCs w:val="20"/>
          <w:lang w:val="en-US"/>
        </w:rPr>
      </w:pPr>
      <w:r w:rsidRPr="00CE4261">
        <w:rPr>
          <w:rFonts w:ascii="Courier New" w:hAnsi="Courier New" w:cs="Courier New"/>
          <w:sz w:val="20"/>
          <w:szCs w:val="20"/>
          <w:lang w:val="en-US"/>
        </w:rPr>
        <w:tab/>
      </w:r>
      <w:r w:rsidRPr="00CE4261">
        <w:rPr>
          <w:rFonts w:ascii="Courier New" w:hAnsi="Courier New" w:cs="Courier New"/>
          <w:sz w:val="20"/>
          <w:szCs w:val="20"/>
          <w:lang w:val="en-US"/>
        </w:rPr>
        <w:tab/>
      </w:r>
      <w:r w:rsidRPr="00CE4261">
        <w:rPr>
          <w:rFonts w:ascii="Courier New" w:hAnsi="Courier New" w:cs="Courier New"/>
          <w:color w:val="008080"/>
          <w:sz w:val="20"/>
          <w:szCs w:val="20"/>
          <w:lang w:val="en-US"/>
        </w:rPr>
        <w:t>&lt;</w:t>
      </w:r>
      <w:proofErr w:type="spellStart"/>
      <w:proofErr w:type="gramStart"/>
      <w:r w:rsidRPr="00CE4261">
        <w:rPr>
          <w:rFonts w:ascii="Courier New" w:hAnsi="Courier New" w:cs="Courier New"/>
          <w:color w:val="3F7F7F"/>
          <w:sz w:val="20"/>
          <w:szCs w:val="20"/>
          <w:lang w:val="en-US"/>
        </w:rPr>
        <w:t>dstClass</w:t>
      </w:r>
      <w:proofErr w:type="spellEnd"/>
      <w:r w:rsidRPr="00CE4261">
        <w:rPr>
          <w:rFonts w:ascii="Courier New" w:hAnsi="Courier New" w:cs="Courier New"/>
          <w:color w:val="008080"/>
          <w:sz w:val="20"/>
          <w:szCs w:val="20"/>
          <w:lang w:val="en-US"/>
        </w:rPr>
        <w:t>&gt;</w:t>
      </w:r>
      <w:proofErr w:type="spellStart"/>
      <w:proofErr w:type="gramEnd"/>
      <w:r>
        <w:rPr>
          <w:rFonts w:ascii="Courier New" w:hAnsi="Courier New" w:cs="Courier New"/>
          <w:sz w:val="20"/>
          <w:szCs w:val="20"/>
          <w:lang w:val="en-US"/>
        </w:rPr>
        <w:t>ClaseAdapter</w:t>
      </w:r>
      <w:proofErr w:type="spellEnd"/>
      <w:r w:rsidRPr="00CE4261">
        <w:rPr>
          <w:rFonts w:ascii="Courier New" w:hAnsi="Courier New" w:cs="Courier New"/>
          <w:color w:val="008080"/>
          <w:sz w:val="20"/>
          <w:szCs w:val="20"/>
          <w:lang w:val="en-US"/>
        </w:rPr>
        <w:t>&lt;/</w:t>
      </w:r>
      <w:proofErr w:type="spellStart"/>
      <w:r w:rsidRPr="00CE4261">
        <w:rPr>
          <w:rFonts w:ascii="Courier New" w:hAnsi="Courier New" w:cs="Courier New"/>
          <w:color w:val="3F7F7F"/>
          <w:sz w:val="20"/>
          <w:szCs w:val="20"/>
          <w:lang w:val="en-US"/>
        </w:rPr>
        <w:t>dstClass</w:t>
      </w:r>
      <w:proofErr w:type="spellEnd"/>
      <w:r w:rsidRPr="00CE4261">
        <w:rPr>
          <w:rFonts w:ascii="Courier New" w:hAnsi="Courier New" w:cs="Courier New"/>
          <w:color w:val="008080"/>
          <w:sz w:val="20"/>
          <w:szCs w:val="20"/>
          <w:lang w:val="en-US"/>
        </w:rPr>
        <w:t>&gt;</w:t>
      </w:r>
    </w:p>
    <w:p w14:paraId="61BBAFAF" w14:textId="77777777" w:rsidR="00C7776D" w:rsidRPr="009E3E50" w:rsidRDefault="00C7776D" w:rsidP="00C7776D">
      <w:pPr>
        <w:autoSpaceDE w:val="0"/>
        <w:autoSpaceDN w:val="0"/>
        <w:adjustRightInd w:val="0"/>
        <w:rPr>
          <w:rFonts w:ascii="Courier New" w:hAnsi="Courier New" w:cs="Courier New"/>
          <w:sz w:val="20"/>
          <w:szCs w:val="20"/>
          <w:lang w:val="en-US"/>
        </w:rPr>
      </w:pPr>
      <w:r w:rsidRPr="00CE4261">
        <w:rPr>
          <w:rFonts w:ascii="Courier New" w:hAnsi="Courier New" w:cs="Courier New"/>
          <w:sz w:val="20"/>
          <w:szCs w:val="20"/>
          <w:lang w:val="en-US"/>
        </w:rPr>
        <w:tab/>
      </w:r>
      <w:r w:rsidRPr="009E3E50">
        <w:rPr>
          <w:rFonts w:ascii="Courier New" w:hAnsi="Courier New" w:cs="Courier New"/>
          <w:color w:val="008080"/>
          <w:sz w:val="20"/>
          <w:szCs w:val="20"/>
          <w:lang w:val="en-US"/>
        </w:rPr>
        <w:t>&lt;/</w:t>
      </w:r>
      <w:proofErr w:type="spellStart"/>
      <w:r w:rsidRPr="009E3E50">
        <w:rPr>
          <w:rFonts w:ascii="Courier New" w:hAnsi="Courier New" w:cs="Courier New"/>
          <w:color w:val="3F7F7F"/>
          <w:sz w:val="20"/>
          <w:szCs w:val="20"/>
          <w:lang w:val="en-US"/>
        </w:rPr>
        <w:t>classException</w:t>
      </w:r>
      <w:proofErr w:type="spellEnd"/>
      <w:r w:rsidRPr="009E3E50">
        <w:rPr>
          <w:rFonts w:ascii="Courier New" w:hAnsi="Courier New" w:cs="Courier New"/>
          <w:color w:val="008080"/>
          <w:sz w:val="20"/>
          <w:szCs w:val="20"/>
          <w:lang w:val="en-US"/>
        </w:rPr>
        <w:t>&gt;</w:t>
      </w:r>
    </w:p>
    <w:p w14:paraId="784FA489" w14:textId="77777777" w:rsidR="00C7776D" w:rsidRPr="009E3E50" w:rsidRDefault="00C7776D" w:rsidP="00C7776D">
      <w:pPr>
        <w:autoSpaceDE w:val="0"/>
        <w:autoSpaceDN w:val="0"/>
        <w:adjustRightInd w:val="0"/>
        <w:rPr>
          <w:rFonts w:ascii="Courier New" w:hAnsi="Courier New" w:cs="Courier New"/>
          <w:color w:val="3F7F7F"/>
          <w:sz w:val="20"/>
          <w:szCs w:val="20"/>
          <w:lang w:val="en-US"/>
        </w:rPr>
      </w:pPr>
      <w:r w:rsidRPr="009E3E50">
        <w:rPr>
          <w:rFonts w:ascii="Courier New" w:hAnsi="Courier New" w:cs="Courier New"/>
          <w:color w:val="3F7F7F"/>
          <w:sz w:val="20"/>
          <w:szCs w:val="20"/>
          <w:lang w:val="en-US"/>
        </w:rPr>
        <w:t>&lt;/</w:t>
      </w:r>
      <w:proofErr w:type="spellStart"/>
      <w:r w:rsidRPr="009E3E50">
        <w:rPr>
          <w:rFonts w:ascii="Courier New" w:hAnsi="Courier New" w:cs="Courier New"/>
          <w:color w:val="3F7F7F"/>
          <w:sz w:val="20"/>
          <w:szCs w:val="20"/>
          <w:lang w:val="en-US"/>
        </w:rPr>
        <w:t>ClassLoaderConfig</w:t>
      </w:r>
      <w:proofErr w:type="spellEnd"/>
      <w:r w:rsidRPr="009E3E50">
        <w:rPr>
          <w:rFonts w:ascii="Courier New" w:hAnsi="Courier New" w:cs="Courier New"/>
          <w:color w:val="3F7F7F"/>
          <w:sz w:val="20"/>
          <w:szCs w:val="20"/>
          <w:lang w:val="en-US"/>
        </w:rPr>
        <w:t>&gt;</w:t>
      </w:r>
    </w:p>
    <w:p w14:paraId="2268256A" w14:textId="77777777" w:rsidR="00C7776D" w:rsidRPr="009E3E50" w:rsidRDefault="00C7776D" w:rsidP="00C7776D">
      <w:pPr>
        <w:rPr>
          <w:lang w:val="en-US"/>
        </w:rPr>
      </w:pPr>
    </w:p>
    <w:p w14:paraId="107020E9" w14:textId="77777777" w:rsidR="00C7776D" w:rsidRPr="00230D4D" w:rsidRDefault="00C7776D" w:rsidP="00C7776D">
      <w:pPr>
        <w:jc w:val="both"/>
        <w:rPr>
          <w:rFonts w:cs="Times New Roman"/>
        </w:rPr>
      </w:pPr>
      <w:r w:rsidRPr="00230D4D">
        <w:rPr>
          <w:rFonts w:cs="Times New Roman"/>
        </w:rPr>
        <w:t xml:space="preserve">Al correr la aplicación con estos elementos, el classloader irá cargando las clases correspondientes a medida que </w:t>
      </w:r>
      <w:r>
        <w:rPr>
          <w:rFonts w:cs="Times New Roman"/>
        </w:rPr>
        <w:t xml:space="preserve">se </w:t>
      </w:r>
      <w:r w:rsidRPr="00230D4D">
        <w:rPr>
          <w:rFonts w:cs="Times New Roman"/>
        </w:rPr>
        <w:t>soliciten verificando que sean diferentes a la especificada en el archivo de configuración (“Clase1”). En caso de detectar que la clase que se solicitó coincide con la especificada, procederá a cargarla y modificar</w:t>
      </w:r>
      <w:r>
        <w:rPr>
          <w:rFonts w:cs="Times New Roman"/>
        </w:rPr>
        <w:t>la</w:t>
      </w:r>
      <w:r w:rsidRPr="00230D4D">
        <w:rPr>
          <w:rFonts w:cs="Times New Roman"/>
        </w:rPr>
        <w:t xml:space="preserve"> resultando ésta en el código que se muestra a continuación:</w:t>
      </w:r>
    </w:p>
    <w:p w14:paraId="38AB5679" w14:textId="77777777" w:rsidR="00C7776D" w:rsidRDefault="00C7776D" w:rsidP="00C7776D"/>
    <w:p w14:paraId="202132E8" w14:textId="77777777" w:rsidR="00C7776D" w:rsidRPr="00813071" w:rsidRDefault="00C7776D" w:rsidP="00C7776D">
      <w:pPr>
        <w:autoSpaceDE w:val="0"/>
        <w:autoSpaceDN w:val="0"/>
        <w:adjustRightInd w:val="0"/>
        <w:rPr>
          <w:rFonts w:ascii="Courier New" w:hAnsi="Courier New" w:cs="Courier New"/>
          <w:sz w:val="20"/>
          <w:szCs w:val="20"/>
          <w:lang w:val="en-US"/>
        </w:rPr>
      </w:pPr>
      <w:proofErr w:type="gramStart"/>
      <w:r w:rsidRPr="00813071">
        <w:rPr>
          <w:rFonts w:ascii="Courier New" w:hAnsi="Courier New" w:cs="Courier New"/>
          <w:b/>
          <w:bCs/>
          <w:color w:val="7F0055"/>
          <w:sz w:val="20"/>
          <w:szCs w:val="20"/>
          <w:lang w:val="en-US"/>
        </w:rPr>
        <w:t>public</w:t>
      </w:r>
      <w:proofErr w:type="gramEnd"/>
      <w:r w:rsidRPr="00813071">
        <w:rPr>
          <w:rFonts w:ascii="Courier New" w:hAnsi="Courier New" w:cs="Courier New"/>
          <w:sz w:val="20"/>
          <w:szCs w:val="20"/>
          <w:lang w:val="en-US"/>
        </w:rPr>
        <w:t xml:space="preserve"> </w:t>
      </w:r>
      <w:r w:rsidRPr="00813071">
        <w:rPr>
          <w:rFonts w:ascii="Courier New" w:hAnsi="Courier New" w:cs="Courier New"/>
          <w:b/>
          <w:bCs/>
          <w:color w:val="7F0055"/>
          <w:sz w:val="20"/>
          <w:szCs w:val="20"/>
          <w:lang w:val="en-US"/>
        </w:rPr>
        <w:t>class</w:t>
      </w:r>
      <w:r w:rsidRPr="00813071">
        <w:rPr>
          <w:rFonts w:ascii="Courier New" w:hAnsi="Courier New" w:cs="Courier New"/>
          <w:sz w:val="20"/>
          <w:szCs w:val="20"/>
          <w:lang w:val="en-US"/>
        </w:rPr>
        <w:t xml:space="preserve"> Clase1 {</w:t>
      </w:r>
    </w:p>
    <w:p w14:paraId="34AAA4AE" w14:textId="77777777" w:rsidR="00C7776D" w:rsidRPr="00813071" w:rsidRDefault="00C7776D" w:rsidP="00C7776D">
      <w:pPr>
        <w:autoSpaceDE w:val="0"/>
        <w:autoSpaceDN w:val="0"/>
        <w:adjustRightInd w:val="0"/>
        <w:rPr>
          <w:rFonts w:ascii="Courier New" w:hAnsi="Courier New" w:cs="Courier New"/>
          <w:sz w:val="20"/>
          <w:szCs w:val="20"/>
          <w:lang w:val="en-US"/>
        </w:rPr>
      </w:pPr>
      <w:r w:rsidRPr="00813071">
        <w:rPr>
          <w:rFonts w:ascii="Courier New" w:hAnsi="Courier New" w:cs="Courier New"/>
          <w:sz w:val="20"/>
          <w:szCs w:val="20"/>
          <w:lang w:val="en-US"/>
        </w:rPr>
        <w:tab/>
      </w:r>
      <w:proofErr w:type="gramStart"/>
      <w:r w:rsidRPr="00813071">
        <w:rPr>
          <w:rFonts w:ascii="Courier New" w:hAnsi="Courier New" w:cs="Courier New"/>
          <w:b/>
          <w:bCs/>
          <w:color w:val="7F0055"/>
          <w:sz w:val="20"/>
          <w:szCs w:val="20"/>
          <w:lang w:val="en-US"/>
        </w:rPr>
        <w:t>public</w:t>
      </w:r>
      <w:proofErr w:type="gramEnd"/>
      <w:r w:rsidRPr="00813071">
        <w:rPr>
          <w:rFonts w:ascii="Courier New" w:hAnsi="Courier New" w:cs="Courier New"/>
          <w:sz w:val="20"/>
          <w:szCs w:val="20"/>
          <w:lang w:val="en-US"/>
        </w:rPr>
        <w:t xml:space="preserve"> String metodo1(</w:t>
      </w:r>
      <w:proofErr w:type="spellStart"/>
      <w:r w:rsidRPr="00813071">
        <w:rPr>
          <w:rFonts w:ascii="Courier New" w:hAnsi="Courier New" w:cs="Courier New"/>
          <w:b/>
          <w:bCs/>
          <w:color w:val="7F0055"/>
          <w:sz w:val="20"/>
          <w:szCs w:val="20"/>
          <w:lang w:val="en-US"/>
        </w:rPr>
        <w:t>int</w:t>
      </w:r>
      <w:proofErr w:type="spellEnd"/>
      <w:r w:rsidRPr="00813071">
        <w:rPr>
          <w:rFonts w:ascii="Courier New" w:hAnsi="Courier New" w:cs="Courier New"/>
          <w:sz w:val="20"/>
          <w:szCs w:val="20"/>
          <w:lang w:val="en-US"/>
        </w:rPr>
        <w:t xml:space="preserve"> param1) {</w:t>
      </w:r>
    </w:p>
    <w:p w14:paraId="117C7C1C" w14:textId="77777777" w:rsidR="00C7776D" w:rsidRPr="005A7357" w:rsidRDefault="00C7776D" w:rsidP="00C7776D">
      <w:pPr>
        <w:autoSpaceDE w:val="0"/>
        <w:autoSpaceDN w:val="0"/>
        <w:adjustRightInd w:val="0"/>
        <w:rPr>
          <w:rFonts w:ascii="Courier New" w:hAnsi="Courier New" w:cs="Courier New"/>
          <w:sz w:val="20"/>
          <w:szCs w:val="20"/>
        </w:rPr>
      </w:pPr>
      <w:r w:rsidRPr="00813071">
        <w:rPr>
          <w:rFonts w:ascii="Courier New" w:hAnsi="Courier New" w:cs="Courier New"/>
          <w:sz w:val="20"/>
          <w:szCs w:val="20"/>
          <w:lang w:val="en-US"/>
        </w:rPr>
        <w:tab/>
      </w:r>
      <w:r w:rsidRPr="00813071">
        <w:rPr>
          <w:rFonts w:ascii="Courier New" w:hAnsi="Courier New" w:cs="Courier New"/>
          <w:sz w:val="20"/>
          <w:szCs w:val="20"/>
          <w:lang w:val="en-US"/>
        </w:rPr>
        <w:tab/>
      </w:r>
      <w:proofErr w:type="spellStart"/>
      <w:proofErr w:type="gramStart"/>
      <w:r w:rsidRPr="005A7357">
        <w:rPr>
          <w:rFonts w:ascii="Courier New" w:hAnsi="Courier New" w:cs="Courier New"/>
          <w:b/>
          <w:bCs/>
          <w:color w:val="7F0055"/>
          <w:sz w:val="20"/>
          <w:szCs w:val="20"/>
        </w:rPr>
        <w:t>return</w:t>
      </w:r>
      <w:proofErr w:type="spellEnd"/>
      <w:proofErr w:type="gramEnd"/>
      <w:r w:rsidRPr="005A7357">
        <w:rPr>
          <w:rFonts w:ascii="Courier New" w:hAnsi="Courier New" w:cs="Courier New"/>
          <w:sz w:val="20"/>
          <w:szCs w:val="20"/>
        </w:rPr>
        <w:t xml:space="preserve"> </w:t>
      </w:r>
      <w:proofErr w:type="spellStart"/>
      <w:r w:rsidRPr="005A7357">
        <w:rPr>
          <w:rFonts w:ascii="Courier New" w:hAnsi="Courier New" w:cs="Courier New"/>
          <w:sz w:val="20"/>
          <w:szCs w:val="20"/>
        </w:rPr>
        <w:t>ClaseAdapter.</w:t>
      </w:r>
      <w:r w:rsidRPr="005A7357">
        <w:rPr>
          <w:rFonts w:ascii="Courier New" w:hAnsi="Courier New" w:cs="Courier New"/>
          <w:i/>
          <w:iCs/>
          <w:sz w:val="20"/>
          <w:szCs w:val="20"/>
        </w:rPr>
        <w:t>getInstance</w:t>
      </w:r>
      <w:proofErr w:type="spellEnd"/>
      <w:r w:rsidRPr="005A7357">
        <w:rPr>
          <w:rFonts w:ascii="Courier New" w:hAnsi="Courier New" w:cs="Courier New"/>
          <w:sz w:val="20"/>
          <w:szCs w:val="20"/>
        </w:rPr>
        <w:t>().metodo1(param1);</w:t>
      </w:r>
    </w:p>
    <w:p w14:paraId="6FB1E9ED" w14:textId="77777777" w:rsidR="00C7776D" w:rsidRDefault="00C7776D" w:rsidP="00C7776D">
      <w:pPr>
        <w:autoSpaceDE w:val="0"/>
        <w:autoSpaceDN w:val="0"/>
        <w:adjustRightInd w:val="0"/>
        <w:rPr>
          <w:rFonts w:ascii="Courier New" w:hAnsi="Courier New" w:cs="Courier New"/>
          <w:sz w:val="20"/>
          <w:szCs w:val="20"/>
        </w:rPr>
      </w:pPr>
      <w:r w:rsidRPr="005A7357">
        <w:rPr>
          <w:rFonts w:ascii="Courier New" w:hAnsi="Courier New" w:cs="Courier New"/>
          <w:sz w:val="20"/>
          <w:szCs w:val="20"/>
        </w:rPr>
        <w:tab/>
      </w:r>
      <w:r>
        <w:rPr>
          <w:rFonts w:ascii="Courier New" w:hAnsi="Courier New" w:cs="Courier New"/>
          <w:sz w:val="20"/>
          <w:szCs w:val="20"/>
        </w:rPr>
        <w:t>}</w:t>
      </w:r>
    </w:p>
    <w:p w14:paraId="17682C4D" w14:textId="77777777" w:rsidR="00C7776D" w:rsidRDefault="00C7776D" w:rsidP="00C7776D">
      <w:pPr>
        <w:rPr>
          <w:rFonts w:ascii="Courier New" w:hAnsi="Courier New" w:cs="Courier New"/>
          <w:sz w:val="20"/>
          <w:szCs w:val="20"/>
        </w:rPr>
      </w:pPr>
      <w:r>
        <w:rPr>
          <w:rFonts w:ascii="Courier New" w:hAnsi="Courier New" w:cs="Courier New"/>
          <w:sz w:val="20"/>
          <w:szCs w:val="20"/>
        </w:rPr>
        <w:t>}</w:t>
      </w:r>
    </w:p>
    <w:p w14:paraId="12783B8D" w14:textId="77777777" w:rsidR="00C7776D" w:rsidRDefault="00C7776D" w:rsidP="00C7776D">
      <w:pPr>
        <w:rPr>
          <w:rFonts w:ascii="Courier New" w:hAnsi="Courier New" w:cs="Courier New"/>
          <w:sz w:val="20"/>
          <w:szCs w:val="20"/>
        </w:rPr>
      </w:pPr>
    </w:p>
    <w:p w14:paraId="29913ED4" w14:textId="77777777" w:rsidR="00C7776D" w:rsidRDefault="00C7776D" w:rsidP="00C7776D">
      <w:pPr>
        <w:jc w:val="both"/>
        <w:rPr>
          <w:rFonts w:cs="Times New Roman"/>
        </w:rPr>
      </w:pPr>
      <w:r w:rsidRPr="00230D4D">
        <w:rPr>
          <w:rFonts w:cs="Times New Roman"/>
        </w:rPr>
        <w:t xml:space="preserve">Gracias a este procedimiento de detección y modificación de código en tiempo de ejecución se libra </w:t>
      </w:r>
      <w:r>
        <w:rPr>
          <w:rFonts w:cs="Times New Roman"/>
        </w:rPr>
        <w:t xml:space="preserve">al usuario </w:t>
      </w:r>
      <w:r w:rsidRPr="00230D4D">
        <w:rPr>
          <w:rFonts w:cs="Times New Roman"/>
        </w:rPr>
        <w:t>en gran medida de tener que realizar cambios en la aplica</w:t>
      </w:r>
      <w:r>
        <w:rPr>
          <w:rFonts w:cs="Times New Roman"/>
        </w:rPr>
        <w:t>ción ya desarrollada. Las aplicaciones ya desarrolladas que suelen necesitar la intervención del usuario para adaptar su código a Aether son las que hagan uso de classloaders personalizados. En estos casos se debe modificar el código del classloader de la aplicación para delegar la carga de clases al cargador de Aether.</w:t>
      </w:r>
    </w:p>
    <w:p w14:paraId="6F345057" w14:textId="77777777" w:rsidR="00616FF3" w:rsidRDefault="00616FF3" w:rsidP="00C7776D">
      <w:pPr>
        <w:jc w:val="both"/>
        <w:rPr>
          <w:rFonts w:cs="Times New Roman"/>
        </w:rPr>
      </w:pPr>
    </w:p>
    <w:p w14:paraId="4424241B" w14:textId="77777777" w:rsidR="00C7776D" w:rsidRPr="00230D4D" w:rsidRDefault="00C7776D" w:rsidP="00C7776D">
      <w:pPr>
        <w:jc w:val="both"/>
        <w:rPr>
          <w:rFonts w:cs="Times New Roman"/>
        </w:rPr>
      </w:pPr>
      <w:r>
        <w:rPr>
          <w:rFonts w:cs="Times New Roman"/>
        </w:rPr>
        <w:t>Es muy importante destacar</w:t>
      </w:r>
      <w:r w:rsidRPr="00230D4D">
        <w:rPr>
          <w:rFonts w:cs="Times New Roman"/>
        </w:rPr>
        <w:t xml:space="preserve"> que para activar el uso del classloader de Aether se debe utilizar un switch adicional para la máquina virtual de Java. Esto permite definir</w:t>
      </w:r>
      <w:r>
        <w:rPr>
          <w:rFonts w:cs="Times New Roman"/>
        </w:rPr>
        <w:t>lo</w:t>
      </w:r>
      <w:r w:rsidRPr="00230D4D">
        <w:rPr>
          <w:rFonts w:cs="Times New Roman"/>
        </w:rPr>
        <w:t xml:space="preserve"> como classloader del </w:t>
      </w:r>
      <w:r>
        <w:rPr>
          <w:rFonts w:cs="Times New Roman"/>
        </w:rPr>
        <w:t>s</w:t>
      </w:r>
      <w:r w:rsidRPr="00230D4D">
        <w:rPr>
          <w:rFonts w:cs="Times New Roman"/>
        </w:rPr>
        <w:t>istema</w:t>
      </w:r>
      <w:r>
        <w:rPr>
          <w:rFonts w:cs="Times New Roman"/>
        </w:rPr>
        <w:t xml:space="preserve"> y de esta forma poder </w:t>
      </w:r>
      <w:r w:rsidRPr="00230D4D">
        <w:rPr>
          <w:rFonts w:cs="Times New Roman"/>
        </w:rPr>
        <w:t xml:space="preserve">interceptar y redireccionar las llamadas hacia los adapters. El parámetro que debe especificarse </w:t>
      </w:r>
      <w:r>
        <w:rPr>
          <w:rFonts w:cs="Times New Roman"/>
        </w:rPr>
        <w:t xml:space="preserve">para ejecutar la aplicación </w:t>
      </w:r>
      <w:r w:rsidRPr="00230D4D">
        <w:rPr>
          <w:rFonts w:cs="Times New Roman"/>
        </w:rPr>
        <w:t xml:space="preserve">es el siguiente: </w:t>
      </w:r>
    </w:p>
    <w:p w14:paraId="44FB08B9" w14:textId="77777777" w:rsidR="00616FF3" w:rsidRDefault="00616FF3" w:rsidP="00C7776D">
      <w:pPr>
        <w:ind w:firstLine="708"/>
        <w:jc w:val="both"/>
        <w:rPr>
          <w:rFonts w:cs="Times New Roman"/>
          <w:i/>
          <w:iCs/>
        </w:rPr>
      </w:pPr>
    </w:p>
    <w:p w14:paraId="3989F886" w14:textId="77777777" w:rsidR="00C7776D" w:rsidRPr="00230D4D" w:rsidRDefault="00C7776D" w:rsidP="00C7776D">
      <w:pPr>
        <w:ind w:firstLine="708"/>
        <w:jc w:val="both"/>
        <w:rPr>
          <w:rFonts w:cs="Times New Roman"/>
          <w:i/>
          <w:iCs/>
        </w:rPr>
      </w:pPr>
      <w:r w:rsidRPr="00230D4D">
        <w:rPr>
          <w:rFonts w:cs="Times New Roman"/>
          <w:i/>
          <w:iCs/>
        </w:rPr>
        <w:t>-Djava.system.class.loader=com.tesis.aether.loader.core.JavasistClassLoader</w:t>
      </w:r>
    </w:p>
    <w:p w14:paraId="7D1008EA" w14:textId="77777777" w:rsidR="00C7776D" w:rsidRPr="00230D4D" w:rsidRDefault="00C7776D" w:rsidP="00C7776D">
      <w:pPr>
        <w:rPr>
          <w:rFonts w:cs="Times New Roman"/>
        </w:rPr>
      </w:pPr>
    </w:p>
    <w:p w14:paraId="6B32E9D9" w14:textId="77777777" w:rsidR="00C7776D" w:rsidRPr="00230D4D" w:rsidRDefault="00C7776D" w:rsidP="00C7776D">
      <w:pPr>
        <w:jc w:val="both"/>
        <w:rPr>
          <w:rFonts w:cs="Times New Roman"/>
        </w:rPr>
      </w:pPr>
      <w:r w:rsidRPr="00230D4D">
        <w:rPr>
          <w:rFonts w:cs="Times New Roman"/>
        </w:rPr>
        <w:lastRenderedPageBreak/>
        <w:t xml:space="preserve">Como </w:t>
      </w:r>
      <w:r>
        <w:rPr>
          <w:rFonts w:cs="Times New Roman"/>
        </w:rPr>
        <w:t>es de suponer</w:t>
      </w:r>
      <w:r w:rsidRPr="00230D4D">
        <w:rPr>
          <w:rFonts w:cs="Times New Roman"/>
        </w:rPr>
        <w:t xml:space="preserve">, el cargador de adapters se encuentra entre la aplicación del usuario y el framework </w:t>
      </w:r>
      <w:r>
        <w:rPr>
          <w:rFonts w:cs="Times New Roman"/>
        </w:rPr>
        <w:t>que ésta utiliza</w:t>
      </w:r>
      <w:r w:rsidRPr="00230D4D">
        <w:rPr>
          <w:rFonts w:cs="Times New Roman"/>
        </w:rPr>
        <w:t xml:space="preserve">. Una vez </w:t>
      </w:r>
      <w:r>
        <w:rPr>
          <w:rFonts w:cs="Times New Roman"/>
        </w:rPr>
        <w:t xml:space="preserve">iniciada la aplicación utilizando este </w:t>
      </w:r>
      <w:r w:rsidRPr="00230D4D">
        <w:rPr>
          <w:rFonts w:cs="Times New Roman"/>
        </w:rPr>
        <w:t>módulo</w:t>
      </w:r>
      <w:r>
        <w:rPr>
          <w:rFonts w:cs="Times New Roman"/>
        </w:rPr>
        <w:t>,</w:t>
      </w:r>
      <w:r w:rsidRPr="00230D4D">
        <w:rPr>
          <w:rFonts w:cs="Times New Roman"/>
        </w:rPr>
        <w:t xml:space="preserve"> </w:t>
      </w:r>
      <w:r>
        <w:rPr>
          <w:rFonts w:cs="Times New Roman"/>
        </w:rPr>
        <w:t xml:space="preserve">Aether </w:t>
      </w:r>
      <w:r w:rsidRPr="00230D4D">
        <w:rPr>
          <w:rFonts w:cs="Times New Roman"/>
        </w:rPr>
        <w:t>comienza a capturar las invocaciones de la aplicación del usuario a la herramienta objetivo (jClouds</w:t>
      </w:r>
      <w:r>
        <w:rPr>
          <w:rFonts w:cs="Times New Roman"/>
        </w:rPr>
        <w:t xml:space="preserve"> por ejemplo</w:t>
      </w:r>
      <w:r w:rsidRPr="00230D4D">
        <w:rPr>
          <w:rFonts w:cs="Times New Roman"/>
        </w:rPr>
        <w:t xml:space="preserve">). Cuando </w:t>
      </w:r>
      <w:r>
        <w:rPr>
          <w:rFonts w:cs="Times New Roman"/>
        </w:rPr>
        <w:t>se</w:t>
      </w:r>
      <w:r w:rsidRPr="00230D4D">
        <w:rPr>
          <w:rFonts w:cs="Times New Roman"/>
        </w:rPr>
        <w:t xml:space="preserve"> detecta un método de interés </w:t>
      </w:r>
      <w:r>
        <w:rPr>
          <w:rFonts w:cs="Times New Roman"/>
        </w:rPr>
        <w:t xml:space="preserve">se </w:t>
      </w:r>
      <w:r w:rsidRPr="00230D4D">
        <w:rPr>
          <w:rFonts w:cs="Times New Roman"/>
        </w:rPr>
        <w:t>reemplaza la llamada original por una llamada a su método homónimo en el adapter</w:t>
      </w:r>
      <w:r>
        <w:rPr>
          <w:rFonts w:cs="Times New Roman"/>
        </w:rPr>
        <w:t xml:space="preserve"> indicado en el archivo de configuración</w:t>
      </w:r>
      <w:r w:rsidRPr="00230D4D">
        <w:rPr>
          <w:rFonts w:cs="Times New Roman"/>
        </w:rPr>
        <w:t xml:space="preserve">. </w:t>
      </w:r>
      <w:r>
        <w:rPr>
          <w:rFonts w:cs="Times New Roman"/>
        </w:rPr>
        <w:t>Cabe destacar</w:t>
      </w:r>
      <w:r w:rsidRPr="00230D4D">
        <w:rPr>
          <w:rFonts w:cs="Times New Roman"/>
        </w:rPr>
        <w:t xml:space="preserve"> también que el flujo original de la aplicación se mantiene intacto con respecto a la nueva implementación</w:t>
      </w:r>
      <w:r>
        <w:rPr>
          <w:rFonts w:cs="Times New Roman"/>
        </w:rPr>
        <w:t>,</w:t>
      </w:r>
      <w:r w:rsidRPr="00230D4D">
        <w:rPr>
          <w:rFonts w:cs="Times New Roman"/>
        </w:rPr>
        <w:t xml:space="preserve"> </w:t>
      </w:r>
      <w:r>
        <w:rPr>
          <w:rFonts w:cs="Times New Roman"/>
        </w:rPr>
        <w:t>t</w:t>
      </w:r>
      <w:r w:rsidRPr="00230D4D">
        <w:rPr>
          <w:rFonts w:cs="Times New Roman"/>
        </w:rPr>
        <w:t xml:space="preserve">al es el caso que desde el punto de vista del desarrollador el método que se ejecuta sigue siendo el original. Al trabajar de este modo, el usuario del framework sólo debe tener conocimiento del módulo cargador y cómo configurarlo, lo que se traduce en simpleza a la hora de utilizar la plataforma. </w:t>
      </w:r>
    </w:p>
    <w:p w14:paraId="4E3D96BF" w14:textId="77777777" w:rsidR="000142E6" w:rsidRDefault="000142E6">
      <w:pPr>
        <w:spacing w:line="240" w:lineRule="auto"/>
        <w:rPr>
          <w:rFonts w:asciiTheme="minorHAnsi" w:hAnsiTheme="minorHAnsi" w:cstheme="minorHAnsi"/>
        </w:rPr>
      </w:pPr>
    </w:p>
    <w:p w14:paraId="37A6FFA6" w14:textId="77777777" w:rsidR="007C3537" w:rsidRDefault="007C3537">
      <w:pPr>
        <w:spacing w:line="240" w:lineRule="auto"/>
        <w:rPr>
          <w:b/>
          <w:bCs/>
          <w:color w:val="111111"/>
          <w:sz w:val="52"/>
          <w:szCs w:val="52"/>
        </w:rPr>
      </w:pPr>
      <w:r>
        <w:rPr>
          <w:szCs w:val="52"/>
        </w:rPr>
        <w:br w:type="page"/>
      </w:r>
    </w:p>
    <w:p w14:paraId="5726A890" w14:textId="77777777" w:rsidR="007C3537" w:rsidRDefault="007C3537" w:rsidP="00CD6E2F">
      <w:pPr>
        <w:pStyle w:val="Heading1"/>
        <w:spacing w:before="240" w:after="0"/>
        <w:rPr>
          <w:szCs w:val="52"/>
        </w:rPr>
        <w:sectPr w:rsidR="007C3537" w:rsidSect="000142E6">
          <w:pgSz w:w="12240" w:h="15840"/>
          <w:pgMar w:top="1440" w:right="1440" w:bottom="1440" w:left="1440" w:header="720" w:footer="720" w:gutter="0"/>
          <w:cols w:space="720"/>
          <w:docGrid w:linePitch="360"/>
        </w:sectPr>
      </w:pPr>
    </w:p>
    <w:p w14:paraId="1B8ACD3B" w14:textId="0736AA0F" w:rsidR="007C3537" w:rsidRPr="007C3537" w:rsidRDefault="007C3537">
      <w:pPr>
        <w:pStyle w:val="Heading1"/>
        <w:spacing w:before="240" w:after="0"/>
        <w:rPr>
          <w:szCs w:val="52"/>
        </w:rPr>
      </w:pPr>
      <w:r w:rsidRPr="007C3537">
        <w:rPr>
          <w:szCs w:val="52"/>
        </w:rPr>
        <w:lastRenderedPageBreak/>
        <w:t xml:space="preserve"> </w:t>
      </w:r>
      <w:bookmarkStart w:id="132" w:name="_Toc372994998"/>
      <w:bookmarkStart w:id="133" w:name="_Toc374286521"/>
      <w:bookmarkEnd w:id="132"/>
      <w:bookmarkEnd w:id="133"/>
    </w:p>
    <w:p w14:paraId="613C53FF" w14:textId="77777777" w:rsidR="007C3537" w:rsidRDefault="007C3537" w:rsidP="007C3537">
      <w:pPr>
        <w:pStyle w:val="Heading2"/>
        <w:sectPr w:rsidR="007C3537" w:rsidSect="00EC6620">
          <w:pgSz w:w="12240" w:h="15840"/>
          <w:pgMar w:top="1440" w:right="1440" w:bottom="1440" w:left="1440" w:header="720" w:footer="720" w:gutter="0"/>
          <w:cols w:space="720"/>
          <w:vAlign w:val="center"/>
          <w:docGrid w:linePitch="360"/>
        </w:sectPr>
      </w:pPr>
    </w:p>
    <w:p w14:paraId="36000CDF" w14:textId="011D6F1D" w:rsidR="007C3537" w:rsidRDefault="007C3537" w:rsidP="00EC6620">
      <w:pPr>
        <w:pStyle w:val="Heading2"/>
      </w:pPr>
      <w:bookmarkStart w:id="134" w:name="_Toc372994999"/>
      <w:bookmarkStart w:id="135" w:name="_Toc374286522"/>
      <w:r w:rsidRPr="00EE604B">
        <w:lastRenderedPageBreak/>
        <w:t>5. Resultados experimentales</w:t>
      </w:r>
      <w:bookmarkEnd w:id="134"/>
      <w:bookmarkEnd w:id="135"/>
    </w:p>
    <w:p w14:paraId="626F3AC6" w14:textId="77777777" w:rsidR="007C3537" w:rsidRPr="00EC6620" w:rsidRDefault="007C3537" w:rsidP="00EC6620">
      <w:pPr>
        <w:rPr>
          <w:lang w:eastAsia="es-AR"/>
        </w:rPr>
      </w:pPr>
    </w:p>
    <w:p w14:paraId="3AFAA45F" w14:textId="77777777" w:rsidR="007C3537" w:rsidRPr="00EE604B" w:rsidRDefault="007C3537" w:rsidP="007C3537">
      <w:pPr>
        <w:pStyle w:val="Tesis"/>
      </w:pPr>
      <w:r w:rsidRPr="00EE604B">
        <w:t>Este capítulo analiza el desempeño de Aether frente a los frameworks más utilizados en la actualidad teniendo en cuenta características tales como consumo de recursos, facilidades de migración y cantidad de código requerido para realizar las tareas típicas de almacenamiento. Este análisis se realizó con el objetivo de validar el cumplimiento de las metas principales planteadas para el framework en el capítulo 3 de este trabajo. A lo largo del capítulo se presentarán las aplicaciones utilizadas para realizar los diferentes experimentos, su preparación y los resultados obtenidos. Paso a paso se analizarán las métricas que muestran los resultados de las diferentes implementaciones y el comportamiento de cada aplicación en tiempo de ejecución.</w:t>
      </w:r>
    </w:p>
    <w:p w14:paraId="3C80B6CA" w14:textId="77777777" w:rsidR="007C3537" w:rsidRPr="00EE604B" w:rsidRDefault="007C3537" w:rsidP="007C3537">
      <w:pPr>
        <w:jc w:val="both"/>
        <w:rPr>
          <w:rFonts w:cs="Times New Roman"/>
        </w:rPr>
      </w:pPr>
    </w:p>
    <w:p w14:paraId="30F13AE6" w14:textId="77777777" w:rsidR="007C3537" w:rsidRPr="00EE604B" w:rsidRDefault="007C3537" w:rsidP="007C3537">
      <w:pPr>
        <w:jc w:val="both"/>
        <w:rPr>
          <w:rFonts w:cs="Times New Roman"/>
        </w:rPr>
      </w:pPr>
      <w:r w:rsidRPr="00EE604B">
        <w:rPr>
          <w:rFonts w:cs="Times New Roman"/>
        </w:rPr>
        <w:t xml:space="preserve">Para poder llevar a cabo el desarrollo de los experimentos y analizar el comportamiento de cada herramienta se determinó un conjunto de requerimientos mínimos que debe cumplir cada una de ellas. Estos requerimientos se detallan a continuación: </w:t>
      </w:r>
    </w:p>
    <w:p w14:paraId="316D6964" w14:textId="77777777" w:rsidR="007C3537" w:rsidRPr="00EE604B" w:rsidRDefault="007C3537" w:rsidP="007C3537">
      <w:pPr>
        <w:numPr>
          <w:ilvl w:val="0"/>
          <w:numId w:val="26"/>
        </w:numPr>
        <w:tabs>
          <w:tab w:val="num" w:pos="720"/>
        </w:tabs>
        <w:jc w:val="both"/>
        <w:rPr>
          <w:rFonts w:cs="Times New Roman"/>
        </w:rPr>
      </w:pPr>
      <w:r w:rsidRPr="00EE604B">
        <w:rPr>
          <w:rFonts w:cs="Times New Roman"/>
        </w:rPr>
        <w:t>Subir archivos.</w:t>
      </w:r>
    </w:p>
    <w:p w14:paraId="4D70E104" w14:textId="77777777" w:rsidR="007C3537" w:rsidRPr="00EE604B" w:rsidRDefault="007C3537" w:rsidP="007C3537">
      <w:pPr>
        <w:numPr>
          <w:ilvl w:val="0"/>
          <w:numId w:val="26"/>
        </w:numPr>
        <w:tabs>
          <w:tab w:val="num" w:pos="720"/>
        </w:tabs>
        <w:jc w:val="both"/>
        <w:rPr>
          <w:rFonts w:cs="Times New Roman"/>
        </w:rPr>
      </w:pPr>
      <w:r w:rsidRPr="00EE604B">
        <w:rPr>
          <w:rFonts w:cs="Times New Roman"/>
        </w:rPr>
        <w:t>Descargar archivos.</w:t>
      </w:r>
    </w:p>
    <w:p w14:paraId="7E753F6D" w14:textId="77777777" w:rsidR="007C3537" w:rsidRPr="00EE604B" w:rsidRDefault="007C3537" w:rsidP="007C3537">
      <w:pPr>
        <w:numPr>
          <w:ilvl w:val="0"/>
          <w:numId w:val="26"/>
        </w:numPr>
        <w:tabs>
          <w:tab w:val="num" w:pos="720"/>
        </w:tabs>
        <w:jc w:val="both"/>
        <w:rPr>
          <w:rFonts w:cs="Times New Roman"/>
        </w:rPr>
      </w:pPr>
      <w:r w:rsidRPr="00EE604B">
        <w:rPr>
          <w:rFonts w:cs="Times New Roman"/>
        </w:rPr>
        <w:t>Buscar / listar archivos remotamente.</w:t>
      </w:r>
    </w:p>
    <w:p w14:paraId="730F24CB" w14:textId="77777777" w:rsidR="007C3537" w:rsidRPr="00EE604B" w:rsidRDefault="007C3537" w:rsidP="007C3537">
      <w:pPr>
        <w:numPr>
          <w:ilvl w:val="0"/>
          <w:numId w:val="26"/>
        </w:numPr>
        <w:tabs>
          <w:tab w:val="num" w:pos="720"/>
        </w:tabs>
        <w:jc w:val="both"/>
        <w:rPr>
          <w:rFonts w:cs="Times New Roman"/>
        </w:rPr>
      </w:pPr>
      <w:r w:rsidRPr="00EE604B">
        <w:rPr>
          <w:rFonts w:cs="Times New Roman"/>
        </w:rPr>
        <w:t>Migrar de protocolo (para esto deberá poseer el soporte correspondiente).</w:t>
      </w:r>
    </w:p>
    <w:p w14:paraId="270364AD" w14:textId="77777777" w:rsidR="007C3537" w:rsidRPr="00EE604B" w:rsidRDefault="007C3537" w:rsidP="007C3537">
      <w:pPr>
        <w:numPr>
          <w:ilvl w:val="0"/>
          <w:numId w:val="26"/>
        </w:numPr>
        <w:tabs>
          <w:tab w:val="num" w:pos="720"/>
        </w:tabs>
        <w:jc w:val="both"/>
        <w:rPr>
          <w:rFonts w:cs="Times New Roman"/>
        </w:rPr>
      </w:pPr>
      <w:r w:rsidRPr="00EE604B">
        <w:rPr>
          <w:rFonts w:cs="Times New Roman"/>
        </w:rPr>
        <w:t>Poseer soporte para el lenguaje Java.</w:t>
      </w:r>
    </w:p>
    <w:p w14:paraId="483A0E19" w14:textId="77777777" w:rsidR="007C3537" w:rsidRPr="00EE604B" w:rsidRDefault="007C3537" w:rsidP="007C3537">
      <w:pPr>
        <w:jc w:val="both"/>
        <w:rPr>
          <w:rFonts w:cs="Times New Roman"/>
        </w:rPr>
      </w:pPr>
    </w:p>
    <w:p w14:paraId="763BB955" w14:textId="77777777" w:rsidR="007C3537" w:rsidRPr="00EE604B" w:rsidRDefault="007C3537" w:rsidP="007C3537">
      <w:pPr>
        <w:jc w:val="both"/>
        <w:rPr>
          <w:rFonts w:cs="Times New Roman"/>
        </w:rPr>
      </w:pPr>
      <w:r w:rsidRPr="00EE604B">
        <w:rPr>
          <w:rFonts w:cs="Times New Roman"/>
        </w:rPr>
        <w:t xml:space="preserve">Una vez determinados los requerimientos mínimos con los que debe contar cada herramienta y basándonos en los resultados obtenidos para cada una de ellas en el capítulo 2 se seleccionaron las siguientes: </w:t>
      </w:r>
    </w:p>
    <w:p w14:paraId="6C41F36D" w14:textId="77777777" w:rsidR="007C3537" w:rsidRPr="00EE604B" w:rsidRDefault="007C3537" w:rsidP="007C3537">
      <w:pPr>
        <w:numPr>
          <w:ilvl w:val="0"/>
          <w:numId w:val="27"/>
        </w:numPr>
        <w:tabs>
          <w:tab w:val="num" w:pos="720"/>
        </w:tabs>
        <w:jc w:val="both"/>
        <w:rPr>
          <w:rFonts w:cs="Times New Roman"/>
        </w:rPr>
      </w:pPr>
      <w:proofErr w:type="spellStart"/>
      <w:r w:rsidRPr="00EE604B">
        <w:rPr>
          <w:rFonts w:cs="Times New Roman"/>
        </w:rPr>
        <w:t>libcloud</w:t>
      </w:r>
      <w:proofErr w:type="spellEnd"/>
    </w:p>
    <w:p w14:paraId="39249F0C" w14:textId="77777777" w:rsidR="007C3537" w:rsidRPr="00EE604B" w:rsidRDefault="007C3537" w:rsidP="007C3537">
      <w:pPr>
        <w:numPr>
          <w:ilvl w:val="0"/>
          <w:numId w:val="27"/>
        </w:numPr>
        <w:tabs>
          <w:tab w:val="num" w:pos="720"/>
        </w:tabs>
        <w:jc w:val="both"/>
        <w:rPr>
          <w:rFonts w:cs="Times New Roman"/>
        </w:rPr>
      </w:pPr>
      <w:r w:rsidRPr="00EE604B">
        <w:rPr>
          <w:rFonts w:cs="Times New Roman"/>
        </w:rPr>
        <w:t>jClouds</w:t>
      </w:r>
    </w:p>
    <w:p w14:paraId="4CF67257" w14:textId="77777777" w:rsidR="007C3537" w:rsidRPr="00EE604B" w:rsidRDefault="007C3537" w:rsidP="007C3537">
      <w:pPr>
        <w:numPr>
          <w:ilvl w:val="0"/>
          <w:numId w:val="27"/>
        </w:numPr>
        <w:tabs>
          <w:tab w:val="num" w:pos="720"/>
        </w:tabs>
        <w:jc w:val="both"/>
        <w:rPr>
          <w:rFonts w:cs="Times New Roman"/>
        </w:rPr>
      </w:pPr>
      <w:r w:rsidRPr="00EE604B">
        <w:rPr>
          <w:rFonts w:cs="Times New Roman"/>
        </w:rPr>
        <w:t>Dasein</w:t>
      </w:r>
    </w:p>
    <w:p w14:paraId="258D4B6C" w14:textId="77777777" w:rsidR="007C3537" w:rsidRPr="00EE604B" w:rsidRDefault="007C3537" w:rsidP="007C3537">
      <w:pPr>
        <w:numPr>
          <w:ilvl w:val="0"/>
          <w:numId w:val="27"/>
        </w:numPr>
        <w:tabs>
          <w:tab w:val="num" w:pos="720"/>
        </w:tabs>
        <w:jc w:val="both"/>
        <w:rPr>
          <w:rFonts w:cs="Times New Roman"/>
        </w:rPr>
      </w:pPr>
      <w:proofErr w:type="spellStart"/>
      <w:r w:rsidRPr="00EE604B">
        <w:rPr>
          <w:rFonts w:cs="Times New Roman"/>
        </w:rPr>
        <w:t>CloudLoop</w:t>
      </w:r>
      <w:proofErr w:type="spellEnd"/>
    </w:p>
    <w:p w14:paraId="38934394" w14:textId="77777777" w:rsidR="007C3537" w:rsidRPr="00EE604B" w:rsidRDefault="007C3537" w:rsidP="007C3537">
      <w:pPr>
        <w:numPr>
          <w:ilvl w:val="0"/>
          <w:numId w:val="27"/>
        </w:numPr>
        <w:tabs>
          <w:tab w:val="num" w:pos="720"/>
        </w:tabs>
        <w:jc w:val="both"/>
        <w:rPr>
          <w:rFonts w:cs="Times New Roman"/>
          <w:sz w:val="24"/>
          <w:szCs w:val="24"/>
        </w:rPr>
      </w:pPr>
      <w:r w:rsidRPr="00EE604B">
        <w:rPr>
          <w:rFonts w:cs="Times New Roman"/>
        </w:rPr>
        <w:t>JetS3t</w:t>
      </w:r>
    </w:p>
    <w:p w14:paraId="04945A56" w14:textId="77777777" w:rsidR="007C3537" w:rsidRDefault="007C3537" w:rsidP="00EC6620"/>
    <w:p w14:paraId="7EE6F1AA" w14:textId="77777777" w:rsidR="00EC6620" w:rsidRDefault="00EC6620">
      <w:pPr>
        <w:spacing w:line="240" w:lineRule="auto"/>
        <w:rPr>
          <w:ins w:id="136" w:author="Marcos" w:date="2013-12-16T11:25:00Z"/>
          <w:b/>
          <w:bCs/>
          <w:color w:val="00002A"/>
          <w:sz w:val="32"/>
          <w:szCs w:val="28"/>
        </w:rPr>
      </w:pPr>
      <w:bookmarkStart w:id="137" w:name="_Toc372995000"/>
      <w:bookmarkStart w:id="138" w:name="_Toc374286523"/>
      <w:ins w:id="139" w:author="Marcos" w:date="2013-12-16T11:25:00Z">
        <w:r>
          <w:br w:type="page"/>
        </w:r>
      </w:ins>
    </w:p>
    <w:p w14:paraId="4A5A595A" w14:textId="4A0A0ECF" w:rsidR="007C3537" w:rsidRDefault="007C3537" w:rsidP="007C3537">
      <w:pPr>
        <w:pStyle w:val="Heading3"/>
      </w:pPr>
      <w:r w:rsidRPr="00EE604B">
        <w:lastRenderedPageBreak/>
        <w:t>5.1</w:t>
      </w:r>
      <w:r>
        <w:t>.</w:t>
      </w:r>
      <w:r w:rsidRPr="00EE604B">
        <w:t xml:space="preserve"> Secuencia de experimentos y métricas</w:t>
      </w:r>
      <w:bookmarkEnd w:id="137"/>
      <w:bookmarkEnd w:id="138"/>
    </w:p>
    <w:p w14:paraId="602E9AC4" w14:textId="77777777" w:rsidR="007C3537" w:rsidRPr="00CC6B4D" w:rsidRDefault="007C3537" w:rsidP="00EC6620"/>
    <w:p w14:paraId="0722AFCF" w14:textId="77777777" w:rsidR="007C3537" w:rsidRPr="00EE604B" w:rsidRDefault="007C3537" w:rsidP="007C3537">
      <w:pPr>
        <w:jc w:val="both"/>
        <w:rPr>
          <w:rFonts w:cs="Times New Roman"/>
        </w:rPr>
      </w:pPr>
      <w:r w:rsidRPr="00EE604B">
        <w:rPr>
          <w:rFonts w:cs="Times New Roman"/>
        </w:rPr>
        <w:t>Para poder evaluar el comportamiento de Aether frente a las herramientas competidoras se llevaron a cabo sobre éstas una serie de experimentos. Estos experimentos se realizaron mediante el uso de tres aplicaciones con finalidades diferentes. Las aplicaciones debían proporcionar diferentes servicios, estar programadas en java, realizar diversas operaciones sobre archivos (por ejemplo guardar, borrar, leer), ser de diferentes tamaños (se buscó una aplicación chica –entre 3000 y 4000 líneas-, una aplicación mediana –entre 9000 y 10000 líneas- y una aplicación grande –de más de 50000 líneas-) y ser de dominio público.</w:t>
      </w:r>
    </w:p>
    <w:p w14:paraId="58BF5112" w14:textId="23C61795" w:rsidR="007C3537" w:rsidRPr="00EE604B" w:rsidRDefault="007C3537" w:rsidP="007C3537">
      <w:pPr>
        <w:jc w:val="both"/>
        <w:rPr>
          <w:rFonts w:cs="Times New Roman"/>
        </w:rPr>
      </w:pPr>
      <w:r>
        <w:rPr>
          <w:rFonts w:cs="Times New Roman"/>
        </w:rPr>
        <w:t xml:space="preserve">Siguiendo </w:t>
      </w:r>
      <w:r w:rsidRPr="00EE604B">
        <w:rPr>
          <w:rFonts w:cs="Times New Roman"/>
        </w:rPr>
        <w:t xml:space="preserve">estos criterios la primera aplicación seleccionada fue el editor de texto </w:t>
      </w:r>
      <w:r w:rsidRPr="00EE604B">
        <w:rPr>
          <w:rFonts w:cs="Times New Roman"/>
          <w:b/>
          <w:i/>
        </w:rPr>
        <w:t>Neoeedit</w:t>
      </w:r>
      <w:r w:rsidR="00616FF3">
        <w:rPr>
          <w:rFonts w:cs="Times New Roman"/>
          <w:b/>
          <w:i/>
        </w:rPr>
        <w:t xml:space="preserve"> </w:t>
      </w:r>
      <w:sdt>
        <w:sdtPr>
          <w:rPr>
            <w:rFonts w:cs="Times New Roman"/>
            <w:b/>
            <w:i/>
          </w:rPr>
          <w:id w:val="-429429332"/>
          <w:citation/>
        </w:sdtPr>
        <w:sdtEndPr/>
        <w:sdtContent>
          <w:r w:rsidR="00616FF3">
            <w:rPr>
              <w:rFonts w:cs="Times New Roman"/>
              <w:b/>
              <w:i/>
            </w:rPr>
            <w:fldChar w:fldCharType="begin"/>
          </w:r>
          <w:r w:rsidR="00616FF3" w:rsidRPr="00EC6620">
            <w:rPr>
              <w:rFonts w:cs="Times New Roman"/>
              <w:b/>
              <w:i/>
              <w:lang w:val="es-ES"/>
            </w:rPr>
            <w:instrText xml:space="preserve"> CITATION neo \l 1033 </w:instrText>
          </w:r>
          <w:r w:rsidR="00616FF3">
            <w:rPr>
              <w:rFonts w:cs="Times New Roman"/>
              <w:b/>
              <w:i/>
            </w:rPr>
            <w:fldChar w:fldCharType="separate"/>
          </w:r>
          <w:r w:rsidR="00DC4200" w:rsidRPr="00DC4200">
            <w:rPr>
              <w:rFonts w:cs="Times New Roman"/>
              <w:noProof/>
              <w:lang w:val="es-ES"/>
            </w:rPr>
            <w:t>(neoeedit, 2013)</w:t>
          </w:r>
          <w:r w:rsidR="00616FF3">
            <w:rPr>
              <w:rFonts w:cs="Times New Roman"/>
              <w:b/>
              <w:i/>
            </w:rPr>
            <w:fldChar w:fldCharType="end"/>
          </w:r>
        </w:sdtContent>
      </w:sdt>
      <w:r w:rsidRPr="00EE604B">
        <w:rPr>
          <w:rFonts w:cs="Times New Roman"/>
        </w:rPr>
        <w:t xml:space="preserve">. </w:t>
      </w:r>
      <w:r w:rsidRPr="00EE604B">
        <w:rPr>
          <w:rFonts w:cs="Times New Roman"/>
          <w:b/>
          <w:i/>
        </w:rPr>
        <w:t>Neoeedit</w:t>
      </w:r>
      <w:r w:rsidRPr="00EE604B">
        <w:rPr>
          <w:rFonts w:cs="Times New Roman"/>
        </w:rPr>
        <w:t xml:space="preserve"> es un editor de texto sencillo</w:t>
      </w:r>
      <w:r w:rsidR="008029CF">
        <w:rPr>
          <w:rFonts w:cs="Times New Roman"/>
        </w:rPr>
        <w:t xml:space="preserve"> </w:t>
      </w:r>
      <w:r w:rsidRPr="00EE604B">
        <w:rPr>
          <w:rFonts w:cs="Times New Roman"/>
        </w:rPr>
        <w:t xml:space="preserve">el cual permite reconocer y resaltar sintaxis y trabaja solo con almacenamiento de archivos en un repositorio local, por lo tanto no presenta soporte alguno para almacenamiento en cloud. La segunda aplicación es </w:t>
      </w:r>
      <w:r>
        <w:rPr>
          <w:rFonts w:cs="Times New Roman"/>
        </w:rPr>
        <w:t xml:space="preserve">el </w:t>
      </w:r>
      <w:r w:rsidRPr="00EE604B">
        <w:rPr>
          <w:rFonts w:cs="Times New Roman"/>
        </w:rPr>
        <w:t>sincronizador de archivos</w:t>
      </w:r>
      <w:r w:rsidR="008029CF">
        <w:rPr>
          <w:rFonts w:cs="Times New Roman"/>
        </w:rPr>
        <w:t xml:space="preserve"> </w:t>
      </w:r>
      <w:proofErr w:type="spellStart"/>
      <w:r>
        <w:rPr>
          <w:rFonts w:cs="Times New Roman"/>
          <w:b/>
          <w:i/>
        </w:rPr>
        <w:t>JFileSync</w:t>
      </w:r>
      <w:proofErr w:type="spellEnd"/>
      <w:r w:rsidR="00E27536">
        <w:rPr>
          <w:rFonts w:cs="Times New Roman"/>
          <w:b/>
          <w:i/>
        </w:rPr>
        <w:t xml:space="preserve"> </w:t>
      </w:r>
      <w:sdt>
        <w:sdtPr>
          <w:rPr>
            <w:rFonts w:cs="Times New Roman"/>
            <w:b/>
            <w:i/>
          </w:rPr>
          <w:id w:val="-451934510"/>
          <w:citation/>
        </w:sdtPr>
        <w:sdtEndPr/>
        <w:sdtContent>
          <w:r w:rsidR="00E27536">
            <w:rPr>
              <w:rFonts w:cs="Times New Roman"/>
              <w:b/>
              <w:i/>
            </w:rPr>
            <w:fldChar w:fldCharType="begin"/>
          </w:r>
          <w:r w:rsidR="00E27536" w:rsidRPr="00EC6620">
            <w:rPr>
              <w:rFonts w:cs="Times New Roman"/>
              <w:b/>
              <w:i/>
              <w:lang w:val="es-ES"/>
            </w:rPr>
            <w:instrText xml:space="preserve"> CITATION JFi13 \l 1033 </w:instrText>
          </w:r>
          <w:r w:rsidR="00E27536">
            <w:rPr>
              <w:rFonts w:cs="Times New Roman"/>
              <w:b/>
              <w:i/>
            </w:rPr>
            <w:fldChar w:fldCharType="separate"/>
          </w:r>
          <w:r w:rsidR="00DC4200" w:rsidRPr="00DC4200">
            <w:rPr>
              <w:rFonts w:cs="Times New Roman"/>
              <w:noProof/>
              <w:lang w:val="es-ES"/>
            </w:rPr>
            <w:t>(JFileSync, 2013)</w:t>
          </w:r>
          <w:r w:rsidR="00E27536">
            <w:rPr>
              <w:rFonts w:cs="Times New Roman"/>
              <w:b/>
              <w:i/>
            </w:rPr>
            <w:fldChar w:fldCharType="end"/>
          </w:r>
        </w:sdtContent>
      </w:sdt>
      <w:r>
        <w:rPr>
          <w:rFonts w:cs="Times New Roman"/>
        </w:rPr>
        <w:t>,</w:t>
      </w:r>
      <w:r w:rsidRPr="00EE604B">
        <w:rPr>
          <w:rFonts w:cs="Times New Roman"/>
        </w:rPr>
        <w:t xml:space="preserve"> el cual permite mantener sincronizados pares de directorios en el mismo o diferentes medios de almacenamiento. Cabe destacar que tampoco posee soporte para almacenamiento en cloud. La última aplicación es </w:t>
      </w:r>
      <w:r>
        <w:rPr>
          <w:rFonts w:cs="Times New Roman"/>
        </w:rPr>
        <w:t>el</w:t>
      </w:r>
      <w:r w:rsidR="008029CF">
        <w:rPr>
          <w:rFonts w:cs="Times New Roman"/>
        </w:rPr>
        <w:t xml:space="preserve"> </w:t>
      </w:r>
      <w:r w:rsidRPr="00EE604B">
        <w:rPr>
          <w:rFonts w:cs="Times New Roman"/>
        </w:rPr>
        <w:t xml:space="preserve">administrador de archivos de doble ventana </w:t>
      </w:r>
      <w:proofErr w:type="spellStart"/>
      <w:r w:rsidRPr="00EE604B">
        <w:rPr>
          <w:rFonts w:cs="Times New Roman"/>
          <w:b/>
          <w:i/>
        </w:rPr>
        <w:t>MuCommander</w:t>
      </w:r>
      <w:proofErr w:type="spellEnd"/>
      <w:r>
        <w:rPr>
          <w:rFonts w:cs="Times New Roman"/>
          <w:b/>
          <w:i/>
        </w:rPr>
        <w:t xml:space="preserve"> </w:t>
      </w:r>
      <w:sdt>
        <w:sdtPr>
          <w:rPr>
            <w:rFonts w:cs="Times New Roman"/>
            <w:b/>
            <w:i/>
          </w:rPr>
          <w:id w:val="1809670020"/>
          <w:citation/>
        </w:sdtPr>
        <w:sdtEndPr/>
        <w:sdtContent>
          <w:r w:rsidR="00E27536">
            <w:rPr>
              <w:rFonts w:cs="Times New Roman"/>
              <w:b/>
              <w:i/>
            </w:rPr>
            <w:fldChar w:fldCharType="begin"/>
          </w:r>
          <w:r w:rsidR="00E27536" w:rsidRPr="00EC6620">
            <w:rPr>
              <w:rFonts w:cs="Times New Roman"/>
              <w:b/>
              <w:i/>
              <w:lang w:val="es-ES"/>
            </w:rPr>
            <w:instrText xml:space="preserve"> CITATION MuC13 \l 1033 </w:instrText>
          </w:r>
          <w:r w:rsidR="00E27536">
            <w:rPr>
              <w:rFonts w:cs="Times New Roman"/>
              <w:b/>
              <w:i/>
            </w:rPr>
            <w:fldChar w:fldCharType="separate"/>
          </w:r>
          <w:r w:rsidR="00DC4200" w:rsidRPr="00DC4200">
            <w:rPr>
              <w:rFonts w:cs="Times New Roman"/>
              <w:noProof/>
              <w:lang w:val="es-ES"/>
            </w:rPr>
            <w:t>(MuCommander, 2013)</w:t>
          </w:r>
          <w:r w:rsidR="00E27536">
            <w:rPr>
              <w:rFonts w:cs="Times New Roman"/>
              <w:b/>
              <w:i/>
            </w:rPr>
            <w:fldChar w:fldCharType="end"/>
          </w:r>
        </w:sdtContent>
      </w:sdt>
      <w:r>
        <w:rPr>
          <w:rFonts w:cs="Times New Roman"/>
          <w:noProof/>
          <w:lang w:val="es-ES"/>
        </w:rPr>
        <w:t>. Esta aplicación</w:t>
      </w:r>
      <w:r w:rsidR="008029CF">
        <w:rPr>
          <w:rFonts w:cs="Times New Roman"/>
          <w:noProof/>
          <w:lang w:val="es-ES"/>
        </w:rPr>
        <w:t xml:space="preserve"> </w:t>
      </w:r>
      <w:r w:rsidRPr="00EE604B">
        <w:rPr>
          <w:rFonts w:cs="Times New Roman"/>
        </w:rPr>
        <w:t xml:space="preserve">permite la administración de archivos y directorios sobre diferentes protocolos y sistemas. Esta aplicación sí posee soporte para almacenamiento en </w:t>
      </w:r>
      <w:r w:rsidRPr="00E511AB">
        <w:rPr>
          <w:rFonts w:cs="Times New Roman"/>
          <w:i/>
        </w:rPr>
        <w:t xml:space="preserve">Cloud </w:t>
      </w:r>
      <w:r>
        <w:rPr>
          <w:rFonts w:cs="Times New Roman"/>
        </w:rPr>
        <w:t xml:space="preserve">en Amazon S3 </w:t>
      </w:r>
      <w:r w:rsidRPr="00EE604B">
        <w:rPr>
          <w:rFonts w:cs="Times New Roman"/>
        </w:rPr>
        <w:t xml:space="preserve">utilizando una versión antigua de </w:t>
      </w:r>
      <w:r>
        <w:rPr>
          <w:rFonts w:cs="Times New Roman"/>
        </w:rPr>
        <w:t>J</w:t>
      </w:r>
      <w:r w:rsidRPr="00EE604B">
        <w:rPr>
          <w:rFonts w:cs="Times New Roman"/>
        </w:rPr>
        <w:t>et</w:t>
      </w:r>
      <w:r>
        <w:rPr>
          <w:rFonts w:cs="Times New Roman"/>
        </w:rPr>
        <w:t>S</w:t>
      </w:r>
      <w:r w:rsidRPr="00EE604B">
        <w:rPr>
          <w:rFonts w:cs="Times New Roman"/>
        </w:rPr>
        <w:t>3</w:t>
      </w:r>
      <w:r>
        <w:rPr>
          <w:rFonts w:cs="Times New Roman"/>
        </w:rPr>
        <w:t>t</w:t>
      </w:r>
      <w:r w:rsidRPr="00EE604B">
        <w:rPr>
          <w:rFonts w:cs="Times New Roman"/>
        </w:rPr>
        <w:t xml:space="preserve">. </w:t>
      </w:r>
    </w:p>
    <w:p w14:paraId="3E95F435" w14:textId="77777777" w:rsidR="007C3537" w:rsidRPr="00EE604B" w:rsidRDefault="007C3537" w:rsidP="007C3537">
      <w:pPr>
        <w:jc w:val="both"/>
        <w:rPr>
          <w:rFonts w:cs="Times New Roman"/>
        </w:rPr>
      </w:pPr>
    </w:p>
    <w:p w14:paraId="19C678D6" w14:textId="77777777" w:rsidR="007C3537" w:rsidRDefault="007C3537" w:rsidP="007C3537">
      <w:pPr>
        <w:jc w:val="both"/>
        <w:rPr>
          <w:rFonts w:cs="Times New Roman"/>
        </w:rPr>
      </w:pPr>
      <w:r w:rsidRPr="00EE604B">
        <w:rPr>
          <w:rFonts w:cs="Times New Roman"/>
        </w:rPr>
        <w:t>Ya definidas las aplicaciones y las herramientas a utilizar para llevar a cabo los experimentos se seleccionó un desarrollador experto en el dominio, el cual utilizó tanto para el desarrollo de las soluciones como para las pruebas en tiempo de ejecución una máquina con las siguientes características:</w:t>
      </w:r>
      <w:r w:rsidRPr="00EE604B">
        <w:rPr>
          <w:rFonts w:cs="Times New Roman"/>
        </w:rPr>
        <w:tab/>
      </w:r>
    </w:p>
    <w:p w14:paraId="6E166C93" w14:textId="77777777" w:rsidR="007C3537" w:rsidRDefault="007C3537" w:rsidP="007C3537">
      <w:pPr>
        <w:jc w:val="both"/>
        <w:rPr>
          <w:rFonts w:cs="Times New Roman"/>
        </w:rPr>
      </w:pPr>
    </w:p>
    <w:p w14:paraId="6D504480" w14:textId="77777777" w:rsidR="007C3537" w:rsidRPr="00B72868" w:rsidRDefault="007C3537" w:rsidP="007C3537">
      <w:pPr>
        <w:numPr>
          <w:ilvl w:val="0"/>
          <w:numId w:val="31"/>
        </w:numPr>
        <w:jc w:val="both"/>
        <w:rPr>
          <w:rFonts w:cs="Times New Roman"/>
        </w:rPr>
      </w:pPr>
      <w:r w:rsidRPr="00B72868">
        <w:rPr>
          <w:rFonts w:cs="Times New Roman"/>
        </w:rPr>
        <w:t>Procesador: Intel Core i5 750</w:t>
      </w:r>
    </w:p>
    <w:p w14:paraId="3B60E181" w14:textId="348F97D2" w:rsidR="007C3537" w:rsidRPr="00B72868" w:rsidRDefault="007C3537" w:rsidP="007C3537">
      <w:pPr>
        <w:numPr>
          <w:ilvl w:val="0"/>
          <w:numId w:val="31"/>
        </w:numPr>
        <w:jc w:val="both"/>
        <w:rPr>
          <w:rFonts w:cs="Times New Roman"/>
        </w:rPr>
      </w:pPr>
      <w:r w:rsidRPr="00B72868">
        <w:rPr>
          <w:rFonts w:cs="Times New Roman"/>
        </w:rPr>
        <w:t>Memoria RAM:</w:t>
      </w:r>
      <w:r w:rsidR="008029CF">
        <w:rPr>
          <w:rFonts w:cs="Times New Roman"/>
        </w:rPr>
        <w:t xml:space="preserve"> </w:t>
      </w:r>
      <w:r w:rsidRPr="00B72868">
        <w:rPr>
          <w:rFonts w:cs="Times New Roman"/>
        </w:rPr>
        <w:t>8GB DDR3</w:t>
      </w:r>
    </w:p>
    <w:p w14:paraId="0EB7E736" w14:textId="77777777" w:rsidR="007C3537" w:rsidRPr="00B72868" w:rsidRDefault="007C3537" w:rsidP="007C3537">
      <w:pPr>
        <w:numPr>
          <w:ilvl w:val="0"/>
          <w:numId w:val="31"/>
        </w:numPr>
        <w:jc w:val="both"/>
        <w:rPr>
          <w:rFonts w:cs="Times New Roman"/>
        </w:rPr>
      </w:pPr>
      <w:r w:rsidRPr="00B72868">
        <w:rPr>
          <w:rFonts w:cs="Times New Roman"/>
        </w:rPr>
        <w:t>Windows 7 64 bits</w:t>
      </w:r>
    </w:p>
    <w:p w14:paraId="402DB1D3" w14:textId="77777777" w:rsidR="007C3537" w:rsidRDefault="007C3537" w:rsidP="007C3537">
      <w:pPr>
        <w:numPr>
          <w:ilvl w:val="0"/>
          <w:numId w:val="31"/>
        </w:numPr>
        <w:jc w:val="both"/>
        <w:rPr>
          <w:rFonts w:cs="Times New Roman"/>
        </w:rPr>
      </w:pPr>
      <w:r w:rsidRPr="00B72868">
        <w:rPr>
          <w:rFonts w:cs="Times New Roman"/>
        </w:rPr>
        <w:t>JAVA: JDK6</w:t>
      </w:r>
    </w:p>
    <w:p w14:paraId="340BAFC3" w14:textId="77777777" w:rsidR="007C3537" w:rsidRDefault="007C3537" w:rsidP="007C3537">
      <w:pPr>
        <w:jc w:val="both"/>
        <w:rPr>
          <w:rFonts w:cs="Times New Roman"/>
        </w:rPr>
      </w:pPr>
    </w:p>
    <w:p w14:paraId="3F62A9F3" w14:textId="77777777" w:rsidR="007C3537" w:rsidRDefault="007C3537" w:rsidP="007C3537">
      <w:pPr>
        <w:jc w:val="both"/>
        <w:rPr>
          <w:rFonts w:cs="Times New Roman"/>
        </w:rPr>
      </w:pPr>
      <w:r w:rsidRPr="00EE604B">
        <w:rPr>
          <w:rFonts w:cs="Times New Roman"/>
        </w:rPr>
        <w:t>Para poder evaluar las características de cada framework y compararlas para determinar las virtudes y deficiencias de cada uno se definió una serie de métricas, las cuales son detalladas a continuación:</w:t>
      </w:r>
    </w:p>
    <w:p w14:paraId="471EAE83" w14:textId="77777777" w:rsidR="007C3537" w:rsidRPr="00EE604B" w:rsidRDefault="007C3537" w:rsidP="007C3537">
      <w:pPr>
        <w:jc w:val="both"/>
        <w:rPr>
          <w:rFonts w:cs="Times New Roman"/>
        </w:rPr>
      </w:pPr>
    </w:p>
    <w:p w14:paraId="7F19AC41" w14:textId="0AC1E05D" w:rsidR="007C3537" w:rsidRPr="00EC6620" w:rsidRDefault="007C3537" w:rsidP="007C3537">
      <w:pPr>
        <w:numPr>
          <w:ilvl w:val="0"/>
          <w:numId w:val="25"/>
        </w:numPr>
        <w:tabs>
          <w:tab w:val="num" w:pos="720"/>
        </w:tabs>
        <w:jc w:val="both"/>
        <w:rPr>
          <w:rFonts w:cs="Times New Roman"/>
          <w:iCs/>
        </w:rPr>
      </w:pPr>
      <w:r w:rsidRPr="00EE604B">
        <w:rPr>
          <w:rFonts w:cs="Times New Roman"/>
          <w:b/>
          <w:iCs/>
        </w:rPr>
        <w:t>Cantidad de código accedido/consultado.</w:t>
      </w:r>
      <w:r w:rsidRPr="00EE604B">
        <w:rPr>
          <w:rFonts w:cs="Times New Roman"/>
          <w:b/>
        </w:rPr>
        <w:t xml:space="preserve"> </w:t>
      </w:r>
      <w:r w:rsidRPr="00EE604B">
        <w:rPr>
          <w:rFonts w:cs="Times New Roman"/>
        </w:rPr>
        <w:t>Est</w:t>
      </w:r>
      <w:r>
        <w:rPr>
          <w:rFonts w:cs="Times New Roman"/>
        </w:rPr>
        <w:t>a métrica cuenta</w:t>
      </w:r>
      <w:r w:rsidR="008029CF">
        <w:rPr>
          <w:rFonts w:cs="Times New Roman"/>
        </w:rPr>
        <w:t xml:space="preserve"> </w:t>
      </w:r>
      <w:r w:rsidRPr="00EE604B">
        <w:rPr>
          <w:rFonts w:cs="Times New Roman"/>
        </w:rPr>
        <w:t xml:space="preserve">la cantidad de código que debió consultar el desarrollador para poder llevar a cabo la implementación correspondiente. Estará indicado por líneas de código, contabilizando una por cada línea presente en el método de la clase </w:t>
      </w:r>
      <w:r w:rsidRPr="00EE604B">
        <w:rPr>
          <w:rFonts w:cs="Times New Roman"/>
        </w:rPr>
        <w:lastRenderedPageBreak/>
        <w:t xml:space="preserve">que se acceda. Esta métrica se capturará utilizando </w:t>
      </w:r>
      <w:r>
        <w:rPr>
          <w:rFonts w:cs="Times New Roman"/>
        </w:rPr>
        <w:t xml:space="preserve">la herramienta </w:t>
      </w:r>
      <w:proofErr w:type="spellStart"/>
      <w:r w:rsidRPr="00EE604B">
        <w:rPr>
          <w:rFonts w:cs="Times New Roman"/>
        </w:rPr>
        <w:t>Mylyn</w:t>
      </w:r>
      <w:proofErr w:type="spellEnd"/>
      <w:r w:rsidRPr="00EE604B">
        <w:rPr>
          <w:rFonts w:cs="Times New Roman"/>
        </w:rPr>
        <w:t xml:space="preserve"> </w:t>
      </w:r>
      <w:sdt>
        <w:sdtPr>
          <w:rPr>
            <w:rFonts w:cs="Times New Roman"/>
          </w:rPr>
          <w:id w:val="-955631369"/>
          <w:citation/>
        </w:sdtPr>
        <w:sdtEndPr/>
        <w:sdtContent>
          <w:r w:rsidR="00E27536">
            <w:rPr>
              <w:rFonts w:cs="Times New Roman"/>
            </w:rPr>
            <w:fldChar w:fldCharType="begin"/>
          </w:r>
          <w:r w:rsidR="00E27536" w:rsidRPr="00EC6620">
            <w:rPr>
              <w:rFonts w:cs="Times New Roman"/>
              <w:lang w:val="es-ES"/>
            </w:rPr>
            <w:instrText xml:space="preserve"> CITATION The13 \l 1033 </w:instrText>
          </w:r>
          <w:r w:rsidR="00E27536">
            <w:rPr>
              <w:rFonts w:cs="Times New Roman"/>
            </w:rPr>
            <w:fldChar w:fldCharType="separate"/>
          </w:r>
          <w:r w:rsidR="00DC4200" w:rsidRPr="00DC4200">
            <w:rPr>
              <w:rFonts w:cs="Times New Roman"/>
              <w:noProof/>
              <w:lang w:val="es-ES"/>
            </w:rPr>
            <w:t>(The Eclipse Foundation, 2013)</w:t>
          </w:r>
          <w:r w:rsidR="00E27536">
            <w:rPr>
              <w:rFonts w:cs="Times New Roman"/>
            </w:rPr>
            <w:fldChar w:fldCharType="end"/>
          </w:r>
        </w:sdtContent>
      </w:sdt>
      <w:r w:rsidRPr="00EE604B">
        <w:rPr>
          <w:rFonts w:cs="Times New Roman"/>
        </w:rPr>
        <w:t xml:space="preserve"> durante el desarrollo. </w:t>
      </w:r>
      <w:proofErr w:type="spellStart"/>
      <w:r w:rsidRPr="00CB4119">
        <w:rPr>
          <w:rFonts w:cs="Times New Roman"/>
        </w:rPr>
        <w:t>Mylyn</w:t>
      </w:r>
      <w:proofErr w:type="spellEnd"/>
      <w:r w:rsidRPr="00CB4119">
        <w:rPr>
          <w:rFonts w:cs="Times New Roman"/>
        </w:rPr>
        <w:t xml:space="preserve"> es </w:t>
      </w:r>
      <w:r>
        <w:rPr>
          <w:rFonts w:cs="Times New Roman"/>
        </w:rPr>
        <w:t>un</w:t>
      </w:r>
      <w:r w:rsidRPr="00CB4119">
        <w:rPr>
          <w:rFonts w:cs="Times New Roman"/>
        </w:rPr>
        <w:t xml:space="preserve"> framework para la gestión de tareas y ciclos de vida de aplicaciones</w:t>
      </w:r>
      <w:r>
        <w:rPr>
          <w:rFonts w:cs="Times New Roman"/>
        </w:rPr>
        <w:t>. Además permite obtener una variedad de métricas para cada tarea que se realice, por ejemplo la cantidad de código accedido para completarla.</w:t>
      </w:r>
    </w:p>
    <w:p w14:paraId="7041A3F7" w14:textId="77777777" w:rsidR="00E27536" w:rsidRPr="00EE604B" w:rsidRDefault="00E27536" w:rsidP="00EC6620">
      <w:pPr>
        <w:tabs>
          <w:tab w:val="num" w:pos="720"/>
        </w:tabs>
        <w:jc w:val="both"/>
        <w:rPr>
          <w:rFonts w:cs="Times New Roman"/>
          <w:iCs/>
        </w:rPr>
      </w:pPr>
    </w:p>
    <w:p w14:paraId="1C6A7E98" w14:textId="590C8024" w:rsidR="00E27536" w:rsidRPr="00E27536" w:rsidRDefault="007C3537">
      <w:pPr>
        <w:numPr>
          <w:ilvl w:val="0"/>
          <w:numId w:val="25"/>
        </w:numPr>
        <w:tabs>
          <w:tab w:val="num" w:pos="720"/>
        </w:tabs>
        <w:jc w:val="both"/>
        <w:rPr>
          <w:rFonts w:cs="Times New Roman"/>
          <w:iCs/>
        </w:rPr>
      </w:pPr>
      <w:r w:rsidRPr="00E27536">
        <w:rPr>
          <w:rFonts w:cs="Times New Roman"/>
          <w:b/>
          <w:iCs/>
        </w:rPr>
        <w:t>Líneas de código adicionales / alteradas</w:t>
      </w:r>
      <w:r w:rsidRPr="00E27536">
        <w:rPr>
          <w:rFonts w:cs="Times New Roman"/>
          <w:b/>
        </w:rPr>
        <w:t>.</w:t>
      </w:r>
      <w:r w:rsidRPr="00E27536">
        <w:rPr>
          <w:rFonts w:cs="Times New Roman"/>
        </w:rPr>
        <w:t xml:space="preserve"> Las líneas de código adicionales permitirán conocer las modificaciones necesarias para implementar cada solución. Se contabilizarán todas las líneas modificadas, agregadas y eliminadas de los archivos fuente (Java). Esta métrica será capturada utilizando la herramienta </w:t>
      </w:r>
      <w:proofErr w:type="spellStart"/>
      <w:r w:rsidRPr="00E27536">
        <w:rPr>
          <w:rFonts w:cs="Times New Roman"/>
        </w:rPr>
        <w:t>Araxis</w:t>
      </w:r>
      <w:proofErr w:type="spellEnd"/>
      <w:r w:rsidRPr="00E27536">
        <w:rPr>
          <w:rFonts w:cs="Times New Roman"/>
        </w:rPr>
        <w:t xml:space="preserve"> </w:t>
      </w:r>
      <w:proofErr w:type="spellStart"/>
      <w:r w:rsidRPr="00E27536">
        <w:rPr>
          <w:rFonts w:cs="Times New Roman"/>
        </w:rPr>
        <w:t>Merge</w:t>
      </w:r>
      <w:proofErr w:type="spellEnd"/>
      <w:r w:rsidRPr="00E27536">
        <w:rPr>
          <w:rFonts w:cs="Times New Roman"/>
        </w:rPr>
        <w:t xml:space="preserve"> </w:t>
      </w:r>
      <w:sdt>
        <w:sdtPr>
          <w:rPr>
            <w:rFonts w:cs="Times New Roman"/>
          </w:rPr>
          <w:id w:val="-925952114"/>
          <w:citation/>
        </w:sdtPr>
        <w:sdtEndPr/>
        <w:sdtContent>
          <w:r w:rsidR="00E27536">
            <w:rPr>
              <w:rFonts w:cs="Times New Roman"/>
            </w:rPr>
            <w:fldChar w:fldCharType="begin"/>
          </w:r>
          <w:r w:rsidR="00E27536" w:rsidRPr="00EC6620">
            <w:rPr>
              <w:rFonts w:cs="Times New Roman"/>
              <w:lang w:val="es-ES"/>
            </w:rPr>
            <w:instrText xml:space="preserve"> CITATION Ara13 \l 1033 </w:instrText>
          </w:r>
          <w:r w:rsidR="00E27536">
            <w:rPr>
              <w:rFonts w:cs="Times New Roman"/>
            </w:rPr>
            <w:fldChar w:fldCharType="separate"/>
          </w:r>
          <w:r w:rsidR="00DC4200" w:rsidRPr="00DC4200">
            <w:rPr>
              <w:rFonts w:cs="Times New Roman"/>
              <w:noProof/>
              <w:lang w:val="es-ES"/>
            </w:rPr>
            <w:t>(Araxis, 2013)</w:t>
          </w:r>
          <w:r w:rsidR="00E27536">
            <w:rPr>
              <w:rFonts w:cs="Times New Roman"/>
            </w:rPr>
            <w:fldChar w:fldCharType="end"/>
          </w:r>
        </w:sdtContent>
      </w:sdt>
      <w:r w:rsidRPr="00E27536">
        <w:rPr>
          <w:rFonts w:cs="Times New Roman"/>
        </w:rPr>
        <w:t xml:space="preserve">. </w:t>
      </w:r>
      <w:proofErr w:type="spellStart"/>
      <w:r w:rsidRPr="00E27536">
        <w:rPr>
          <w:rFonts w:cs="Times New Roman"/>
        </w:rPr>
        <w:t>Araxis</w:t>
      </w:r>
      <w:proofErr w:type="spellEnd"/>
      <w:r w:rsidRPr="00E27536">
        <w:rPr>
          <w:rFonts w:cs="Times New Roman"/>
        </w:rPr>
        <w:t xml:space="preserve"> </w:t>
      </w:r>
      <w:proofErr w:type="spellStart"/>
      <w:r w:rsidRPr="00E27536">
        <w:rPr>
          <w:rFonts w:cs="Times New Roman"/>
        </w:rPr>
        <w:t>Merge</w:t>
      </w:r>
      <w:proofErr w:type="spellEnd"/>
      <w:r w:rsidRPr="00E27536">
        <w:rPr>
          <w:rFonts w:cs="Times New Roman"/>
        </w:rPr>
        <w:t xml:space="preserve"> es una aplicación que permite comparar y fusionar documentos de manera muy sencilla. Además provee funcionalidades para generar reportes informando los resultados de las comparaciones realizadas.</w:t>
      </w:r>
    </w:p>
    <w:p w14:paraId="213C2BD6" w14:textId="77777777" w:rsidR="00E27536" w:rsidRPr="00EE604B" w:rsidRDefault="00E27536" w:rsidP="00EC6620">
      <w:pPr>
        <w:tabs>
          <w:tab w:val="num" w:pos="720"/>
        </w:tabs>
        <w:jc w:val="both"/>
        <w:rPr>
          <w:rFonts w:cs="Times New Roman"/>
          <w:iCs/>
        </w:rPr>
      </w:pPr>
    </w:p>
    <w:p w14:paraId="585F53E4" w14:textId="0A7EABFE" w:rsidR="00E27536" w:rsidRPr="00E27536" w:rsidRDefault="007C3537">
      <w:pPr>
        <w:numPr>
          <w:ilvl w:val="0"/>
          <w:numId w:val="25"/>
        </w:numPr>
        <w:tabs>
          <w:tab w:val="num" w:pos="720"/>
        </w:tabs>
        <w:jc w:val="both"/>
        <w:rPr>
          <w:rFonts w:cs="Times New Roman"/>
          <w:iCs/>
        </w:rPr>
      </w:pPr>
      <w:r w:rsidRPr="00E27536">
        <w:rPr>
          <w:rFonts w:cs="Times New Roman"/>
          <w:b/>
          <w:iCs/>
        </w:rPr>
        <w:t>Líneas de configuración adicionales / alteradas</w:t>
      </w:r>
      <w:r w:rsidRPr="00E27536">
        <w:rPr>
          <w:rFonts w:cs="Times New Roman"/>
          <w:b/>
        </w:rPr>
        <w:t>.</w:t>
      </w:r>
      <w:r w:rsidRPr="00E27536">
        <w:rPr>
          <w:rFonts w:cs="Times New Roman"/>
        </w:rPr>
        <w:t xml:space="preserve"> Al igual que la métrica descrita anteriormente, ésta indicará la cantidad de líneas de configuración que deberán ser modificadas para permitir el correcto funcionamiento de la aplicación para una implementación en particular. Se contabilizarán todas las líneas modificadas, agregadas y eliminadas de los archivos de configuración (</w:t>
      </w:r>
      <w:proofErr w:type="spellStart"/>
      <w:r w:rsidRPr="00E27536">
        <w:rPr>
          <w:rFonts w:cs="Times New Roman"/>
        </w:rPr>
        <w:t>properties</w:t>
      </w:r>
      <w:proofErr w:type="spellEnd"/>
      <w:r w:rsidRPr="00E27536">
        <w:rPr>
          <w:rFonts w:cs="Times New Roman"/>
        </w:rPr>
        <w:t xml:space="preserve"> y xml). Esta métrica será capturada utilizando </w:t>
      </w:r>
      <w:proofErr w:type="spellStart"/>
      <w:r w:rsidRPr="00E27536">
        <w:rPr>
          <w:rFonts w:cs="Times New Roman"/>
        </w:rPr>
        <w:t>Araxis</w:t>
      </w:r>
      <w:proofErr w:type="spellEnd"/>
      <w:r w:rsidRPr="00E27536">
        <w:rPr>
          <w:rFonts w:cs="Times New Roman"/>
        </w:rPr>
        <w:t xml:space="preserve"> </w:t>
      </w:r>
      <w:proofErr w:type="spellStart"/>
      <w:r w:rsidRPr="00E27536">
        <w:rPr>
          <w:rFonts w:cs="Times New Roman"/>
        </w:rPr>
        <w:t>Merge</w:t>
      </w:r>
      <w:proofErr w:type="spellEnd"/>
      <w:r w:rsidRPr="00E27536">
        <w:rPr>
          <w:rFonts w:cs="Times New Roman"/>
        </w:rPr>
        <w:t>.</w:t>
      </w:r>
    </w:p>
    <w:p w14:paraId="05819C8C" w14:textId="77777777" w:rsidR="00E27536" w:rsidRPr="00E27536" w:rsidRDefault="00E27536" w:rsidP="00EC6620">
      <w:pPr>
        <w:tabs>
          <w:tab w:val="num" w:pos="720"/>
        </w:tabs>
        <w:jc w:val="both"/>
        <w:rPr>
          <w:rFonts w:cs="Times New Roman"/>
          <w:iCs/>
        </w:rPr>
      </w:pPr>
    </w:p>
    <w:p w14:paraId="5F562DDB" w14:textId="35377215" w:rsidR="00E27536" w:rsidRPr="00EC6620" w:rsidRDefault="007C3537">
      <w:pPr>
        <w:numPr>
          <w:ilvl w:val="0"/>
          <w:numId w:val="25"/>
        </w:numPr>
        <w:jc w:val="both"/>
        <w:rPr>
          <w:rFonts w:cs="Times New Roman"/>
          <w:iCs/>
        </w:rPr>
      </w:pPr>
      <w:r w:rsidRPr="00E27536">
        <w:rPr>
          <w:rFonts w:cs="Times New Roman"/>
          <w:b/>
          <w:iCs/>
        </w:rPr>
        <w:t>Uso de memoria</w:t>
      </w:r>
      <w:r w:rsidRPr="00E27536">
        <w:rPr>
          <w:rFonts w:cs="Times New Roman"/>
          <w:b/>
        </w:rPr>
        <w:t>.</w:t>
      </w:r>
      <w:r w:rsidRPr="00E27536">
        <w:rPr>
          <w:rFonts w:cs="Times New Roman"/>
        </w:rPr>
        <w:t xml:space="preserve"> Esta métrica indicará la cantidad máxima de memoria en MB utilizada durante cada ejecución en particular. Este valor será capturado utilizando la herramienta </w:t>
      </w:r>
      <w:proofErr w:type="spellStart"/>
      <w:r w:rsidRPr="00E27536">
        <w:rPr>
          <w:rFonts w:cs="Times New Roman"/>
        </w:rPr>
        <w:t>YourKit</w:t>
      </w:r>
      <w:proofErr w:type="spellEnd"/>
      <w:r w:rsidRPr="00E27536">
        <w:rPr>
          <w:rFonts w:cs="Times New Roman"/>
        </w:rPr>
        <w:t xml:space="preserve"> Java </w:t>
      </w:r>
      <w:proofErr w:type="spellStart"/>
      <w:r w:rsidRPr="00E27536">
        <w:rPr>
          <w:rFonts w:cs="Times New Roman"/>
        </w:rPr>
        <w:t>Profiler</w:t>
      </w:r>
      <w:proofErr w:type="spellEnd"/>
      <w:r w:rsidR="00E27536">
        <w:rPr>
          <w:rFonts w:cs="Times New Roman"/>
        </w:rPr>
        <w:t xml:space="preserve"> </w:t>
      </w:r>
      <w:sdt>
        <w:sdtPr>
          <w:rPr>
            <w:rFonts w:cs="Times New Roman"/>
          </w:rPr>
          <w:id w:val="767044603"/>
          <w:citation/>
        </w:sdtPr>
        <w:sdtEndPr/>
        <w:sdtContent>
          <w:r w:rsidR="00E27536">
            <w:rPr>
              <w:rFonts w:cs="Times New Roman"/>
            </w:rPr>
            <w:fldChar w:fldCharType="begin"/>
          </w:r>
          <w:r w:rsidR="00E27536" w:rsidRPr="00EC6620">
            <w:rPr>
              <w:rFonts w:cs="Times New Roman"/>
              <w:lang w:val="es-ES"/>
            </w:rPr>
            <w:instrText xml:space="preserve"> CITATION You13 \l 1033 </w:instrText>
          </w:r>
          <w:r w:rsidR="00E27536">
            <w:rPr>
              <w:rFonts w:cs="Times New Roman"/>
            </w:rPr>
            <w:fldChar w:fldCharType="separate"/>
          </w:r>
          <w:r w:rsidR="00DC4200" w:rsidRPr="00DC4200">
            <w:rPr>
              <w:rFonts w:cs="Times New Roman"/>
              <w:noProof/>
              <w:lang w:val="es-ES"/>
            </w:rPr>
            <w:t>(YourKit, 2013)</w:t>
          </w:r>
          <w:r w:rsidR="00E27536">
            <w:rPr>
              <w:rFonts w:cs="Times New Roman"/>
            </w:rPr>
            <w:fldChar w:fldCharType="end"/>
          </w:r>
        </w:sdtContent>
      </w:sdt>
      <w:r w:rsidRPr="00E27536">
        <w:rPr>
          <w:rFonts w:cs="Times New Roman"/>
        </w:rPr>
        <w:t>.</w:t>
      </w:r>
    </w:p>
    <w:p w14:paraId="6772BAE2" w14:textId="77777777" w:rsidR="00E27536" w:rsidRPr="00E27536" w:rsidRDefault="00E27536" w:rsidP="00EC6620">
      <w:pPr>
        <w:jc w:val="both"/>
        <w:rPr>
          <w:rFonts w:cs="Times New Roman"/>
          <w:iCs/>
        </w:rPr>
      </w:pPr>
    </w:p>
    <w:p w14:paraId="145DC8EF" w14:textId="77777777" w:rsidR="007C3537" w:rsidRPr="00EE604B" w:rsidRDefault="007C3537" w:rsidP="007C3537">
      <w:pPr>
        <w:numPr>
          <w:ilvl w:val="0"/>
          <w:numId w:val="25"/>
        </w:numPr>
        <w:tabs>
          <w:tab w:val="num" w:pos="720"/>
        </w:tabs>
        <w:jc w:val="both"/>
        <w:rPr>
          <w:rFonts w:cs="Times New Roman"/>
          <w:iCs/>
        </w:rPr>
      </w:pPr>
      <w:r w:rsidRPr="00EE604B">
        <w:rPr>
          <w:rFonts w:cs="Times New Roman"/>
          <w:b/>
          <w:iCs/>
        </w:rPr>
        <w:t>Uso de CPU</w:t>
      </w:r>
      <w:r w:rsidRPr="00EE604B">
        <w:rPr>
          <w:rFonts w:cs="Times New Roman"/>
          <w:b/>
        </w:rPr>
        <w:t>.</w:t>
      </w:r>
      <w:r w:rsidRPr="00EE604B">
        <w:rPr>
          <w:rFonts w:cs="Times New Roman"/>
        </w:rPr>
        <w:t xml:space="preserve"> El uso de CPU permitirá conocer la cantidad de segundos de procesador al 100% necesario para correr la aplicación el tiempo que requiera cada ejecución. Esta métrica será </w:t>
      </w:r>
      <w:r>
        <w:rPr>
          <w:rFonts w:cs="Times New Roman"/>
        </w:rPr>
        <w:t xml:space="preserve">también </w:t>
      </w:r>
      <w:r w:rsidRPr="00EE604B">
        <w:rPr>
          <w:rFonts w:cs="Times New Roman"/>
        </w:rPr>
        <w:t xml:space="preserve">capturada con </w:t>
      </w:r>
      <w:proofErr w:type="spellStart"/>
      <w:r w:rsidRPr="00EE604B">
        <w:rPr>
          <w:rFonts w:cs="Times New Roman"/>
        </w:rPr>
        <w:t>YourKit</w:t>
      </w:r>
      <w:proofErr w:type="spellEnd"/>
      <w:r w:rsidRPr="00EE604B">
        <w:rPr>
          <w:rFonts w:cs="Times New Roman"/>
        </w:rPr>
        <w:t xml:space="preserve"> Java </w:t>
      </w:r>
      <w:proofErr w:type="spellStart"/>
      <w:r w:rsidRPr="00EE604B">
        <w:rPr>
          <w:rFonts w:cs="Times New Roman"/>
        </w:rPr>
        <w:t>Profiler</w:t>
      </w:r>
      <w:proofErr w:type="spellEnd"/>
      <w:r w:rsidRPr="00EE604B">
        <w:rPr>
          <w:rFonts w:cs="Times New Roman"/>
        </w:rPr>
        <w:t>.</w:t>
      </w:r>
    </w:p>
    <w:p w14:paraId="6CF2477F" w14:textId="77777777" w:rsidR="007C3537" w:rsidRPr="00EE604B" w:rsidRDefault="007C3537" w:rsidP="007C3537">
      <w:pPr>
        <w:jc w:val="both"/>
        <w:rPr>
          <w:rFonts w:cs="Times New Roman"/>
        </w:rPr>
      </w:pPr>
    </w:p>
    <w:p w14:paraId="25ADC8B3" w14:textId="77777777" w:rsidR="007C3537" w:rsidRDefault="007C3537" w:rsidP="007C3537">
      <w:pPr>
        <w:jc w:val="both"/>
        <w:rPr>
          <w:rFonts w:cs="Times New Roman"/>
        </w:rPr>
      </w:pPr>
      <w:r>
        <w:rPr>
          <w:rFonts w:cs="Times New Roman"/>
        </w:rPr>
        <w:t>Para tomar las dos últimas métricas fue necesario ejecutar cada aplicación una cierta cantidad de veces. De esta forma se pudieron tomar los valores de cada una de ellas y calcularon los promedios correspondientes. Este valor se estableció en 10 (diez) ejecuciones.</w:t>
      </w:r>
    </w:p>
    <w:p w14:paraId="16F954B8" w14:textId="77777777" w:rsidR="007C3537" w:rsidRDefault="007C3537" w:rsidP="007C3537">
      <w:pPr>
        <w:jc w:val="both"/>
        <w:rPr>
          <w:rFonts w:cs="Times New Roman"/>
        </w:rPr>
      </w:pPr>
    </w:p>
    <w:p w14:paraId="7633DA93" w14:textId="77777777" w:rsidR="007C3537" w:rsidRPr="00EE604B" w:rsidRDefault="007C3537" w:rsidP="007C3537">
      <w:pPr>
        <w:jc w:val="both"/>
        <w:rPr>
          <w:rFonts w:cs="Times New Roman"/>
        </w:rPr>
      </w:pPr>
      <w:r w:rsidRPr="00EE604B">
        <w:rPr>
          <w:rFonts w:cs="Times New Roman"/>
        </w:rPr>
        <w:t xml:space="preserve">A su vez, para poder tomar las métricas correspondientes a cada framework, se diseñó cada experimento en tres etapas las cuales permiten determinar las diferencias existentes en aspectos tales como facilidad de migración entre protocolos, facilidad de migración entre frameworks y el comportamiento de cada </w:t>
      </w:r>
      <w:r w:rsidRPr="00EE604B">
        <w:rPr>
          <w:rFonts w:cs="Times New Roman"/>
        </w:rPr>
        <w:lastRenderedPageBreak/>
        <w:t>herramienta en tiempo de ejecución. Las tres etapas de los experimentos y el objetivo de cada una de ellas se detallan a continuación:</w:t>
      </w:r>
    </w:p>
    <w:p w14:paraId="3E554166" w14:textId="77777777" w:rsidR="007C3537" w:rsidRPr="00EE604B" w:rsidRDefault="007C3537" w:rsidP="007C3537">
      <w:pPr>
        <w:jc w:val="both"/>
        <w:rPr>
          <w:rFonts w:cs="Times New Roman"/>
        </w:rPr>
      </w:pPr>
    </w:p>
    <w:p w14:paraId="67BAB39A" w14:textId="76DD11F4" w:rsidR="007C3537" w:rsidRPr="00EE604B" w:rsidRDefault="007C3537" w:rsidP="007C3537">
      <w:pPr>
        <w:tabs>
          <w:tab w:val="num" w:pos="720"/>
        </w:tabs>
        <w:jc w:val="both"/>
        <w:rPr>
          <w:rFonts w:cs="Times New Roman"/>
        </w:rPr>
      </w:pPr>
      <w:r w:rsidRPr="00EE604B">
        <w:rPr>
          <w:rFonts w:cs="Times New Roman"/>
          <w:b/>
          <w:i/>
          <w:iCs/>
        </w:rPr>
        <w:t>Etapa 1: Implementación de los casos de estudio con cada framework a analizar</w:t>
      </w:r>
      <w:r w:rsidRPr="00EE604B">
        <w:rPr>
          <w:rFonts w:cs="Times New Roman"/>
          <w:b/>
        </w:rPr>
        <w:t>.</w:t>
      </w:r>
      <w:r w:rsidR="008029CF">
        <w:rPr>
          <w:rFonts w:cs="Times New Roman"/>
        </w:rPr>
        <w:t xml:space="preserve"> </w:t>
      </w:r>
      <w:r w:rsidRPr="00EE604B">
        <w:rPr>
          <w:rFonts w:cs="Times New Roman"/>
        </w:rPr>
        <w:t xml:space="preserve">En esta etapa se agregará soporte a cada una de las aplicaciones base para el almacenamiento en </w:t>
      </w:r>
      <w:r w:rsidRPr="00E511AB">
        <w:rPr>
          <w:rFonts w:cs="Times New Roman"/>
          <w:i/>
        </w:rPr>
        <w:t xml:space="preserve">Cloud </w:t>
      </w:r>
      <w:r w:rsidRPr="00EE604B">
        <w:rPr>
          <w:rFonts w:cs="Times New Roman"/>
        </w:rPr>
        <w:t xml:space="preserve">haciendo uso de las facilidades que presenta cada framework. Las métricas y resultados de esta etapa permitirán evaluar que tan complejo resulta implementar cada uno de los casos de estudio con cada herramienta y el comportamiento que presenta cada una en tiempo de ejecución con respecto a la utilización de recursos. </w:t>
      </w:r>
    </w:p>
    <w:p w14:paraId="00891B14" w14:textId="77777777" w:rsidR="007C3537" w:rsidRPr="00EE604B" w:rsidRDefault="007C3537" w:rsidP="007C3537">
      <w:pPr>
        <w:tabs>
          <w:tab w:val="num" w:pos="720"/>
        </w:tabs>
        <w:jc w:val="both"/>
        <w:rPr>
          <w:rFonts w:cs="Times New Roman"/>
          <w:i/>
        </w:rPr>
      </w:pPr>
      <w:r w:rsidRPr="00EE604B">
        <w:rPr>
          <w:rFonts w:cs="Times New Roman"/>
        </w:rPr>
        <w:t>Las métricas utilizadas en esta etapa para la codificación de la solución son las siguientes:</w:t>
      </w:r>
    </w:p>
    <w:p w14:paraId="26E0729C" w14:textId="77777777" w:rsidR="007C3537" w:rsidRPr="00EE604B" w:rsidRDefault="007C3537" w:rsidP="007C3537">
      <w:pPr>
        <w:numPr>
          <w:ilvl w:val="0"/>
          <w:numId w:val="32"/>
        </w:numPr>
        <w:jc w:val="both"/>
        <w:rPr>
          <w:rFonts w:cs="Times New Roman"/>
          <w:iCs/>
        </w:rPr>
      </w:pPr>
      <w:r w:rsidRPr="00EE604B">
        <w:rPr>
          <w:rFonts w:cs="Times New Roman"/>
          <w:b/>
          <w:iCs/>
        </w:rPr>
        <w:t>Cantidad de código accedido/consultado.</w:t>
      </w:r>
      <w:r w:rsidRPr="00EE604B">
        <w:rPr>
          <w:rFonts w:cs="Times New Roman"/>
          <w:b/>
        </w:rPr>
        <w:t xml:space="preserve"> </w:t>
      </w:r>
    </w:p>
    <w:p w14:paraId="0B9981D3" w14:textId="77777777" w:rsidR="007C3537" w:rsidRPr="00EE604B" w:rsidRDefault="007C3537" w:rsidP="007C3537">
      <w:pPr>
        <w:numPr>
          <w:ilvl w:val="0"/>
          <w:numId w:val="32"/>
        </w:numPr>
        <w:jc w:val="both"/>
        <w:rPr>
          <w:rFonts w:cs="Times New Roman"/>
          <w:iCs/>
        </w:rPr>
      </w:pPr>
      <w:r w:rsidRPr="00EE604B">
        <w:rPr>
          <w:rFonts w:cs="Times New Roman"/>
          <w:b/>
          <w:iCs/>
        </w:rPr>
        <w:t>Líneas de código adicionales / alteradas</w:t>
      </w:r>
    </w:p>
    <w:p w14:paraId="1B162EA5" w14:textId="77777777" w:rsidR="007C3537" w:rsidRPr="00EE604B" w:rsidRDefault="007C3537" w:rsidP="007C3537">
      <w:pPr>
        <w:numPr>
          <w:ilvl w:val="0"/>
          <w:numId w:val="32"/>
        </w:numPr>
        <w:jc w:val="both"/>
        <w:rPr>
          <w:rFonts w:cs="Times New Roman"/>
          <w:iCs/>
        </w:rPr>
      </w:pPr>
      <w:r w:rsidRPr="00EE604B">
        <w:rPr>
          <w:rFonts w:cs="Times New Roman"/>
          <w:b/>
          <w:iCs/>
        </w:rPr>
        <w:t>Líneas de configuración adicionales / alteradas</w:t>
      </w:r>
    </w:p>
    <w:p w14:paraId="3D082780" w14:textId="77777777" w:rsidR="007C3537" w:rsidRPr="00EE604B" w:rsidRDefault="007C3537" w:rsidP="007C3537">
      <w:pPr>
        <w:tabs>
          <w:tab w:val="num" w:pos="720"/>
        </w:tabs>
        <w:jc w:val="both"/>
        <w:rPr>
          <w:rFonts w:cs="Times New Roman"/>
          <w:i/>
          <w:iCs/>
        </w:rPr>
      </w:pPr>
    </w:p>
    <w:p w14:paraId="7CE03A7E" w14:textId="77777777" w:rsidR="007C3537" w:rsidRPr="00EE604B" w:rsidRDefault="007C3537" w:rsidP="007C3537">
      <w:pPr>
        <w:tabs>
          <w:tab w:val="num" w:pos="720"/>
        </w:tabs>
        <w:jc w:val="both"/>
        <w:rPr>
          <w:rFonts w:cs="Times New Roman"/>
          <w:i/>
          <w:iCs/>
        </w:rPr>
      </w:pPr>
      <w:r w:rsidRPr="00EE604B">
        <w:rPr>
          <w:rFonts w:cs="Times New Roman"/>
        </w:rPr>
        <w:t>Una vez finalizado el desarrollo y captura de métricas anterior se determinará la eficiencia en términos de uso de recursos en tiempo de ejecución para cada framework. Para esto se definieron una serie de experimentos que serán llevados a cabo con cada aplicación (estos experimentos se describirán más adelante). Las métricas que se tomarán para analizar el comportamiento en tiempo de ejecución son las siguientes:</w:t>
      </w:r>
    </w:p>
    <w:p w14:paraId="4130E5F7" w14:textId="77777777" w:rsidR="007C3537" w:rsidRPr="00EE604B" w:rsidRDefault="007C3537" w:rsidP="007C3537">
      <w:pPr>
        <w:numPr>
          <w:ilvl w:val="0"/>
          <w:numId w:val="36"/>
        </w:numPr>
        <w:jc w:val="both"/>
        <w:rPr>
          <w:rFonts w:cs="Times New Roman"/>
          <w:iCs/>
        </w:rPr>
      </w:pPr>
      <w:r w:rsidRPr="00EE604B">
        <w:rPr>
          <w:rFonts w:cs="Times New Roman"/>
          <w:b/>
          <w:iCs/>
        </w:rPr>
        <w:t>Uso de memoria</w:t>
      </w:r>
      <w:r w:rsidRPr="00EE604B">
        <w:rPr>
          <w:rFonts w:cs="Times New Roman"/>
          <w:b/>
        </w:rPr>
        <w:t>.</w:t>
      </w:r>
      <w:r w:rsidRPr="00EE604B">
        <w:rPr>
          <w:rFonts w:cs="Times New Roman"/>
        </w:rPr>
        <w:t xml:space="preserve"> </w:t>
      </w:r>
    </w:p>
    <w:p w14:paraId="0BF307AE" w14:textId="77777777" w:rsidR="007C3537" w:rsidRPr="00EE604B" w:rsidRDefault="007C3537" w:rsidP="007C3537">
      <w:pPr>
        <w:numPr>
          <w:ilvl w:val="0"/>
          <w:numId w:val="36"/>
        </w:numPr>
        <w:jc w:val="both"/>
        <w:rPr>
          <w:rFonts w:cs="Times New Roman"/>
          <w:iCs/>
        </w:rPr>
      </w:pPr>
      <w:r w:rsidRPr="00EE604B">
        <w:rPr>
          <w:rFonts w:cs="Times New Roman"/>
          <w:b/>
          <w:iCs/>
        </w:rPr>
        <w:t>Uso de CPU</w:t>
      </w:r>
      <w:r w:rsidRPr="00EE604B">
        <w:rPr>
          <w:rFonts w:cs="Times New Roman"/>
          <w:b/>
        </w:rPr>
        <w:t>.</w:t>
      </w:r>
      <w:r w:rsidRPr="00EE604B">
        <w:rPr>
          <w:rFonts w:cs="Times New Roman"/>
        </w:rPr>
        <w:t xml:space="preserve"> </w:t>
      </w:r>
    </w:p>
    <w:p w14:paraId="057A549D" w14:textId="77777777" w:rsidR="007C3537" w:rsidRPr="00EE604B" w:rsidRDefault="007C3537" w:rsidP="007C3537">
      <w:pPr>
        <w:tabs>
          <w:tab w:val="num" w:pos="720"/>
        </w:tabs>
        <w:jc w:val="both"/>
        <w:rPr>
          <w:rFonts w:cs="Times New Roman"/>
          <w:i/>
          <w:iCs/>
        </w:rPr>
      </w:pPr>
    </w:p>
    <w:p w14:paraId="410CB991" w14:textId="77777777" w:rsidR="007C3537" w:rsidRPr="00EE604B" w:rsidRDefault="007C3537" w:rsidP="007C3537">
      <w:pPr>
        <w:tabs>
          <w:tab w:val="num" w:pos="720"/>
        </w:tabs>
        <w:jc w:val="both"/>
        <w:rPr>
          <w:rFonts w:cs="Times New Roman"/>
        </w:rPr>
      </w:pPr>
      <w:r w:rsidRPr="00EE604B">
        <w:rPr>
          <w:rFonts w:cs="Times New Roman"/>
          <w:b/>
          <w:i/>
          <w:iCs/>
        </w:rPr>
        <w:t>Etapa 2: Evaluación de las facilidades de migración entre protocolos dentro de cada framework</w:t>
      </w:r>
      <w:r w:rsidRPr="00EE604B">
        <w:rPr>
          <w:rFonts w:cs="Times New Roman"/>
          <w:b/>
        </w:rPr>
        <w:t>.</w:t>
      </w:r>
      <w:r w:rsidRPr="00EE604B">
        <w:rPr>
          <w:rFonts w:cs="Times New Roman"/>
        </w:rPr>
        <w:t xml:space="preserve"> En ésta segunda etapa se trabajara sobre las aplicaciones resultantes de la etapa anterior. Cada aplicación será migrada a otro protocolo soportado por el framework sobre el cual se implementó. Esto nos permitirá evaluar la magnitud de los cambios que son necesarios para realizar las migraciones, tanto en cantidad de líneas de código como en cantidad de líneas de configuración. Para poder determinar estos valores se tomarán las métricas nombradas a continuación:</w:t>
      </w:r>
    </w:p>
    <w:p w14:paraId="2037C1CD" w14:textId="77777777" w:rsidR="007C3537" w:rsidRPr="00EE604B" w:rsidRDefault="007C3537" w:rsidP="007C3537">
      <w:pPr>
        <w:numPr>
          <w:ilvl w:val="0"/>
          <w:numId w:val="33"/>
        </w:numPr>
        <w:jc w:val="both"/>
        <w:rPr>
          <w:rFonts w:cs="Times New Roman"/>
          <w:iCs/>
        </w:rPr>
      </w:pPr>
      <w:r w:rsidRPr="00EE604B">
        <w:rPr>
          <w:rFonts w:cs="Times New Roman"/>
          <w:b/>
          <w:iCs/>
        </w:rPr>
        <w:t>Líneas de código adicionales / alteradas</w:t>
      </w:r>
      <w:r w:rsidRPr="00EE604B">
        <w:rPr>
          <w:rFonts w:cs="Times New Roman"/>
          <w:b/>
        </w:rPr>
        <w:t>.</w:t>
      </w:r>
      <w:r w:rsidRPr="00EE604B">
        <w:rPr>
          <w:rFonts w:cs="Times New Roman"/>
        </w:rPr>
        <w:t xml:space="preserve"> </w:t>
      </w:r>
    </w:p>
    <w:p w14:paraId="16128BF3" w14:textId="77777777" w:rsidR="007C3537" w:rsidRPr="00EE604B" w:rsidRDefault="007C3537" w:rsidP="007C3537">
      <w:pPr>
        <w:numPr>
          <w:ilvl w:val="0"/>
          <w:numId w:val="33"/>
        </w:numPr>
        <w:jc w:val="both"/>
        <w:rPr>
          <w:rFonts w:cs="Times New Roman"/>
          <w:iCs/>
        </w:rPr>
      </w:pPr>
      <w:r w:rsidRPr="00EE604B">
        <w:rPr>
          <w:rFonts w:cs="Times New Roman"/>
          <w:b/>
          <w:iCs/>
        </w:rPr>
        <w:t>Líneas de configuración adicionales / alteradas</w:t>
      </w:r>
      <w:r w:rsidRPr="00EE604B">
        <w:rPr>
          <w:rFonts w:cs="Times New Roman"/>
          <w:b/>
        </w:rPr>
        <w:t>.</w:t>
      </w:r>
    </w:p>
    <w:p w14:paraId="608F9EC6" w14:textId="77777777" w:rsidR="007C3537" w:rsidRPr="00EE604B" w:rsidRDefault="007C3537" w:rsidP="007C3537">
      <w:pPr>
        <w:tabs>
          <w:tab w:val="num" w:pos="720"/>
        </w:tabs>
        <w:jc w:val="both"/>
        <w:rPr>
          <w:rFonts w:cs="Times New Roman"/>
        </w:rPr>
      </w:pPr>
    </w:p>
    <w:p w14:paraId="00CB064C" w14:textId="77777777" w:rsidR="007C3537" w:rsidRPr="00EE604B" w:rsidRDefault="007C3537" w:rsidP="007C3537">
      <w:pPr>
        <w:tabs>
          <w:tab w:val="num" w:pos="720"/>
        </w:tabs>
        <w:jc w:val="both"/>
        <w:rPr>
          <w:rFonts w:cs="Times New Roman"/>
          <w:i/>
          <w:iCs/>
        </w:rPr>
      </w:pPr>
    </w:p>
    <w:p w14:paraId="07BD4876" w14:textId="77777777" w:rsidR="007C3537" w:rsidRPr="00EE604B" w:rsidRDefault="007C3537" w:rsidP="007C3537">
      <w:pPr>
        <w:tabs>
          <w:tab w:val="num" w:pos="720"/>
        </w:tabs>
        <w:jc w:val="both"/>
        <w:rPr>
          <w:rFonts w:cs="Times New Roman"/>
        </w:rPr>
      </w:pPr>
      <w:r w:rsidRPr="00EE604B">
        <w:rPr>
          <w:rFonts w:cs="Times New Roman"/>
          <w:b/>
          <w:i/>
          <w:iCs/>
        </w:rPr>
        <w:t>Etapa 3: Migración de cada implementación al resto de los frameworks competidores</w:t>
      </w:r>
      <w:r w:rsidRPr="00EE604B">
        <w:rPr>
          <w:rFonts w:cs="Times New Roman"/>
          <w:b/>
        </w:rPr>
        <w:t>.</w:t>
      </w:r>
      <w:r w:rsidRPr="00EE604B">
        <w:rPr>
          <w:rFonts w:cs="Times New Roman"/>
        </w:rPr>
        <w:t xml:space="preserve"> En esta última etapa también se trabajara con las aplicaciones resultantes de la primera. El objetivo será realizar la migración de cada aplicación a cada uno de los frameworks competidores. Esto servirá para determinar </w:t>
      </w:r>
      <w:r w:rsidRPr="00EE604B">
        <w:rPr>
          <w:rFonts w:cs="Times New Roman"/>
        </w:rPr>
        <w:lastRenderedPageBreak/>
        <w:t>qué tan complejo resulta realizar la migración de una aplicación desarrollada utilizando un framework particular a otro diferente. Una vez finalizadas las diferentes implementaciones se tomará el siguiente conjunto de métricas:</w:t>
      </w:r>
    </w:p>
    <w:p w14:paraId="039188D9" w14:textId="77777777" w:rsidR="007C3537" w:rsidRPr="00EE604B" w:rsidRDefault="007C3537" w:rsidP="007C3537">
      <w:pPr>
        <w:numPr>
          <w:ilvl w:val="0"/>
          <w:numId w:val="34"/>
        </w:numPr>
        <w:jc w:val="both"/>
        <w:rPr>
          <w:rFonts w:cs="Times New Roman"/>
        </w:rPr>
      </w:pPr>
      <w:r w:rsidRPr="00EE604B">
        <w:rPr>
          <w:rFonts w:cs="Times New Roman"/>
          <w:b/>
          <w:iCs/>
        </w:rPr>
        <w:t>Cantidad de código accedido/consultado.</w:t>
      </w:r>
    </w:p>
    <w:p w14:paraId="013BB1BC" w14:textId="77777777" w:rsidR="007C3537" w:rsidRPr="00EE604B" w:rsidRDefault="007C3537" w:rsidP="007C3537">
      <w:pPr>
        <w:numPr>
          <w:ilvl w:val="0"/>
          <w:numId w:val="34"/>
        </w:numPr>
        <w:jc w:val="both"/>
        <w:rPr>
          <w:rFonts w:cs="Times New Roman"/>
        </w:rPr>
      </w:pPr>
      <w:r w:rsidRPr="00EE604B">
        <w:rPr>
          <w:rFonts w:cs="Times New Roman"/>
          <w:b/>
          <w:iCs/>
        </w:rPr>
        <w:t>Líneas de código adicionales / alteradas</w:t>
      </w:r>
      <w:r w:rsidRPr="00EE604B">
        <w:rPr>
          <w:rFonts w:cs="Times New Roman"/>
          <w:b/>
        </w:rPr>
        <w:t>.</w:t>
      </w:r>
    </w:p>
    <w:p w14:paraId="6A1E1A4D" w14:textId="77777777" w:rsidR="007C3537" w:rsidRPr="00EE604B" w:rsidRDefault="007C3537" w:rsidP="007C3537">
      <w:pPr>
        <w:numPr>
          <w:ilvl w:val="0"/>
          <w:numId w:val="34"/>
        </w:numPr>
        <w:jc w:val="both"/>
        <w:rPr>
          <w:rFonts w:cs="Times New Roman"/>
        </w:rPr>
      </w:pPr>
      <w:r w:rsidRPr="00EE604B">
        <w:rPr>
          <w:rFonts w:cs="Times New Roman"/>
          <w:b/>
          <w:iCs/>
        </w:rPr>
        <w:t>Líneas de configuración adicionales / alteradas</w:t>
      </w:r>
      <w:r w:rsidRPr="00EE604B">
        <w:rPr>
          <w:rFonts w:cs="Times New Roman"/>
          <w:b/>
        </w:rPr>
        <w:t>.</w:t>
      </w:r>
    </w:p>
    <w:p w14:paraId="1FE3E97C" w14:textId="77777777" w:rsidR="007C3537" w:rsidRPr="00EE604B" w:rsidRDefault="007C3537" w:rsidP="007C3537">
      <w:pPr>
        <w:tabs>
          <w:tab w:val="num" w:pos="720"/>
        </w:tabs>
        <w:jc w:val="both"/>
        <w:rPr>
          <w:rFonts w:cs="Times New Roman"/>
        </w:rPr>
      </w:pPr>
    </w:p>
    <w:p w14:paraId="0580F7CB" w14:textId="77777777" w:rsidR="007C3537" w:rsidRPr="00EE604B" w:rsidRDefault="007C3537" w:rsidP="007C3537">
      <w:pPr>
        <w:tabs>
          <w:tab w:val="num" w:pos="720"/>
        </w:tabs>
        <w:jc w:val="both"/>
        <w:rPr>
          <w:rFonts w:cs="Times New Roman"/>
        </w:rPr>
      </w:pPr>
      <w:r w:rsidRPr="00EE604B">
        <w:rPr>
          <w:rFonts w:cs="Times New Roman"/>
        </w:rPr>
        <w:t xml:space="preserve">Al igual que en la etapa uno, una vez finalizado el desarrollo y captura de métricas anterior se procederá a determinar la eficiencia en términos de uso de recursos en tiempo de ejecución para cada framework. Para esto se utilizarán los mismos experimentos usados en la </w:t>
      </w:r>
      <w:proofErr w:type="gramStart"/>
      <w:r w:rsidRPr="00EE604B">
        <w:rPr>
          <w:rFonts w:cs="Times New Roman"/>
        </w:rPr>
        <w:t>primer</w:t>
      </w:r>
      <w:proofErr w:type="gramEnd"/>
      <w:r w:rsidRPr="00EE604B">
        <w:rPr>
          <w:rFonts w:cs="Times New Roman"/>
        </w:rPr>
        <w:t xml:space="preserve"> etapa. Las métricas que se tomarán son las siguientes:</w:t>
      </w:r>
    </w:p>
    <w:p w14:paraId="3FAECDA2" w14:textId="77777777" w:rsidR="007C3537" w:rsidRPr="00EE604B" w:rsidRDefault="007C3537" w:rsidP="007C3537">
      <w:pPr>
        <w:numPr>
          <w:ilvl w:val="0"/>
          <w:numId w:val="35"/>
        </w:numPr>
        <w:jc w:val="both"/>
        <w:rPr>
          <w:rFonts w:cs="Times New Roman"/>
          <w:iCs/>
        </w:rPr>
      </w:pPr>
      <w:r w:rsidRPr="00EE604B">
        <w:rPr>
          <w:rFonts w:cs="Times New Roman"/>
          <w:b/>
          <w:iCs/>
        </w:rPr>
        <w:t>Uso de memoria</w:t>
      </w:r>
      <w:r w:rsidRPr="00EE604B">
        <w:rPr>
          <w:rFonts w:cs="Times New Roman"/>
          <w:b/>
        </w:rPr>
        <w:t>.</w:t>
      </w:r>
    </w:p>
    <w:p w14:paraId="3013A41B" w14:textId="77777777" w:rsidR="007C3537" w:rsidRPr="00EE604B" w:rsidRDefault="007C3537" w:rsidP="007C3537">
      <w:pPr>
        <w:numPr>
          <w:ilvl w:val="0"/>
          <w:numId w:val="35"/>
        </w:numPr>
        <w:jc w:val="both"/>
        <w:rPr>
          <w:rFonts w:cs="Times New Roman"/>
        </w:rPr>
      </w:pPr>
      <w:r w:rsidRPr="00EE604B">
        <w:rPr>
          <w:rFonts w:cs="Times New Roman"/>
          <w:b/>
          <w:iCs/>
        </w:rPr>
        <w:t>Uso de CPU</w:t>
      </w:r>
      <w:r w:rsidRPr="00EE604B">
        <w:rPr>
          <w:rFonts w:cs="Times New Roman"/>
          <w:b/>
        </w:rPr>
        <w:t>.</w:t>
      </w:r>
    </w:p>
    <w:p w14:paraId="7C8B7AFE" w14:textId="77777777" w:rsidR="007C3537" w:rsidRPr="00EE604B" w:rsidRDefault="007C3537" w:rsidP="007C3537">
      <w:pPr>
        <w:jc w:val="both"/>
        <w:rPr>
          <w:rFonts w:cs="Times New Roman"/>
        </w:rPr>
      </w:pPr>
    </w:p>
    <w:p w14:paraId="0DFA64A7" w14:textId="77777777" w:rsidR="007C3537" w:rsidRPr="00EE604B" w:rsidRDefault="007C3537" w:rsidP="007C3537">
      <w:pPr>
        <w:tabs>
          <w:tab w:val="num" w:pos="720"/>
        </w:tabs>
        <w:jc w:val="both"/>
        <w:rPr>
          <w:rFonts w:cs="Times New Roman"/>
        </w:rPr>
      </w:pPr>
      <w:r w:rsidRPr="00EE604B">
        <w:rPr>
          <w:rFonts w:cs="Times New Roman"/>
        </w:rPr>
        <w:t xml:space="preserve">Una observación que cabe destacar sobre la captura de métricas en tiempo de ejecución es que para evitar valores erróneos en los resultados se procedió a realizar los pasos anteriores diez veces sobre cada implementación. Con esto se logra reducir el error que puede existir debido a condiciones especiales como por ejemplo la ejecución del </w:t>
      </w:r>
      <w:proofErr w:type="spellStart"/>
      <w:r w:rsidRPr="00EE604B">
        <w:rPr>
          <w:rFonts w:cs="Times New Roman"/>
        </w:rPr>
        <w:t>garbage</w:t>
      </w:r>
      <w:proofErr w:type="spellEnd"/>
      <w:r w:rsidRPr="00EE604B">
        <w:rPr>
          <w:rFonts w:cs="Times New Roman"/>
        </w:rPr>
        <w:t xml:space="preserve"> </w:t>
      </w:r>
      <w:proofErr w:type="spellStart"/>
      <w:r w:rsidRPr="00EE604B">
        <w:rPr>
          <w:rFonts w:cs="Times New Roman"/>
        </w:rPr>
        <w:t>collector</w:t>
      </w:r>
      <w:proofErr w:type="spellEnd"/>
      <w:r w:rsidRPr="00EE604B">
        <w:rPr>
          <w:rFonts w:cs="Times New Roman"/>
        </w:rPr>
        <w:t>. Esto se llevó a cabo en cada uno de los casos de estudio analizados, tanto para la etapa 1 como para la etapa 3.</w:t>
      </w:r>
    </w:p>
    <w:p w14:paraId="59F4103E" w14:textId="77777777" w:rsidR="007C3537" w:rsidRDefault="007C3537" w:rsidP="00EC6620"/>
    <w:p w14:paraId="031FEF7F" w14:textId="77777777" w:rsidR="007C3537" w:rsidRDefault="007C3537" w:rsidP="007C3537">
      <w:pPr>
        <w:pStyle w:val="Heading3"/>
      </w:pPr>
      <w:bookmarkStart w:id="140" w:name="_Toc372995001"/>
      <w:bookmarkStart w:id="141" w:name="_Toc374286524"/>
      <w:r w:rsidRPr="00EE604B">
        <w:t>5.2. Descripción de los casos de estudio</w:t>
      </w:r>
      <w:bookmarkEnd w:id="140"/>
      <w:bookmarkEnd w:id="141"/>
    </w:p>
    <w:p w14:paraId="76F42D10" w14:textId="77777777" w:rsidR="007C3537" w:rsidRPr="00CC6B4D" w:rsidRDefault="007C3537" w:rsidP="00EC6620"/>
    <w:p w14:paraId="7B338DDC" w14:textId="77777777" w:rsidR="007C3537" w:rsidRDefault="007C3537" w:rsidP="00EC6620">
      <w:r>
        <w:t xml:space="preserve">En las secciones siguientes se presentan uno a uno los tres casos de estudio llevados adelante junto a los resultados y análisis de cada una de las métricas mencionadas anteriormente. </w:t>
      </w:r>
    </w:p>
    <w:p w14:paraId="1071B32E" w14:textId="77777777" w:rsidR="007C3537" w:rsidRPr="00261FD2" w:rsidRDefault="007C3537" w:rsidP="007C3537">
      <w:pPr>
        <w:jc w:val="both"/>
        <w:rPr>
          <w:rFonts w:cs="Times New Roman"/>
          <w:sz w:val="24"/>
          <w:szCs w:val="24"/>
        </w:rPr>
      </w:pPr>
    </w:p>
    <w:p w14:paraId="03D63002" w14:textId="77777777" w:rsidR="007C3537" w:rsidRDefault="007C3537" w:rsidP="007C3537">
      <w:pPr>
        <w:pStyle w:val="Heading4"/>
      </w:pPr>
      <w:bookmarkStart w:id="142" w:name="h.ta0f4ublkw46"/>
      <w:bookmarkEnd w:id="142"/>
      <w:r w:rsidRPr="00EE604B">
        <w:t>5.2.1 Caso de estudio 1: neoeedit</w:t>
      </w:r>
    </w:p>
    <w:p w14:paraId="74F3A2A1" w14:textId="77777777" w:rsidR="007C3537" w:rsidRPr="00CC6B4D" w:rsidRDefault="007C3537" w:rsidP="00EC6620"/>
    <w:p w14:paraId="4AFC6350" w14:textId="77777777" w:rsidR="007C3537" w:rsidRPr="00EE604B" w:rsidRDefault="007C3537" w:rsidP="007C3537">
      <w:pPr>
        <w:jc w:val="both"/>
        <w:rPr>
          <w:rFonts w:cs="Times New Roman"/>
        </w:rPr>
      </w:pPr>
      <w:r w:rsidRPr="00EE604B">
        <w:rPr>
          <w:rFonts w:cs="Times New Roman"/>
        </w:rPr>
        <w:t xml:space="preserve">Este caso de estudio se concentra en el análisis del editor de texto “neoeedit”. </w:t>
      </w:r>
      <w:r>
        <w:rPr>
          <w:rFonts w:cs="Times New Roman"/>
        </w:rPr>
        <w:t xml:space="preserve">Esta aplicación </w:t>
      </w:r>
      <w:r w:rsidRPr="00EE604B">
        <w:rPr>
          <w:rFonts w:cs="Times New Roman"/>
        </w:rPr>
        <w:t xml:space="preserve">trabaja únicamente con archivos en el almacenamiento local del usuario. El objetivo será agregar soporte para almacenamiento remoto con cada framework. Esto incluye soporte para la funcionalidad de abrir y grabar archivos, buscar archivos que contengan cierto bloque de texto y demás funcionalidades provistas por la aplicación original. </w:t>
      </w:r>
      <w:r>
        <w:rPr>
          <w:rFonts w:cs="Times New Roman"/>
        </w:rPr>
        <w:t>La figura</w:t>
      </w:r>
      <w:r w:rsidRPr="00EE604B">
        <w:rPr>
          <w:rFonts w:cs="Times New Roman"/>
        </w:rPr>
        <w:t xml:space="preserve"> </w:t>
      </w:r>
      <w:proofErr w:type="spellStart"/>
      <w:r w:rsidRPr="00EE604B">
        <w:rPr>
          <w:rFonts w:cs="Times New Roman"/>
        </w:rPr>
        <w:t>figura</w:t>
      </w:r>
      <w:proofErr w:type="spellEnd"/>
      <w:r w:rsidRPr="00EE604B">
        <w:rPr>
          <w:rFonts w:cs="Times New Roman"/>
        </w:rPr>
        <w:t xml:space="preserve"> 5.1 muestra a grandes rasgos la arquitectura de la aplicación.</w:t>
      </w:r>
    </w:p>
    <w:p w14:paraId="4F7AE2CE" w14:textId="77777777" w:rsidR="007C3537" w:rsidRPr="00EE604B" w:rsidRDefault="007C3537" w:rsidP="007C3537">
      <w:pPr>
        <w:jc w:val="both"/>
        <w:rPr>
          <w:rFonts w:cs="Times New Roman"/>
        </w:rPr>
      </w:pPr>
    </w:p>
    <w:p w14:paraId="0311FE9B" w14:textId="77777777" w:rsidR="007C3537" w:rsidRDefault="007C3537" w:rsidP="00EC6620">
      <w:pPr>
        <w:keepNext/>
        <w:jc w:val="center"/>
      </w:pPr>
      <w:r w:rsidRPr="00EE604B">
        <w:rPr>
          <w:noProof/>
          <w:lang w:eastAsia="es-AR"/>
        </w:rPr>
        <w:drawing>
          <wp:inline distT="0" distB="0" distL="0" distR="0" wp14:anchorId="7A40649B" wp14:editId="0E19F729">
            <wp:extent cx="5615940" cy="2562225"/>
            <wp:effectExtent l="0" t="0" r="3810" b="952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15940" cy="2562225"/>
                    </a:xfrm>
                    <a:prstGeom prst="rect">
                      <a:avLst/>
                    </a:prstGeom>
                    <a:noFill/>
                    <a:ln>
                      <a:noFill/>
                    </a:ln>
                  </pic:spPr>
                </pic:pic>
              </a:graphicData>
            </a:graphic>
          </wp:inline>
        </w:drawing>
      </w:r>
    </w:p>
    <w:p w14:paraId="385BE482" w14:textId="67D593E0" w:rsidR="007C3537" w:rsidRPr="00EE604B" w:rsidRDefault="007C3537" w:rsidP="00EC6620">
      <w:pPr>
        <w:pStyle w:val="Caption"/>
        <w:rPr>
          <w:rFonts w:cs="Times New Roman"/>
        </w:rPr>
      </w:pPr>
      <w:bookmarkStart w:id="143" w:name="_Toc374286464"/>
      <w:r>
        <w:t xml:space="preserve">Figura </w:t>
      </w:r>
      <w:fldSimple w:instr=" STYLEREF 1 \s ">
        <w:r w:rsidR="004B17DA">
          <w:rPr>
            <w:noProof/>
          </w:rPr>
          <w:t>5</w:t>
        </w:r>
      </w:fldSimple>
      <w:r>
        <w:t>.</w:t>
      </w:r>
      <w:fldSimple w:instr=" SEQ Figura \* ARABIC \s 1 ">
        <w:r w:rsidR="004B17DA">
          <w:rPr>
            <w:noProof/>
          </w:rPr>
          <w:t>1</w:t>
        </w:r>
      </w:fldSimple>
      <w:r>
        <w:t xml:space="preserve"> </w:t>
      </w:r>
      <w:r w:rsidRPr="000610BB">
        <w:t>Diagrama abstracto del funcionamiento de neoeedit.</w:t>
      </w:r>
      <w:bookmarkEnd w:id="143"/>
    </w:p>
    <w:p w14:paraId="760021AE" w14:textId="77777777" w:rsidR="007C3537" w:rsidRPr="00EE604B" w:rsidRDefault="007C3537" w:rsidP="007C3537">
      <w:pPr>
        <w:jc w:val="both"/>
        <w:rPr>
          <w:rFonts w:cs="Times New Roman"/>
        </w:rPr>
      </w:pPr>
    </w:p>
    <w:p w14:paraId="7E19113C" w14:textId="77777777" w:rsidR="007C3537" w:rsidRPr="00EE604B" w:rsidRDefault="007C3537" w:rsidP="007C3537">
      <w:pPr>
        <w:jc w:val="both"/>
        <w:rPr>
          <w:rFonts w:cs="Times New Roman"/>
        </w:rPr>
      </w:pPr>
      <w:r w:rsidRPr="00EE604B">
        <w:rPr>
          <w:rFonts w:cs="Times New Roman"/>
        </w:rPr>
        <w:t>Como puede apreciarse el funcionamiento de la aplicación es muy simple. El usuario da órdenes a la aplicación por medio de la interfaz de usuario la cual inmediatamente envía la misma al procesador principal. Este procesador, dependiendo de la orden recibida, selecciona y ejecuta un conjunto de acciones (por ejemplo almacenar los cambios realizados sobre el archivo que está siendo editado). Las operaciones que necesitan acceder a los datos del archivo original lo hacen leyendo o escribiendo directamente en el disco local por medio de las facilidades que otorga java.</w:t>
      </w:r>
    </w:p>
    <w:p w14:paraId="22B722E9" w14:textId="77777777" w:rsidR="007C3537" w:rsidRPr="00EE604B" w:rsidRDefault="007C3537" w:rsidP="007C3537">
      <w:pPr>
        <w:jc w:val="both"/>
        <w:rPr>
          <w:rFonts w:cs="Times New Roman"/>
        </w:rPr>
      </w:pPr>
    </w:p>
    <w:p w14:paraId="66C2FEB6" w14:textId="77777777" w:rsidR="007C3537" w:rsidRPr="00EE604B" w:rsidRDefault="007C3537" w:rsidP="007C3537">
      <w:pPr>
        <w:jc w:val="both"/>
        <w:rPr>
          <w:rFonts w:cs="Times New Roman"/>
        </w:rPr>
      </w:pPr>
      <w:r w:rsidRPr="00EE604B">
        <w:rPr>
          <w:rFonts w:cs="Times New Roman"/>
        </w:rPr>
        <w:t>Antes de comenzar con el desarrollo de cada una de las tres etapas mencionadas anteriormente presentamos las métricas básicas (Líneas de código y Promedio de líneas de código por método) correspondientes a la aplicación original. Con estos datos tenemos una referencia del tamaño de la aplicación. Los valores de estas dos métricas son los siguientes:</w:t>
      </w:r>
    </w:p>
    <w:p w14:paraId="61B2838D" w14:textId="77777777" w:rsidR="007C3537" w:rsidRPr="00EE604B" w:rsidRDefault="007C3537" w:rsidP="007C3537">
      <w:pPr>
        <w:ind w:firstLine="720"/>
        <w:jc w:val="both"/>
        <w:rPr>
          <w:rFonts w:cs="Times New Roman"/>
        </w:rPr>
      </w:pPr>
      <w:r w:rsidRPr="00EE604B">
        <w:rPr>
          <w:rFonts w:cs="Times New Roman"/>
          <w:b/>
        </w:rPr>
        <w:t>Líneas de código totales</w:t>
      </w:r>
      <w:r w:rsidRPr="00EE604B">
        <w:rPr>
          <w:rFonts w:cs="Times New Roman"/>
        </w:rPr>
        <w:t>: 3642</w:t>
      </w:r>
    </w:p>
    <w:p w14:paraId="186DA698" w14:textId="77777777" w:rsidR="007C3537" w:rsidRPr="00EE604B" w:rsidRDefault="007C3537" w:rsidP="007C3537">
      <w:pPr>
        <w:ind w:firstLine="720"/>
        <w:jc w:val="both"/>
        <w:rPr>
          <w:rFonts w:cs="Times New Roman"/>
        </w:rPr>
      </w:pPr>
      <w:r w:rsidRPr="00EE604B">
        <w:rPr>
          <w:rFonts w:cs="Times New Roman"/>
          <w:b/>
        </w:rPr>
        <w:t>Promedio de líneas de código por método</w:t>
      </w:r>
      <w:r w:rsidRPr="00EE604B">
        <w:rPr>
          <w:rFonts w:cs="Times New Roman"/>
        </w:rPr>
        <w:t>: 13,98</w:t>
      </w:r>
    </w:p>
    <w:p w14:paraId="419CDE0D" w14:textId="77777777" w:rsidR="007C3537" w:rsidRDefault="007C3537" w:rsidP="007C3537">
      <w:pPr>
        <w:pStyle w:val="Heading4"/>
      </w:pPr>
      <w:bookmarkStart w:id="144" w:name="h.f5988n178yoa"/>
      <w:bookmarkEnd w:id="144"/>
    </w:p>
    <w:p w14:paraId="39FF617B" w14:textId="77777777" w:rsidR="007C3537" w:rsidRDefault="007C3537">
      <w:pPr>
        <w:pStyle w:val="Heading5"/>
      </w:pPr>
      <w:r w:rsidRPr="00EE604B">
        <w:t>5.2.1.1. Etapa 1</w:t>
      </w:r>
    </w:p>
    <w:p w14:paraId="3BAEDAD3" w14:textId="77777777" w:rsidR="007C3537" w:rsidRPr="00CC6B4D" w:rsidRDefault="007C3537" w:rsidP="00EC6620"/>
    <w:p w14:paraId="154B6D79" w14:textId="77777777" w:rsidR="007C3537" w:rsidRPr="00EE604B" w:rsidRDefault="007C3537" w:rsidP="007C3537">
      <w:pPr>
        <w:jc w:val="both"/>
        <w:rPr>
          <w:rFonts w:cs="Times New Roman"/>
        </w:rPr>
      </w:pPr>
      <w:r w:rsidRPr="00EE604B">
        <w:rPr>
          <w:rFonts w:cs="Times New Roman"/>
        </w:rPr>
        <w:t xml:space="preserve">En el análisis inicial de la herramienta se identificaron las clases que deben ser modificadas para cumplir con los objetivos planteados anteriormente para esta primera etapa. Lamentablemente, al tratarse de una aplicación de escritorio los desarrolladores nunca consideraron la posibilidad de trabajar con sistemas de </w:t>
      </w:r>
      <w:r w:rsidRPr="00EE604B">
        <w:rPr>
          <w:rFonts w:cs="Times New Roman"/>
        </w:rPr>
        <w:lastRenderedPageBreak/>
        <w:t>archivos remotos, esto significa que las operaciones sobre los archivos no se encontraban agrupadas en clases que manejaran la persistencia. Tomando en cuenta estas falencias, en cada implementación se reemplazaron las llamadas a disco originales por llamadas a una interface. Esta interface brinda el soporte necesario para que cada framework en particular realice las tareas de almacenamiento de manera más sencilla.</w:t>
      </w:r>
    </w:p>
    <w:p w14:paraId="09B380DE" w14:textId="77777777" w:rsidR="007C3537" w:rsidRPr="00EE604B" w:rsidRDefault="007C3537" w:rsidP="007C3537">
      <w:pPr>
        <w:jc w:val="both"/>
        <w:rPr>
          <w:rFonts w:cs="Times New Roman"/>
        </w:rPr>
      </w:pPr>
    </w:p>
    <w:p w14:paraId="46638A2F" w14:textId="77777777" w:rsidR="007C3537" w:rsidRDefault="007C3537" w:rsidP="007C3537">
      <w:pPr>
        <w:jc w:val="both"/>
        <w:rPr>
          <w:rFonts w:cs="Times New Roman"/>
        </w:rPr>
      </w:pPr>
      <w:r w:rsidRPr="00EE604B">
        <w:rPr>
          <w:rFonts w:cs="Times New Roman"/>
        </w:rPr>
        <w:t>Una vez que se realizaron las implementaciones correspondientes utilizando cada uno de los frameworks seleccionados se tomaron las métricas correspondientes a esta etapa, las cuales se presentan en la figura 5.2.</w:t>
      </w:r>
    </w:p>
    <w:p w14:paraId="73B8F620" w14:textId="77777777" w:rsidR="007C3537" w:rsidRPr="00EE604B" w:rsidRDefault="007C3537" w:rsidP="007C3537">
      <w:pPr>
        <w:jc w:val="both"/>
        <w:rPr>
          <w:rFonts w:cs="Times New Roman"/>
        </w:rPr>
      </w:pPr>
    </w:p>
    <w:p w14:paraId="243D63F7" w14:textId="77777777" w:rsidR="007C3537" w:rsidRDefault="007C3537" w:rsidP="00EC6620">
      <w:pPr>
        <w:keepNext/>
        <w:jc w:val="center"/>
      </w:pPr>
      <w:r w:rsidRPr="00EE604B">
        <w:rPr>
          <w:noProof/>
          <w:lang w:eastAsia="es-AR"/>
        </w:rPr>
        <w:drawing>
          <wp:inline distT="0" distB="0" distL="0" distR="0" wp14:anchorId="13608F1D" wp14:editId="55A61270">
            <wp:extent cx="5609590" cy="2781935"/>
            <wp:effectExtent l="0" t="0" r="10160" b="18415"/>
            <wp:docPr id="60" name="Gráfico 60"/>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19C72DA7" w14:textId="68B553F6" w:rsidR="007C3537" w:rsidRPr="00EE604B" w:rsidRDefault="007C3537" w:rsidP="00EC6620">
      <w:pPr>
        <w:pStyle w:val="Caption"/>
        <w:rPr>
          <w:rFonts w:cs="Times New Roman"/>
        </w:rPr>
      </w:pPr>
      <w:bookmarkStart w:id="145" w:name="_Toc374286465"/>
      <w:r>
        <w:t xml:space="preserve">Figura </w:t>
      </w:r>
      <w:fldSimple w:instr=" STYLEREF 1 \s ">
        <w:r w:rsidR="004B17DA">
          <w:rPr>
            <w:noProof/>
          </w:rPr>
          <w:t>5</w:t>
        </w:r>
      </w:fldSimple>
      <w:r>
        <w:t>.</w:t>
      </w:r>
      <w:fldSimple w:instr=" SEQ Figura \* ARABIC \s 1 ">
        <w:r w:rsidR="004B17DA">
          <w:rPr>
            <w:noProof/>
          </w:rPr>
          <w:t>2</w:t>
        </w:r>
      </w:fldSimple>
      <w:r>
        <w:t xml:space="preserve"> </w:t>
      </w:r>
      <w:r w:rsidRPr="00430504">
        <w:t>Líneas de código y configuración adicionales de cada implementación.</w:t>
      </w:r>
      <w:bookmarkEnd w:id="145"/>
    </w:p>
    <w:p w14:paraId="6E4EC07D" w14:textId="77777777" w:rsidR="007C3537" w:rsidRPr="00EE604B" w:rsidRDefault="007C3537" w:rsidP="007C3537">
      <w:pPr>
        <w:jc w:val="both"/>
        <w:rPr>
          <w:rFonts w:cs="Times New Roman"/>
        </w:rPr>
      </w:pPr>
    </w:p>
    <w:p w14:paraId="5E3B7ADD" w14:textId="1126685A" w:rsidR="007C3537" w:rsidRPr="00EE604B" w:rsidRDefault="007C3537" w:rsidP="007C3537">
      <w:pPr>
        <w:jc w:val="both"/>
        <w:rPr>
          <w:rFonts w:cs="Times New Roman"/>
        </w:rPr>
      </w:pPr>
      <w:r w:rsidRPr="00EE604B">
        <w:rPr>
          <w:rFonts w:cs="Times New Roman"/>
        </w:rPr>
        <w:t>Como puede apreciarse en el gráfico todos los frameworks están equilibrados en cuanto a la cantidad de líneas de código requeridas por cada implementación ya que requirieron la incorporación de aproximadamente 250 líneas de código adicionales.</w:t>
      </w:r>
      <w:r w:rsidR="008029CF">
        <w:rPr>
          <w:rFonts w:cs="Times New Roman"/>
        </w:rPr>
        <w:t xml:space="preserve"> </w:t>
      </w:r>
      <w:r w:rsidRPr="00EE604B">
        <w:rPr>
          <w:rFonts w:cs="Times New Roman"/>
        </w:rPr>
        <w:t xml:space="preserve">Esta situación varía si consideramos las líneas de configuración adicionales requeridas por cada framework. En este sentido, la solución de </w:t>
      </w:r>
      <w:proofErr w:type="spellStart"/>
      <w:r w:rsidRPr="00EE604B">
        <w:rPr>
          <w:rFonts w:cs="Times New Roman"/>
        </w:rPr>
        <w:t>CloudLoop</w:t>
      </w:r>
      <w:proofErr w:type="spellEnd"/>
      <w:r w:rsidRPr="00EE604B">
        <w:rPr>
          <w:rFonts w:cs="Times New Roman"/>
        </w:rPr>
        <w:t xml:space="preserve"> requirió de 130 líneas más que sus competidores, mientras que el resto de los frameworks, incluido Aether, no requirieron de tanta carga de configuración manteniendo la métrica Líneas de configuración en un dígito.</w:t>
      </w:r>
    </w:p>
    <w:p w14:paraId="2AE54914" w14:textId="77777777" w:rsidR="007C3537" w:rsidRPr="00EE604B" w:rsidRDefault="007C3537" w:rsidP="007C3537">
      <w:pPr>
        <w:jc w:val="both"/>
        <w:rPr>
          <w:rFonts w:cs="Times New Roman"/>
        </w:rPr>
      </w:pPr>
    </w:p>
    <w:p w14:paraId="3931411C" w14:textId="77777777" w:rsidR="007C3537" w:rsidRPr="00EE604B" w:rsidRDefault="007C3537" w:rsidP="007C3537">
      <w:pPr>
        <w:jc w:val="both"/>
        <w:rPr>
          <w:rFonts w:cs="Times New Roman"/>
          <w:b/>
          <w:bCs/>
          <w:u w:val="single"/>
        </w:rPr>
      </w:pPr>
      <w:r w:rsidRPr="00EE604B">
        <w:rPr>
          <w:rFonts w:cs="Times New Roman"/>
        </w:rPr>
        <w:t xml:space="preserve">Para poder llevar a cabo cada una de las implementaciones anteriores, el desarrollador debió consultar ciertos fragmentos de código pertenecientes a cada aplicación y a cada framework. Este esfuerzo se midió </w:t>
      </w:r>
      <w:r w:rsidRPr="00EE604B">
        <w:rPr>
          <w:rFonts w:cs="Times New Roman"/>
        </w:rPr>
        <w:lastRenderedPageBreak/>
        <w:t xml:space="preserve">en líneas de código consultado para cada desarrollo. Los datos correspondientes a esta métrica para el primer caso de estudio pueden apreciarse en la </w:t>
      </w:r>
      <w:r w:rsidRPr="00EE604B">
        <w:rPr>
          <w:rFonts w:cs="Times New Roman"/>
          <w:bCs/>
        </w:rPr>
        <w:t>figura 5.3.</w:t>
      </w:r>
      <w:r w:rsidRPr="00EE604B">
        <w:rPr>
          <w:rFonts w:cs="Times New Roman"/>
          <w:b/>
          <w:bCs/>
        </w:rPr>
        <w:t xml:space="preserve"> </w:t>
      </w:r>
    </w:p>
    <w:p w14:paraId="38C44B63" w14:textId="77777777" w:rsidR="007C3537" w:rsidRPr="00EE604B" w:rsidRDefault="007C3537" w:rsidP="007C3537">
      <w:pPr>
        <w:jc w:val="both"/>
        <w:rPr>
          <w:rFonts w:cs="Times New Roman"/>
        </w:rPr>
      </w:pPr>
    </w:p>
    <w:p w14:paraId="12D10D63" w14:textId="77777777" w:rsidR="007C3537" w:rsidRDefault="007C3537" w:rsidP="00EC6620">
      <w:pPr>
        <w:keepNext/>
        <w:jc w:val="center"/>
      </w:pPr>
      <w:r w:rsidRPr="00EE604B">
        <w:rPr>
          <w:noProof/>
          <w:lang w:eastAsia="es-AR"/>
        </w:rPr>
        <w:drawing>
          <wp:inline distT="0" distB="0" distL="0" distR="0" wp14:anchorId="7A5F084C" wp14:editId="0DAF2CB7">
            <wp:extent cx="5609590" cy="2688590"/>
            <wp:effectExtent l="0" t="0" r="10160" b="16510"/>
            <wp:docPr id="59" name="Gráfico 59"/>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5D8CEBA8" w14:textId="77FD4340" w:rsidR="007C3537" w:rsidRPr="00EE604B" w:rsidRDefault="007C3537" w:rsidP="00EC6620">
      <w:pPr>
        <w:pStyle w:val="Caption"/>
        <w:rPr>
          <w:noProof/>
          <w:lang w:val="es-ES_tradnl" w:eastAsia="es-ES_tradnl"/>
        </w:rPr>
      </w:pPr>
      <w:bookmarkStart w:id="146" w:name="_Toc374286466"/>
      <w:r>
        <w:t xml:space="preserve">Figura </w:t>
      </w:r>
      <w:fldSimple w:instr=" STYLEREF 1 \s ">
        <w:r w:rsidR="004B17DA">
          <w:rPr>
            <w:noProof/>
          </w:rPr>
          <w:t>5</w:t>
        </w:r>
      </w:fldSimple>
      <w:r>
        <w:t>.</w:t>
      </w:r>
      <w:fldSimple w:instr=" SEQ Figura \* ARABIC \s 1 ">
        <w:r w:rsidR="004B17DA">
          <w:rPr>
            <w:noProof/>
          </w:rPr>
          <w:t>3</w:t>
        </w:r>
      </w:fldSimple>
      <w:r>
        <w:t xml:space="preserve"> </w:t>
      </w:r>
      <w:r w:rsidRPr="000E1A8B">
        <w:t>Líneas de código consultado para realizar cada implementación.</w:t>
      </w:r>
      <w:bookmarkEnd w:id="146"/>
    </w:p>
    <w:p w14:paraId="6FEEC335" w14:textId="77777777" w:rsidR="007C3537" w:rsidRPr="00EE604B" w:rsidRDefault="007C3537" w:rsidP="007C3537">
      <w:pPr>
        <w:jc w:val="both"/>
        <w:rPr>
          <w:rFonts w:cs="Times New Roman"/>
        </w:rPr>
      </w:pPr>
    </w:p>
    <w:p w14:paraId="35C3AD1C" w14:textId="77777777" w:rsidR="007C3537" w:rsidRPr="00EE604B" w:rsidRDefault="007C3537" w:rsidP="007C3537">
      <w:pPr>
        <w:jc w:val="both"/>
        <w:rPr>
          <w:rFonts w:cs="Times New Roman"/>
        </w:rPr>
      </w:pPr>
      <w:r w:rsidRPr="00EE604B">
        <w:rPr>
          <w:rFonts w:cs="Times New Roman"/>
        </w:rPr>
        <w:t xml:space="preserve">Podemos apreciar en el gráfico que Aether y JetS3t son los frameworks que más se destacan, seguidos muy de cerca por </w:t>
      </w:r>
      <w:proofErr w:type="spellStart"/>
      <w:r w:rsidRPr="00EE604B">
        <w:rPr>
          <w:rFonts w:cs="Times New Roman"/>
        </w:rPr>
        <w:t>Libcloud</w:t>
      </w:r>
      <w:proofErr w:type="spellEnd"/>
      <w:r w:rsidRPr="00EE604B">
        <w:rPr>
          <w:rFonts w:cs="Times New Roman"/>
        </w:rPr>
        <w:t xml:space="preserve">. Por el contrario, el desarrollo con Dasein necesitó de la consulta de más del triple de código que las anteriores para poder realizar el mismo trabajo. Esto se debe en gran parte a la calidad de las interfaces de los frameworks ya que muchas veces resultan ser poco claras y con nombres de métodos y parámetros muy poco intuitivos. </w:t>
      </w:r>
    </w:p>
    <w:p w14:paraId="2ED4E875" w14:textId="77777777" w:rsidR="007C3537" w:rsidRPr="00EE604B" w:rsidRDefault="007C3537" w:rsidP="007C3537">
      <w:pPr>
        <w:jc w:val="both"/>
        <w:rPr>
          <w:rFonts w:cs="Times New Roman"/>
        </w:rPr>
      </w:pPr>
      <w:r w:rsidRPr="00EE604B">
        <w:rPr>
          <w:rFonts w:cs="Times New Roman"/>
        </w:rPr>
        <w:t>Como es de suponerse, aquellas herramientas que necesiten menor cantidad de líneas de código consultado para su utilización benefician de gran forma al programador ya que permiten realizar un desarrollo más rápido y ágil que el resto. Estos valores resultan ser muy importantes a la hora de estimar las horas de desarrollo de un sistema ya que si por ejemplo se tiene poco conocimiento acerca de la herramienta a utilizar, el tiempo total se verá impactado directamente por la complejidad que posean las interfaces y la documentación correspondientes.</w:t>
      </w:r>
    </w:p>
    <w:p w14:paraId="38E6AFD0" w14:textId="77777777" w:rsidR="007C3537" w:rsidRPr="00EE604B" w:rsidRDefault="007C3537" w:rsidP="007C3537">
      <w:pPr>
        <w:jc w:val="both"/>
        <w:rPr>
          <w:rFonts w:cs="Times New Roman"/>
        </w:rPr>
      </w:pPr>
    </w:p>
    <w:p w14:paraId="04F39A34" w14:textId="77777777" w:rsidR="007C3537" w:rsidRPr="00EE604B" w:rsidRDefault="007C3537" w:rsidP="007C3537">
      <w:pPr>
        <w:jc w:val="both"/>
        <w:rPr>
          <w:rFonts w:cs="Times New Roman"/>
        </w:rPr>
      </w:pPr>
    </w:p>
    <w:p w14:paraId="106F75FD" w14:textId="77777777" w:rsidR="007C3537" w:rsidRPr="00EE604B" w:rsidRDefault="007C3537" w:rsidP="007C3537">
      <w:pPr>
        <w:jc w:val="both"/>
        <w:rPr>
          <w:rFonts w:cs="Times New Roman"/>
        </w:rPr>
      </w:pPr>
      <w:r w:rsidRPr="00EE604B">
        <w:rPr>
          <w:rFonts w:cs="Times New Roman"/>
        </w:rPr>
        <w:t xml:space="preserve">Una vez finalizada la primera parte de esta etapa se procedió a probar el comportamiento de cada implementación en tiempo de ejecución. Para esto se diseñó y ejecutó sobre cada desarrollo un caso de prueba, el cual para esta implementación en particular consta de cuatro pasos los cuales se detallan a continuación: </w:t>
      </w:r>
    </w:p>
    <w:p w14:paraId="1F0E2E20" w14:textId="77777777" w:rsidR="007C3537" w:rsidRPr="00EE604B" w:rsidRDefault="007C3537" w:rsidP="007C3537">
      <w:pPr>
        <w:numPr>
          <w:ilvl w:val="0"/>
          <w:numId w:val="28"/>
        </w:numPr>
        <w:tabs>
          <w:tab w:val="num" w:pos="1440"/>
        </w:tabs>
        <w:ind w:left="1440"/>
        <w:jc w:val="both"/>
        <w:rPr>
          <w:rFonts w:cs="Times New Roman"/>
        </w:rPr>
      </w:pPr>
      <w:r w:rsidRPr="00EE604B">
        <w:rPr>
          <w:rFonts w:cs="Times New Roman"/>
        </w:rPr>
        <w:lastRenderedPageBreak/>
        <w:t>Abrir un archivo de texto remoto existente y vacío.</w:t>
      </w:r>
    </w:p>
    <w:p w14:paraId="7E0C327A" w14:textId="77777777" w:rsidR="007C3537" w:rsidRPr="00EE604B" w:rsidRDefault="007C3537" w:rsidP="007C3537">
      <w:pPr>
        <w:numPr>
          <w:ilvl w:val="0"/>
          <w:numId w:val="28"/>
        </w:numPr>
        <w:tabs>
          <w:tab w:val="num" w:pos="1440"/>
        </w:tabs>
        <w:ind w:left="1440"/>
        <w:jc w:val="both"/>
        <w:rPr>
          <w:rFonts w:cs="Times New Roman"/>
        </w:rPr>
      </w:pPr>
      <w:r w:rsidRPr="00EE604B">
        <w:rPr>
          <w:rFonts w:cs="Times New Roman"/>
        </w:rPr>
        <w:t xml:space="preserve">Agregar la palabra test. </w:t>
      </w:r>
    </w:p>
    <w:p w14:paraId="34F95CA5" w14:textId="77777777" w:rsidR="007C3537" w:rsidRPr="00EE604B" w:rsidRDefault="007C3537" w:rsidP="007C3537">
      <w:pPr>
        <w:numPr>
          <w:ilvl w:val="0"/>
          <w:numId w:val="28"/>
        </w:numPr>
        <w:tabs>
          <w:tab w:val="num" w:pos="1440"/>
        </w:tabs>
        <w:ind w:left="1440"/>
        <w:jc w:val="both"/>
        <w:rPr>
          <w:rFonts w:cs="Times New Roman"/>
        </w:rPr>
      </w:pPr>
      <w:r w:rsidRPr="00EE604B">
        <w:rPr>
          <w:rFonts w:cs="Times New Roman"/>
        </w:rPr>
        <w:t xml:space="preserve">Guardarlo remotamente. </w:t>
      </w:r>
    </w:p>
    <w:p w14:paraId="5D63F630" w14:textId="77777777" w:rsidR="007C3537" w:rsidRPr="00EE604B" w:rsidRDefault="007C3537" w:rsidP="007C3537">
      <w:pPr>
        <w:numPr>
          <w:ilvl w:val="0"/>
          <w:numId w:val="28"/>
        </w:numPr>
        <w:tabs>
          <w:tab w:val="num" w:pos="1440"/>
        </w:tabs>
        <w:ind w:left="1440"/>
        <w:jc w:val="both"/>
        <w:rPr>
          <w:rFonts w:cs="Times New Roman"/>
        </w:rPr>
      </w:pPr>
      <w:r w:rsidRPr="00EE604B">
        <w:rPr>
          <w:rFonts w:cs="Times New Roman"/>
        </w:rPr>
        <w:t>Buscar remotamente todos los archivos que contengan la palabra test.</w:t>
      </w:r>
    </w:p>
    <w:p w14:paraId="5EE87DE1" w14:textId="77777777" w:rsidR="007C3537" w:rsidRPr="00EE604B" w:rsidRDefault="007C3537" w:rsidP="007C3537">
      <w:pPr>
        <w:jc w:val="both"/>
        <w:rPr>
          <w:rFonts w:cs="Times New Roman"/>
        </w:rPr>
      </w:pPr>
    </w:p>
    <w:p w14:paraId="183216E7" w14:textId="77777777" w:rsidR="007C3537" w:rsidRPr="00EE604B" w:rsidRDefault="007C3537" w:rsidP="007C3537">
      <w:pPr>
        <w:jc w:val="both"/>
        <w:rPr>
          <w:rFonts w:cs="Times New Roman"/>
        </w:rPr>
      </w:pPr>
      <w:r w:rsidRPr="00EE604B">
        <w:rPr>
          <w:rFonts w:cs="Times New Roman"/>
        </w:rPr>
        <w:t xml:space="preserve">Los resultados de este experimento se muestran en la figura 5.4 en términos de Consumo de Memoria y en relación al uso de CPU en la figura 5.5. </w:t>
      </w:r>
    </w:p>
    <w:p w14:paraId="54A5608D" w14:textId="77777777" w:rsidR="007C3537" w:rsidRPr="00EE604B" w:rsidRDefault="007C3537" w:rsidP="007C3537">
      <w:pPr>
        <w:jc w:val="both"/>
        <w:rPr>
          <w:rFonts w:cs="Times New Roman"/>
        </w:rPr>
      </w:pPr>
    </w:p>
    <w:p w14:paraId="3E247712" w14:textId="77777777" w:rsidR="007C3537" w:rsidRDefault="007C3537" w:rsidP="00EC6620">
      <w:pPr>
        <w:keepNext/>
        <w:jc w:val="center"/>
      </w:pPr>
      <w:r w:rsidRPr="00EC6620">
        <w:rPr>
          <w:rFonts w:cs="Times New Roman"/>
          <w:noProof/>
          <w:lang w:eastAsia="es-AR"/>
        </w:rPr>
        <mc:AlternateContent>
          <mc:Choice Requires="wps">
            <w:drawing>
              <wp:anchor distT="0" distB="0" distL="114300" distR="114300" simplePos="0" relativeHeight="251646976" behindDoc="0" locked="0" layoutInCell="1" allowOverlap="1" wp14:anchorId="4C166FDB" wp14:editId="0E061A4A">
                <wp:simplePos x="0" y="0"/>
                <wp:positionH relativeFrom="column">
                  <wp:posOffset>3848100</wp:posOffset>
                </wp:positionH>
                <wp:positionV relativeFrom="paragraph">
                  <wp:posOffset>2357120</wp:posOffset>
                </wp:positionV>
                <wp:extent cx="2009775" cy="323850"/>
                <wp:effectExtent l="0" t="4445" r="0" b="0"/>
                <wp:wrapNone/>
                <wp:docPr id="201" name="Cuadro de texto 2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9775" cy="323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BD8DB6" w14:textId="77777777" w:rsidR="009E3E50" w:rsidRPr="007C29AC" w:rsidRDefault="009E3E50" w:rsidP="007C3537">
                            <w:pPr>
                              <w:jc w:val="both"/>
                              <w:rPr>
                                <w:rFonts w:cs="Times New Roman"/>
                                <w:i/>
                                <w:color w:val="244061"/>
                                <w:szCs w:val="20"/>
                              </w:rPr>
                            </w:pPr>
                            <w:r w:rsidRPr="007C29AC">
                              <w:rPr>
                                <w:rFonts w:cs="Times New Roman"/>
                                <w:i/>
                                <w:color w:val="244061"/>
                                <w:szCs w:val="20"/>
                              </w:rPr>
                              <w:t xml:space="preserve">Desviación estándar: </w:t>
                            </w:r>
                            <w:r w:rsidRPr="007C29AC">
                              <w:rPr>
                                <w:rFonts w:eastAsia="Times New Roman"/>
                                <w:b/>
                                <w:bCs/>
                                <w:i/>
                                <w:color w:val="244061"/>
                                <w:sz w:val="20"/>
                                <w:szCs w:val="20"/>
                              </w:rPr>
                              <w:t>1,929 MB</w:t>
                            </w:r>
                          </w:p>
                          <w:p w14:paraId="6CF26864" w14:textId="77777777" w:rsidR="009E3E50" w:rsidRPr="007C29AC" w:rsidRDefault="009E3E50" w:rsidP="007C3537">
                            <w:pPr>
                              <w:rPr>
                                <w:i/>
                                <w:color w:val="244061"/>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201" o:spid="_x0000_s1030" type="#_x0000_t202" style="position:absolute;left:0;text-align:left;margin-left:303pt;margin-top:185.6pt;width:158.25pt;height:25.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" filled="f" stroked="f">
                <v:textbox>
                  <w:txbxContent>
                    <w:p w14:paraId="72BD8DB6" w14:textId="77777777" w:rsidR="009E3E50" w:rsidRPr="007C29AC" w:rsidRDefault="009E3E50" w:rsidP="007C3537">
                      <w:pPr>
                        <w:jc w:val="both"/>
                        <w:rPr>
                          <w:rFonts w:cs="Times New Roman"/>
                          <w:i/>
                          <w:color w:val="244061"/>
                          <w:szCs w:val="20"/>
                        </w:rPr>
                      </w:pPr>
                      <w:r w:rsidRPr="007C29AC">
                        <w:rPr>
                          <w:rFonts w:cs="Times New Roman"/>
                          <w:i/>
                          <w:color w:val="244061"/>
                          <w:szCs w:val="20"/>
                        </w:rPr>
                        <w:t xml:space="preserve">Desviación estándar: </w:t>
                      </w:r>
                      <w:r w:rsidRPr="007C29AC">
                        <w:rPr>
                          <w:rFonts w:eastAsia="Times New Roman"/>
                          <w:b/>
                          <w:bCs/>
                          <w:i/>
                          <w:color w:val="244061"/>
                          <w:sz w:val="20"/>
                          <w:szCs w:val="20"/>
                        </w:rPr>
                        <w:t>1,929 MB</w:t>
                      </w:r>
                    </w:p>
                    <w:p w14:paraId="6CF26864" w14:textId="77777777" w:rsidR="009E3E50" w:rsidRPr="007C29AC" w:rsidRDefault="009E3E50" w:rsidP="007C3537">
                      <w:pPr>
                        <w:rPr>
                          <w:i/>
                          <w:color w:val="244061"/>
                        </w:rPr>
                      </w:pPr>
                    </w:p>
                  </w:txbxContent>
                </v:textbox>
              </v:shape>
            </w:pict>
          </mc:Fallback>
        </mc:AlternateContent>
      </w:r>
      <w:r w:rsidRPr="00EE604B">
        <w:rPr>
          <w:noProof/>
          <w:lang w:eastAsia="es-AR"/>
        </w:rPr>
        <w:drawing>
          <wp:inline distT="0" distB="0" distL="0" distR="0" wp14:anchorId="2ACE57BA" wp14:editId="2E93CBE7">
            <wp:extent cx="5609590" cy="2592070"/>
            <wp:effectExtent l="0" t="0" r="10160" b="17780"/>
            <wp:docPr id="58" name="Gráfico 58"/>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6775E9BF" w14:textId="71446D1C" w:rsidR="007C3537" w:rsidRPr="00EE604B" w:rsidRDefault="007C3537" w:rsidP="00EC6620">
      <w:pPr>
        <w:pStyle w:val="Caption"/>
        <w:rPr>
          <w:rFonts w:cs="Times New Roman"/>
          <w:bCs/>
        </w:rPr>
      </w:pPr>
      <w:bookmarkStart w:id="147" w:name="_Toc374286467"/>
      <w:r>
        <w:t xml:space="preserve">Figura </w:t>
      </w:r>
      <w:fldSimple w:instr=" STYLEREF 1 \s ">
        <w:r w:rsidR="004B17DA">
          <w:rPr>
            <w:noProof/>
          </w:rPr>
          <w:t>5</w:t>
        </w:r>
      </w:fldSimple>
      <w:r>
        <w:t>.</w:t>
      </w:r>
      <w:fldSimple w:instr=" SEQ Figura \* ARABIC \s 1 ">
        <w:r w:rsidR="004B17DA">
          <w:rPr>
            <w:noProof/>
          </w:rPr>
          <w:t>4</w:t>
        </w:r>
      </w:fldSimple>
      <w:r>
        <w:t xml:space="preserve"> </w:t>
      </w:r>
      <w:r w:rsidRPr="000A20D2">
        <w:t>Consumo de memoria en tiempo de ejecución para cada framework.</w:t>
      </w:r>
      <w:bookmarkEnd w:id="147"/>
    </w:p>
    <w:p w14:paraId="42F16F02" w14:textId="77777777" w:rsidR="007C3537" w:rsidRPr="00EE604B" w:rsidRDefault="007C3537" w:rsidP="007C3537">
      <w:pPr>
        <w:jc w:val="center"/>
        <w:rPr>
          <w:rFonts w:cs="Times New Roman"/>
          <w:b/>
          <w:bCs/>
        </w:rPr>
      </w:pPr>
    </w:p>
    <w:p w14:paraId="30B1CD11" w14:textId="77777777" w:rsidR="007C3537" w:rsidRDefault="007C3537" w:rsidP="00EC6620">
      <w:pPr>
        <w:keepNext/>
        <w:jc w:val="center"/>
      </w:pPr>
      <w:r w:rsidRPr="00EC6620">
        <w:rPr>
          <w:rFonts w:eastAsia="Times New Roman" w:cs="Times New Roman"/>
          <w:b/>
          <w:bCs/>
          <w:noProof/>
          <w:color w:val="auto"/>
          <w:lang w:eastAsia="es-AR"/>
        </w:rPr>
        <mc:AlternateContent>
          <mc:Choice Requires="wps">
            <w:drawing>
              <wp:anchor distT="0" distB="0" distL="114300" distR="114300" simplePos="0" relativeHeight="251650048" behindDoc="0" locked="0" layoutInCell="1" allowOverlap="1" wp14:anchorId="13CE146E" wp14:editId="7891184F">
                <wp:simplePos x="0" y="0"/>
                <wp:positionH relativeFrom="column">
                  <wp:posOffset>3766820</wp:posOffset>
                </wp:positionH>
                <wp:positionV relativeFrom="paragraph">
                  <wp:posOffset>2400300</wp:posOffset>
                </wp:positionV>
                <wp:extent cx="2235835" cy="240665"/>
                <wp:effectExtent l="4445" t="0" r="0" b="0"/>
                <wp:wrapNone/>
                <wp:docPr id="200" name="Cuadro de texto 2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5835" cy="2406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405BA9" w14:textId="77777777" w:rsidR="009E3E50" w:rsidRPr="00BE3D33" w:rsidRDefault="009E3E50" w:rsidP="007C3537">
                            <w:pPr>
                              <w:jc w:val="both"/>
                              <w:rPr>
                                <w:rFonts w:eastAsia="Times New Roman"/>
                                <w:b/>
                                <w:bCs/>
                                <w:i/>
                                <w:color w:val="244061"/>
                                <w:sz w:val="20"/>
                                <w:szCs w:val="20"/>
                              </w:rPr>
                            </w:pPr>
                            <w:r w:rsidRPr="007C29AC">
                              <w:rPr>
                                <w:rFonts w:cs="Times New Roman"/>
                                <w:i/>
                                <w:color w:val="244061"/>
                                <w:szCs w:val="20"/>
                              </w:rPr>
                              <w:t xml:space="preserve">Desviación estándar: </w:t>
                            </w:r>
                            <w:r>
                              <w:rPr>
                                <w:rFonts w:eastAsia="Times New Roman"/>
                                <w:b/>
                                <w:bCs/>
                                <w:i/>
                                <w:color w:val="244061"/>
                                <w:sz w:val="20"/>
                                <w:szCs w:val="20"/>
                              </w:rPr>
                              <w:t>1</w:t>
                            </w:r>
                            <w:r w:rsidRPr="007C29AC">
                              <w:rPr>
                                <w:rFonts w:eastAsia="Times New Roman"/>
                                <w:b/>
                                <w:bCs/>
                                <w:i/>
                                <w:color w:val="244061"/>
                                <w:sz w:val="20"/>
                                <w:szCs w:val="20"/>
                              </w:rPr>
                              <w:t xml:space="preserve">,164 </w:t>
                            </w:r>
                            <w:proofErr w:type="spellStart"/>
                            <w:r w:rsidRPr="00BE3D33">
                              <w:rPr>
                                <w:rFonts w:eastAsia="Times New Roman"/>
                                <w:b/>
                                <w:bCs/>
                                <w:i/>
                                <w:color w:val="244061"/>
                                <w:sz w:val="20"/>
                                <w:szCs w:val="20"/>
                              </w:rPr>
                              <w:t>segs</w:t>
                            </w:r>
                            <w:proofErr w:type="spellEnd"/>
                            <w:r w:rsidRPr="00BE3D33">
                              <w:rPr>
                                <w:rFonts w:eastAsia="Times New Roman"/>
                                <w:b/>
                                <w:bCs/>
                                <w:i/>
                                <w:color w:val="244061"/>
                                <w:sz w:val="20"/>
                                <w:szCs w:val="20"/>
                              </w:rPr>
                              <w:t>.</w:t>
                            </w:r>
                          </w:p>
                          <w:p w14:paraId="300933EB" w14:textId="77777777" w:rsidR="009E3E50" w:rsidRPr="000B6CBF" w:rsidRDefault="009E3E50" w:rsidP="007C3537">
                            <w:pPr>
                              <w:rPr>
                                <w:i/>
                                <w:color w:val="244061"/>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200" o:spid="_x0000_s1031" type="#_x0000_t202" style="position:absolute;left:0;text-align:left;margin-left:296.6pt;margin-top:189pt;width:176.05pt;height:18.9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" filled="f" stroked="f">
                <v:textbox>
                  <w:txbxContent>
                    <w:p w14:paraId="30405BA9" w14:textId="77777777" w:rsidR="009E3E50" w:rsidRPr="00BE3D33" w:rsidRDefault="009E3E50" w:rsidP="007C3537">
                      <w:pPr>
                        <w:jc w:val="both"/>
                        <w:rPr>
                          <w:rFonts w:eastAsia="Times New Roman"/>
                          <w:b/>
                          <w:bCs/>
                          <w:i/>
                          <w:color w:val="244061"/>
                          <w:sz w:val="20"/>
                          <w:szCs w:val="20"/>
                        </w:rPr>
                      </w:pPr>
                      <w:r w:rsidRPr="007C29AC">
                        <w:rPr>
                          <w:rFonts w:cs="Times New Roman"/>
                          <w:i/>
                          <w:color w:val="244061"/>
                          <w:szCs w:val="20"/>
                        </w:rPr>
                        <w:t xml:space="preserve">Desviación estándar: </w:t>
                      </w:r>
                      <w:r>
                        <w:rPr>
                          <w:rFonts w:eastAsia="Times New Roman"/>
                          <w:b/>
                          <w:bCs/>
                          <w:i/>
                          <w:color w:val="244061"/>
                          <w:sz w:val="20"/>
                          <w:szCs w:val="20"/>
                        </w:rPr>
                        <w:t>1</w:t>
                      </w:r>
                      <w:r w:rsidRPr="007C29AC">
                        <w:rPr>
                          <w:rFonts w:eastAsia="Times New Roman"/>
                          <w:b/>
                          <w:bCs/>
                          <w:i/>
                          <w:color w:val="244061"/>
                          <w:sz w:val="20"/>
                          <w:szCs w:val="20"/>
                        </w:rPr>
                        <w:t xml:space="preserve">,164 </w:t>
                      </w:r>
                      <w:proofErr w:type="spellStart"/>
                      <w:r w:rsidRPr="00BE3D33">
                        <w:rPr>
                          <w:rFonts w:eastAsia="Times New Roman"/>
                          <w:b/>
                          <w:bCs/>
                          <w:i/>
                          <w:color w:val="244061"/>
                          <w:sz w:val="20"/>
                          <w:szCs w:val="20"/>
                        </w:rPr>
                        <w:t>segs</w:t>
                      </w:r>
                      <w:proofErr w:type="spellEnd"/>
                      <w:r w:rsidRPr="00BE3D33">
                        <w:rPr>
                          <w:rFonts w:eastAsia="Times New Roman"/>
                          <w:b/>
                          <w:bCs/>
                          <w:i/>
                          <w:color w:val="244061"/>
                          <w:sz w:val="20"/>
                          <w:szCs w:val="20"/>
                        </w:rPr>
                        <w:t>.</w:t>
                      </w:r>
                    </w:p>
                    <w:p w14:paraId="300933EB" w14:textId="77777777" w:rsidR="009E3E50" w:rsidRPr="000B6CBF" w:rsidRDefault="009E3E50" w:rsidP="007C3537">
                      <w:pPr>
                        <w:rPr>
                          <w:i/>
                          <w:color w:val="244061"/>
                        </w:rPr>
                      </w:pPr>
                    </w:p>
                  </w:txbxContent>
                </v:textbox>
              </v:shape>
            </w:pict>
          </mc:Fallback>
        </mc:AlternateContent>
      </w:r>
      <w:r w:rsidRPr="00EE604B">
        <w:rPr>
          <w:noProof/>
          <w:lang w:eastAsia="es-AR"/>
        </w:rPr>
        <w:drawing>
          <wp:inline distT="0" distB="0" distL="0" distR="0" wp14:anchorId="490847D2" wp14:editId="5465F44A">
            <wp:extent cx="5609590" cy="2592070"/>
            <wp:effectExtent l="0" t="0" r="10160" b="17780"/>
            <wp:docPr id="57" name="Gráfico 57"/>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433C6AA8" w14:textId="75B663BD" w:rsidR="007C3537" w:rsidRPr="00EE604B" w:rsidRDefault="007C3537" w:rsidP="00EC6620">
      <w:pPr>
        <w:pStyle w:val="Caption"/>
        <w:rPr>
          <w:rFonts w:cs="Times New Roman"/>
          <w:noProof/>
        </w:rPr>
      </w:pPr>
      <w:bookmarkStart w:id="148" w:name="_Toc374286468"/>
      <w:r>
        <w:t xml:space="preserve">Figura </w:t>
      </w:r>
      <w:fldSimple w:instr=" STYLEREF 1 \s ">
        <w:r w:rsidR="004B17DA">
          <w:rPr>
            <w:noProof/>
          </w:rPr>
          <w:t>5</w:t>
        </w:r>
      </w:fldSimple>
      <w:r>
        <w:t>.</w:t>
      </w:r>
      <w:fldSimple w:instr=" SEQ Figura \* ARABIC \s 1 ">
        <w:r w:rsidR="004B17DA">
          <w:rPr>
            <w:noProof/>
          </w:rPr>
          <w:t>5</w:t>
        </w:r>
      </w:fldSimple>
      <w:r>
        <w:t xml:space="preserve"> </w:t>
      </w:r>
      <w:r w:rsidRPr="00C93D62">
        <w:t>Consumo de CPU en tiempo de ejecución para cada framework.</w:t>
      </w:r>
      <w:bookmarkEnd w:id="148"/>
    </w:p>
    <w:p w14:paraId="1582BC7C" w14:textId="77777777" w:rsidR="007C3537" w:rsidRPr="00EE604B" w:rsidRDefault="007C3537" w:rsidP="007C3537">
      <w:pPr>
        <w:jc w:val="both"/>
        <w:rPr>
          <w:rFonts w:eastAsia="Times New Roman" w:cs="Times New Roman"/>
          <w:b/>
          <w:bCs/>
          <w:color w:val="auto"/>
        </w:rPr>
      </w:pPr>
    </w:p>
    <w:p w14:paraId="53858B3B" w14:textId="77777777" w:rsidR="007C3537" w:rsidRPr="00EE604B" w:rsidRDefault="007C3537" w:rsidP="007C3537">
      <w:pPr>
        <w:jc w:val="both"/>
        <w:rPr>
          <w:rFonts w:cs="Times New Roman"/>
        </w:rPr>
      </w:pPr>
      <w:r w:rsidRPr="00EE604B">
        <w:rPr>
          <w:rFonts w:cs="Times New Roman"/>
        </w:rPr>
        <w:lastRenderedPageBreak/>
        <w:t xml:space="preserve">Visualizando los resultados presentes en los dos gráficos se puede apreciar que las implementaciones que utilizan Aether y JClouds utilizaron mayor cantidad de recursos que la competencia. Estos dos frameworks consumieron unos 2 segundos más de CPU y 10MB más de memoria que la implementación original de neoeedit. Para el caso de Aether, este incremento en el uso de CPU y memoria se debe a que para permitir la </w:t>
      </w:r>
      <w:proofErr w:type="spellStart"/>
      <w:r w:rsidRPr="00EE604B">
        <w:rPr>
          <w:rFonts w:cs="Times New Roman"/>
        </w:rPr>
        <w:t>modificabilidad</w:t>
      </w:r>
      <w:proofErr w:type="spellEnd"/>
      <w:r w:rsidRPr="00EE604B">
        <w:rPr>
          <w:rFonts w:cs="Times New Roman"/>
        </w:rPr>
        <w:t xml:space="preserve"> del servicio de storage se realizan varias instrucciones intermedias que permiten la abstracción de cada operación. El resto de los frameworks resultan más conservadores en la utilización de recursos. Puede verse también que para este experimento en particular Dasein, </w:t>
      </w:r>
      <w:proofErr w:type="spellStart"/>
      <w:r w:rsidRPr="00EE604B">
        <w:rPr>
          <w:rFonts w:cs="Times New Roman"/>
        </w:rPr>
        <w:t>libcloud</w:t>
      </w:r>
      <w:proofErr w:type="spellEnd"/>
      <w:r w:rsidRPr="00EE604B">
        <w:rPr>
          <w:rFonts w:cs="Times New Roman"/>
        </w:rPr>
        <w:t xml:space="preserve"> y JetS3t son los más indicados en cuanto a eficiencia en tiempo de ejecución.</w:t>
      </w:r>
    </w:p>
    <w:p w14:paraId="453B3A63" w14:textId="77777777" w:rsidR="007C3537" w:rsidRPr="00EE604B" w:rsidRDefault="007C3537" w:rsidP="007C3537">
      <w:pPr>
        <w:jc w:val="both"/>
        <w:rPr>
          <w:rFonts w:cs="Times New Roman"/>
        </w:rPr>
      </w:pPr>
    </w:p>
    <w:p w14:paraId="0C3BCDA5" w14:textId="77777777" w:rsidR="007C3537" w:rsidRDefault="007C3537" w:rsidP="007C3537">
      <w:pPr>
        <w:pStyle w:val="Heading5"/>
      </w:pPr>
      <w:bookmarkStart w:id="149" w:name="h.suoq98olk5e8"/>
      <w:bookmarkEnd w:id="149"/>
      <w:r w:rsidRPr="00EE604B">
        <w:t>5.2.1.2. Etapa 2</w:t>
      </w:r>
    </w:p>
    <w:p w14:paraId="3E0DB2A9" w14:textId="77777777" w:rsidR="007C3537" w:rsidRPr="00CC6B4D" w:rsidRDefault="007C3537" w:rsidP="00EC6620"/>
    <w:p w14:paraId="6D4CF912" w14:textId="77777777" w:rsidR="007C3537" w:rsidRDefault="007C3537" w:rsidP="007C3537">
      <w:pPr>
        <w:jc w:val="both"/>
        <w:rPr>
          <w:rFonts w:cs="Times New Roman"/>
        </w:rPr>
      </w:pPr>
      <w:r w:rsidRPr="00EE604B">
        <w:rPr>
          <w:rFonts w:cs="Times New Roman"/>
        </w:rPr>
        <w:t xml:space="preserve">Una vez finalizados los pasos correspondientes a la etapa anterior, se procedió a realizar las migraciones entre protocolos soportados por cada framework. Los datos obtenidos de estas implementaciones nos indicarán que tan complejo resulta llevar a cabo una migración de protocolos utilizando la misma herramienta. Luego de realizadas las migraciones correspondientes a esta etapa sobre los resultados de la anterior se obtuvo el conjunto de datos presentado en la figura 5.6 para la cantidad de líneas de código y configuración modificadas. </w:t>
      </w:r>
    </w:p>
    <w:p w14:paraId="3CFC2857" w14:textId="77777777" w:rsidR="007C3537" w:rsidRPr="00EE604B" w:rsidRDefault="007C3537" w:rsidP="007C3537">
      <w:pPr>
        <w:jc w:val="both"/>
        <w:rPr>
          <w:rFonts w:cs="Times New Roman"/>
        </w:rPr>
      </w:pPr>
    </w:p>
    <w:p w14:paraId="4B37BB85" w14:textId="77777777" w:rsidR="007C3537" w:rsidRDefault="007C3537" w:rsidP="00EC6620">
      <w:pPr>
        <w:keepNext/>
        <w:jc w:val="center"/>
      </w:pPr>
      <w:r w:rsidRPr="00EE604B">
        <w:rPr>
          <w:noProof/>
          <w:lang w:eastAsia="es-AR"/>
        </w:rPr>
        <w:drawing>
          <wp:inline distT="0" distB="0" distL="0" distR="0" wp14:anchorId="5DB8278B" wp14:editId="09C0D7DA">
            <wp:extent cx="5609590" cy="2600960"/>
            <wp:effectExtent l="0" t="0" r="10160" b="8890"/>
            <wp:docPr id="56" name="Gráfico 56"/>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30A474BD" w14:textId="43FCFD3E" w:rsidR="007C3537" w:rsidRPr="00EE604B" w:rsidRDefault="007C3537" w:rsidP="00EC6620">
      <w:pPr>
        <w:pStyle w:val="Caption"/>
        <w:rPr>
          <w:rFonts w:cs="Times New Roman"/>
        </w:rPr>
      </w:pPr>
      <w:bookmarkStart w:id="150" w:name="_Toc374286469"/>
      <w:r>
        <w:t xml:space="preserve">Figura </w:t>
      </w:r>
      <w:fldSimple w:instr=" STYLEREF 1 \s ">
        <w:r w:rsidR="004B17DA">
          <w:rPr>
            <w:noProof/>
          </w:rPr>
          <w:t>5</w:t>
        </w:r>
      </w:fldSimple>
      <w:r>
        <w:t>.</w:t>
      </w:r>
      <w:fldSimple w:instr=" SEQ Figura \* ARABIC \s 1 ">
        <w:r w:rsidR="004B17DA">
          <w:rPr>
            <w:noProof/>
          </w:rPr>
          <w:t>6</w:t>
        </w:r>
      </w:fldSimple>
      <w:r>
        <w:t xml:space="preserve"> </w:t>
      </w:r>
      <w:r w:rsidRPr="008757E0">
        <w:t>Líneas de código y configuración adicionales para migraciones entre protocolos.</w:t>
      </w:r>
      <w:bookmarkEnd w:id="150"/>
    </w:p>
    <w:p w14:paraId="38695DD3" w14:textId="77777777" w:rsidR="007C3537" w:rsidRPr="00EE604B" w:rsidRDefault="007C3537" w:rsidP="007C3537">
      <w:pPr>
        <w:rPr>
          <w:rFonts w:cs="Times New Roman"/>
        </w:rPr>
      </w:pPr>
    </w:p>
    <w:p w14:paraId="3D413DF8" w14:textId="77777777" w:rsidR="007C3537" w:rsidRPr="00EE604B" w:rsidRDefault="007C3537" w:rsidP="007C3537">
      <w:pPr>
        <w:jc w:val="both"/>
        <w:rPr>
          <w:rFonts w:cs="Times New Roman"/>
        </w:rPr>
      </w:pPr>
      <w:r w:rsidRPr="00EE604B">
        <w:rPr>
          <w:rFonts w:cs="Times New Roman"/>
        </w:rPr>
        <w:t xml:space="preserve">En base a los resultados obtenidos podemos apreciar que Aether fue el único framework que no requirió cambios de código en la aplicación para realizar la migración. El resto de los frameworks requirieron </w:t>
      </w:r>
      <w:r w:rsidRPr="00EE604B">
        <w:rPr>
          <w:rFonts w:cs="Times New Roman"/>
        </w:rPr>
        <w:lastRenderedPageBreak/>
        <w:t>modificaciones que variaron entre las 10 y las 25 líneas de código, lo cual a pesar de ser neoeedit una aplicación pequeña resulta relativamente baja. La cantidad de líneas de código modificadas pueden ser despreciables en una aplicación pequeña como neoeedit, pero en una aplicación de mayor tamaño pueden resultar costosas. En las aplicaciones siguientes se podrá ver el impacto sobre esta variable ya que son considerablemente más grandes que neoeedit.</w:t>
      </w:r>
    </w:p>
    <w:p w14:paraId="0AF33687" w14:textId="77777777" w:rsidR="007C3537" w:rsidRDefault="007C3537" w:rsidP="007C3537">
      <w:pPr>
        <w:jc w:val="both"/>
        <w:rPr>
          <w:rFonts w:cs="Times New Roman"/>
        </w:rPr>
      </w:pPr>
      <w:r w:rsidRPr="00EE604B">
        <w:rPr>
          <w:rFonts w:cs="Times New Roman"/>
        </w:rPr>
        <w:t xml:space="preserve">En cuanto a las líneas de configuración podemos observar que nuevamente fue </w:t>
      </w:r>
      <w:proofErr w:type="spellStart"/>
      <w:r w:rsidRPr="00EE604B">
        <w:rPr>
          <w:rFonts w:cs="Times New Roman"/>
        </w:rPr>
        <w:t>CloudLoop</w:t>
      </w:r>
      <w:proofErr w:type="spellEnd"/>
      <w:r w:rsidRPr="00EE604B">
        <w:rPr>
          <w:rFonts w:cs="Times New Roman"/>
        </w:rPr>
        <w:t xml:space="preserve"> el que requirió mayor cantidad de cambios. El resto de los frameworks se mantuvieron estables con una cantidad de líneas de configuración que no sobrepasaron las 10, una medida relativamente baja.</w:t>
      </w:r>
    </w:p>
    <w:p w14:paraId="2F7F8DF2" w14:textId="77777777" w:rsidR="007C3537" w:rsidRPr="00EE604B" w:rsidRDefault="007C3537" w:rsidP="007C3537">
      <w:pPr>
        <w:jc w:val="both"/>
        <w:rPr>
          <w:rFonts w:cs="Times New Roman"/>
        </w:rPr>
      </w:pPr>
    </w:p>
    <w:p w14:paraId="4B753988" w14:textId="77777777" w:rsidR="007C3537" w:rsidRDefault="007C3537" w:rsidP="007C3537">
      <w:pPr>
        <w:pStyle w:val="Heading5"/>
      </w:pPr>
      <w:bookmarkStart w:id="151" w:name="h.dxp3rdkqs8tf"/>
      <w:bookmarkEnd w:id="151"/>
      <w:r w:rsidRPr="00EE604B">
        <w:t>5.2.1.3. Etapa 3</w:t>
      </w:r>
    </w:p>
    <w:p w14:paraId="109B4575" w14:textId="77777777" w:rsidR="007C3537" w:rsidRPr="00CC6B4D" w:rsidRDefault="007C3537" w:rsidP="00EC6620"/>
    <w:p w14:paraId="6B2CEE38" w14:textId="42418F2A" w:rsidR="007C3537" w:rsidRDefault="007C3537" w:rsidP="007C3537">
      <w:pPr>
        <w:jc w:val="both"/>
        <w:rPr>
          <w:rFonts w:cs="Times New Roman"/>
        </w:rPr>
      </w:pPr>
      <w:r w:rsidRPr="00EE604B">
        <w:rPr>
          <w:rFonts w:cs="Times New Roman"/>
        </w:rPr>
        <w:t>Una vez desarrolladas las etapas anteriores queda por delante evaluar que tan “portable” resulta cada una de las herramientas, es decir, qué tan</w:t>
      </w:r>
      <w:r w:rsidR="008029CF">
        <w:rPr>
          <w:rFonts w:cs="Times New Roman"/>
        </w:rPr>
        <w:t xml:space="preserve"> </w:t>
      </w:r>
      <w:r w:rsidRPr="00EE604B">
        <w:rPr>
          <w:rFonts w:cs="Times New Roman"/>
        </w:rPr>
        <w:t>complejo resulta migrar una aplicación desarrollada utilizando una herramienta específica a otra diferente. Para esto nos basamos en las implementaciones resultantes de la etapa uno, adaptando cada solución obtenida a cada uno de los frameworks competidores. Finalizadas las implementaciones correspondientes se obtuvo un conjunto de resultados para las métricas propuestas los cuales se irán detallando a continuación.</w:t>
      </w:r>
    </w:p>
    <w:p w14:paraId="49997CBE" w14:textId="77777777" w:rsidR="00DC4200" w:rsidRPr="00EE604B" w:rsidRDefault="00DC4200" w:rsidP="007C3537">
      <w:pPr>
        <w:jc w:val="both"/>
        <w:rPr>
          <w:rFonts w:cs="Times New Roman"/>
        </w:rPr>
      </w:pPr>
    </w:p>
    <w:p w14:paraId="35BBD60D" w14:textId="636A4174" w:rsidR="007C3537" w:rsidRPr="00EE604B" w:rsidRDefault="007C3537" w:rsidP="007C3537">
      <w:pPr>
        <w:jc w:val="both"/>
        <w:rPr>
          <w:rFonts w:cs="Times New Roman"/>
        </w:rPr>
      </w:pPr>
      <w:r w:rsidRPr="00EE604B">
        <w:rPr>
          <w:rFonts w:cs="Times New Roman"/>
        </w:rPr>
        <w:t>Al realizar la migración de una implementación específica a otra utilizando una herramienta diferente es necesario realizar cambios</w:t>
      </w:r>
      <w:r w:rsidR="008029CF">
        <w:rPr>
          <w:rFonts w:cs="Times New Roman"/>
        </w:rPr>
        <w:t xml:space="preserve"> </w:t>
      </w:r>
      <w:r w:rsidRPr="00EE604B">
        <w:rPr>
          <w:rFonts w:cs="Times New Roman"/>
        </w:rPr>
        <w:t>tanto a nivel de código fuente como así también en la configuración de cada desarrollo. Estas modificaciones pueden variar desde unas pocas líneas a unos cientos, e incluso miles dependiendo de las características de cada implementación y framework utilizado. Como es de imaginar, estos cambios tienen como contra principal el tiempo que requiere el desarrollo para la adaptación a la nueva versión y la tediosa tarea de probar cada una de las modificaciones realizadas.</w:t>
      </w:r>
      <w:r>
        <w:rPr>
          <w:rFonts w:cs="Times New Roman"/>
        </w:rPr>
        <w:t xml:space="preserve"> La figura 5.7 presenta la ca</w:t>
      </w:r>
      <w:r w:rsidRPr="00EE604B">
        <w:rPr>
          <w:rFonts w:cs="Times New Roman"/>
        </w:rPr>
        <w:t xml:space="preserve">ntidad de líneas de código que </w:t>
      </w:r>
      <w:proofErr w:type="gramStart"/>
      <w:r w:rsidRPr="00EE604B">
        <w:rPr>
          <w:rFonts w:cs="Times New Roman"/>
        </w:rPr>
        <w:t>fueron</w:t>
      </w:r>
      <w:proofErr w:type="gramEnd"/>
      <w:r w:rsidRPr="00EE604B">
        <w:rPr>
          <w:rFonts w:cs="Times New Roman"/>
        </w:rPr>
        <w:t xml:space="preserve"> necesarias para realizar cada una de las migraciones correspondientes. El gráfico indica con cada color el framework original sobre el cual se realizó la migración al indicado sobre el eje de “frameworks destino”.</w:t>
      </w:r>
    </w:p>
    <w:p w14:paraId="020F865F" w14:textId="77777777" w:rsidR="007C3537" w:rsidRPr="00EE604B" w:rsidRDefault="007C3537" w:rsidP="007C3537">
      <w:pPr>
        <w:jc w:val="both"/>
        <w:rPr>
          <w:rFonts w:cs="Times New Roman"/>
        </w:rPr>
      </w:pPr>
    </w:p>
    <w:p w14:paraId="377F8194" w14:textId="77777777" w:rsidR="007C3537" w:rsidRDefault="007C3537" w:rsidP="00EC6620">
      <w:pPr>
        <w:keepNext/>
        <w:jc w:val="center"/>
      </w:pPr>
      <w:r w:rsidRPr="00EE604B">
        <w:rPr>
          <w:noProof/>
          <w:lang w:eastAsia="es-AR"/>
        </w:rPr>
        <w:lastRenderedPageBreak/>
        <w:drawing>
          <wp:inline distT="0" distB="0" distL="0" distR="0" wp14:anchorId="7CD1DAAE" wp14:editId="7E85F8F7">
            <wp:extent cx="5609590" cy="2332990"/>
            <wp:effectExtent l="0" t="0" r="10160" b="10160"/>
            <wp:docPr id="55" name="Gráfico 55"/>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28A28F3A" w14:textId="533EAAD7" w:rsidR="007C3537" w:rsidRPr="00EE604B" w:rsidRDefault="007C3537" w:rsidP="00EC6620">
      <w:pPr>
        <w:pStyle w:val="Caption"/>
        <w:rPr>
          <w:rFonts w:cs="Times New Roman"/>
          <w:bCs/>
          <w:color w:val="632523"/>
        </w:rPr>
      </w:pPr>
      <w:bookmarkStart w:id="152" w:name="_Toc374286470"/>
      <w:r>
        <w:t xml:space="preserve">Figura </w:t>
      </w:r>
      <w:fldSimple w:instr=" STYLEREF 1 \s ">
        <w:r w:rsidR="004B17DA">
          <w:rPr>
            <w:noProof/>
          </w:rPr>
          <w:t>5</w:t>
        </w:r>
      </w:fldSimple>
      <w:r>
        <w:t>.</w:t>
      </w:r>
      <w:fldSimple w:instr=" SEQ Figura \* ARABIC \s 1 ">
        <w:r w:rsidR="004B17DA">
          <w:rPr>
            <w:noProof/>
          </w:rPr>
          <w:t>7</w:t>
        </w:r>
      </w:fldSimple>
      <w:r>
        <w:t xml:space="preserve"> </w:t>
      </w:r>
      <w:r w:rsidRPr="00A9291B">
        <w:t>Líneas de código adicionales para migraciones entre frameworks.</w:t>
      </w:r>
      <w:bookmarkEnd w:id="152"/>
    </w:p>
    <w:p w14:paraId="40B9FC10" w14:textId="77777777" w:rsidR="007C3537" w:rsidRPr="00EE604B" w:rsidRDefault="007C3537" w:rsidP="007C3537">
      <w:pPr>
        <w:jc w:val="both"/>
        <w:rPr>
          <w:rFonts w:cs="Times New Roman"/>
          <w:b/>
          <w:bCs/>
          <w:color w:val="632523"/>
        </w:rPr>
      </w:pPr>
    </w:p>
    <w:p w14:paraId="3A07B9F8" w14:textId="77777777" w:rsidR="007C3537" w:rsidRPr="00EE604B" w:rsidRDefault="007C3537" w:rsidP="007C3537">
      <w:pPr>
        <w:jc w:val="both"/>
        <w:rPr>
          <w:rFonts w:cs="Times New Roman"/>
        </w:rPr>
      </w:pPr>
      <w:r w:rsidRPr="00EE604B">
        <w:rPr>
          <w:rFonts w:cs="Times New Roman"/>
        </w:rPr>
        <w:t>En base a los resultados obtenidos se puede ver que la mayoría de los frameworks no contemplan este tipo de migración. Esto deriva en que el desarrollador tenga que implementar cada aplicación nuevamente con el framework deseado. Visualizando los valores podemos apreciar que no ocurre esto para el framework Aether, ya que para este caso en particular, la tarea de migración de cada uno de los frameworks restantes a éste resultó en un costo de cero líneas de código fuente modificado. Debido a esto Aether es muy superior a cualquiera de los otros frameworks en cuanto a las migraciones entre ellos. Este valor (cero líneas modificadas) se obtiene gracias a que Aether hace uso de su cargador de clases y adapter correspondiente para poder traducir cada instrucción de un framework particular en instrucciones equivalentes para él. Es útil destacar que al no requerir cambios en el código fuente, Aether hace una gran tarea facilitándole considerablemente la migración al programador.</w:t>
      </w:r>
    </w:p>
    <w:p w14:paraId="557635DC" w14:textId="77777777" w:rsidR="007C3537" w:rsidRPr="00EE604B" w:rsidRDefault="007C3537" w:rsidP="007C3537">
      <w:pPr>
        <w:jc w:val="both"/>
        <w:rPr>
          <w:rFonts w:cs="Times New Roman"/>
          <w:b/>
          <w:bCs/>
          <w:color w:val="632523"/>
        </w:rPr>
      </w:pPr>
    </w:p>
    <w:p w14:paraId="32FD1FCD" w14:textId="77777777" w:rsidR="007C3537" w:rsidRPr="00EE604B" w:rsidRDefault="007C3537" w:rsidP="007C3537">
      <w:pPr>
        <w:jc w:val="both"/>
        <w:rPr>
          <w:rFonts w:cs="Times New Roman"/>
          <w:b/>
          <w:bCs/>
          <w:color w:val="632523"/>
        </w:rPr>
      </w:pPr>
      <w:r w:rsidRPr="00EE604B">
        <w:rPr>
          <w:rFonts w:cs="Times New Roman"/>
        </w:rPr>
        <w:t xml:space="preserve">Como se mencionó anteriormente una aplicación está compuesta, además de por el código fuente, por archivos de configuración. Estos archivos se utilizan para indicar a la aplicación ciertos parámetros variables sin necesidad de volver a regenerar la solución. Al migrar una aplicación es muy común que se modifiquen datos de estos archivos ya que se deben alterar ciertos comportamientos o valores específicos para el correcto funcionamiento. A continuación en la figura 5.8 se muestran los resultados correspondientes en cuanto a líneas de configuración modificadas por cada re-implementación. </w:t>
      </w:r>
    </w:p>
    <w:p w14:paraId="33B9BE03" w14:textId="77777777" w:rsidR="007C3537" w:rsidRPr="00EE604B" w:rsidRDefault="007C3537" w:rsidP="007C3537">
      <w:pPr>
        <w:jc w:val="both"/>
        <w:rPr>
          <w:rFonts w:cs="Times New Roman"/>
          <w:b/>
          <w:bCs/>
          <w:color w:val="632523"/>
        </w:rPr>
      </w:pPr>
    </w:p>
    <w:p w14:paraId="2E742A41" w14:textId="77777777" w:rsidR="007C3537" w:rsidRDefault="007C3537" w:rsidP="00EC6620">
      <w:pPr>
        <w:keepNext/>
        <w:jc w:val="center"/>
      </w:pPr>
      <w:r w:rsidRPr="00EE604B">
        <w:rPr>
          <w:noProof/>
          <w:lang w:eastAsia="es-AR"/>
        </w:rPr>
        <w:lastRenderedPageBreak/>
        <w:drawing>
          <wp:inline distT="0" distB="0" distL="0" distR="0" wp14:anchorId="19BF4797" wp14:editId="7FEE4D99">
            <wp:extent cx="5609590" cy="2284095"/>
            <wp:effectExtent l="0" t="0" r="10160" b="1905"/>
            <wp:docPr id="54" name="Gráfico 54"/>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77BB37F4" w14:textId="0AA11BB9" w:rsidR="007C3537" w:rsidRPr="00EE604B" w:rsidRDefault="007C3537" w:rsidP="00EC6620">
      <w:pPr>
        <w:pStyle w:val="Caption"/>
        <w:rPr>
          <w:rFonts w:cs="Times New Roman"/>
          <w:bCs/>
          <w:color w:val="632523"/>
        </w:rPr>
      </w:pPr>
      <w:bookmarkStart w:id="153" w:name="_Toc374286471"/>
      <w:r>
        <w:t xml:space="preserve">Figura </w:t>
      </w:r>
      <w:fldSimple w:instr=" STYLEREF 1 \s ">
        <w:r w:rsidR="004B17DA">
          <w:rPr>
            <w:noProof/>
          </w:rPr>
          <w:t>5</w:t>
        </w:r>
      </w:fldSimple>
      <w:r>
        <w:t>.</w:t>
      </w:r>
      <w:fldSimple w:instr=" SEQ Figura \* ARABIC \s 1 ">
        <w:r w:rsidR="004B17DA">
          <w:rPr>
            <w:noProof/>
          </w:rPr>
          <w:t>8</w:t>
        </w:r>
      </w:fldSimple>
      <w:r>
        <w:t xml:space="preserve"> </w:t>
      </w:r>
      <w:r w:rsidRPr="00BE5882">
        <w:t>Líneas de configuración adicionales para migraciones entre frameworks.</w:t>
      </w:r>
      <w:bookmarkEnd w:id="153"/>
    </w:p>
    <w:p w14:paraId="16AF7741" w14:textId="77777777" w:rsidR="007C3537" w:rsidRPr="00EE604B" w:rsidRDefault="007C3537" w:rsidP="007C3537">
      <w:pPr>
        <w:jc w:val="both"/>
        <w:rPr>
          <w:rFonts w:cs="Times New Roman"/>
        </w:rPr>
      </w:pPr>
    </w:p>
    <w:p w14:paraId="647EC0FE" w14:textId="77777777" w:rsidR="007C3537" w:rsidRDefault="007C3537" w:rsidP="007C3537">
      <w:pPr>
        <w:jc w:val="both"/>
        <w:rPr>
          <w:rFonts w:cs="Times New Roman"/>
        </w:rPr>
      </w:pPr>
      <w:r w:rsidRPr="00EE604B">
        <w:rPr>
          <w:rFonts w:cs="Times New Roman"/>
        </w:rPr>
        <w:t xml:space="preserve">Se puede apreciar que cada aplicación mantiene los niveles expuestos en las etapas previas del experimento. Como sucedió anteriormente, </w:t>
      </w:r>
      <w:proofErr w:type="spellStart"/>
      <w:r w:rsidRPr="00EE604B">
        <w:rPr>
          <w:rFonts w:cs="Times New Roman"/>
        </w:rPr>
        <w:t>CloudLoop</w:t>
      </w:r>
      <w:proofErr w:type="spellEnd"/>
      <w:r w:rsidRPr="00EE604B">
        <w:rPr>
          <w:rFonts w:cs="Times New Roman"/>
        </w:rPr>
        <w:t xml:space="preserve"> presenta la mayor cantidad de modificaciones sobre las líneas de configuración necesarias para su funcionamiento. El resto de las herramientas mantuvieron un nivel relativamente bajo y constante en cuanto a líneas de configuración modificadas. Luego de ver los resultados de este gráfico podemos notar que si sumamos los esfuerzos en líneas de código y configuración </w:t>
      </w:r>
      <w:proofErr w:type="gramStart"/>
      <w:r w:rsidRPr="00EE604B">
        <w:rPr>
          <w:rFonts w:cs="Times New Roman"/>
        </w:rPr>
        <w:t>modificadas</w:t>
      </w:r>
      <w:proofErr w:type="gramEnd"/>
      <w:r w:rsidRPr="00EE604B">
        <w:rPr>
          <w:rFonts w:cs="Times New Roman"/>
        </w:rPr>
        <w:t xml:space="preserve"> Aether saca una gran ventaja sobre el resto de los frameworks ya que sólo fue necesario para cada migración modificar unas pocas líneas de configuración.</w:t>
      </w:r>
    </w:p>
    <w:p w14:paraId="20536ED3" w14:textId="77777777" w:rsidR="00DC4200" w:rsidRPr="00EE604B" w:rsidRDefault="00DC4200" w:rsidP="007C3537">
      <w:pPr>
        <w:jc w:val="both"/>
        <w:rPr>
          <w:rFonts w:cs="Times New Roman"/>
        </w:rPr>
      </w:pPr>
    </w:p>
    <w:p w14:paraId="6DBEBBF1" w14:textId="77777777" w:rsidR="007C3537" w:rsidRPr="00EE604B" w:rsidRDefault="007C3537" w:rsidP="007C3537">
      <w:pPr>
        <w:jc w:val="both"/>
        <w:rPr>
          <w:rFonts w:cs="Times New Roman"/>
        </w:rPr>
      </w:pPr>
      <w:r w:rsidRPr="00EE604B">
        <w:rPr>
          <w:rFonts w:cs="Times New Roman"/>
        </w:rPr>
        <w:t xml:space="preserve">Con respecto al último punto importante a tener en cuenta sobre la fase de desarrollo describiremos, al igual que se realizó en la primera fase, la complejidad de realizar cada re-implementación en términos de líneas de código consultado. Para esto se capturaron cada uno de los métodos a los que ingresó el programador para determinar su comportamiento. Los datos obtenidos para ésta </w:t>
      </w:r>
      <w:proofErr w:type="gramStart"/>
      <w:r w:rsidRPr="00EE604B">
        <w:rPr>
          <w:rFonts w:cs="Times New Roman"/>
        </w:rPr>
        <w:t>métrica</w:t>
      </w:r>
      <w:proofErr w:type="gramEnd"/>
      <w:r w:rsidRPr="00EE604B">
        <w:rPr>
          <w:rFonts w:cs="Times New Roman"/>
        </w:rPr>
        <w:t xml:space="preserve"> en particular una vez finalizadas las implementaciones se presentan a continuación en la figura 5.9.</w:t>
      </w:r>
    </w:p>
    <w:p w14:paraId="493D0D6D" w14:textId="77777777" w:rsidR="007C3537" w:rsidRPr="00EE604B" w:rsidRDefault="007C3537" w:rsidP="007C3537">
      <w:pPr>
        <w:jc w:val="both"/>
        <w:rPr>
          <w:rFonts w:cs="Times New Roman"/>
        </w:rPr>
      </w:pPr>
    </w:p>
    <w:p w14:paraId="2E96E45D" w14:textId="77777777" w:rsidR="007C3537" w:rsidRDefault="007C3537" w:rsidP="00EC6620">
      <w:pPr>
        <w:keepNext/>
        <w:jc w:val="center"/>
      </w:pPr>
      <w:r w:rsidRPr="00EE604B">
        <w:rPr>
          <w:noProof/>
          <w:lang w:eastAsia="es-AR"/>
        </w:rPr>
        <w:lastRenderedPageBreak/>
        <w:drawing>
          <wp:inline distT="0" distB="0" distL="0" distR="0" wp14:anchorId="5A2A216E" wp14:editId="4F7B93EF">
            <wp:extent cx="5609590" cy="1929130"/>
            <wp:effectExtent l="0" t="0" r="10160" b="13970"/>
            <wp:docPr id="53" name="Gráfico 53"/>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4638F89F" w14:textId="2FD97FC7" w:rsidR="007C3537" w:rsidRPr="00EE604B" w:rsidRDefault="007C3537" w:rsidP="00EC6620">
      <w:pPr>
        <w:pStyle w:val="Caption"/>
        <w:rPr>
          <w:noProof/>
          <w:lang w:val="es-ES_tradnl" w:eastAsia="es-ES_tradnl"/>
        </w:rPr>
      </w:pPr>
      <w:bookmarkStart w:id="154" w:name="_Toc374286472"/>
      <w:r>
        <w:t xml:space="preserve">Figura </w:t>
      </w:r>
      <w:fldSimple w:instr=" STYLEREF 1 \s ">
        <w:r w:rsidR="004B17DA">
          <w:rPr>
            <w:noProof/>
          </w:rPr>
          <w:t>5</w:t>
        </w:r>
      </w:fldSimple>
      <w:r>
        <w:t>.</w:t>
      </w:r>
      <w:fldSimple w:instr=" SEQ Figura \* ARABIC \s 1 ">
        <w:r w:rsidR="004B17DA">
          <w:rPr>
            <w:noProof/>
          </w:rPr>
          <w:t>9</w:t>
        </w:r>
      </w:fldSimple>
      <w:r>
        <w:t xml:space="preserve"> </w:t>
      </w:r>
      <w:r w:rsidRPr="00BC76C6">
        <w:t>Líneas de código consultado para migraciones entre frameworks.</w:t>
      </w:r>
      <w:bookmarkEnd w:id="154"/>
    </w:p>
    <w:p w14:paraId="23171532" w14:textId="77777777" w:rsidR="007C3537" w:rsidRPr="00EE604B" w:rsidRDefault="007C3537" w:rsidP="007C3537">
      <w:pPr>
        <w:rPr>
          <w:rFonts w:cs="Times New Roman"/>
          <w:b/>
          <w:bCs/>
          <w:i/>
        </w:rPr>
      </w:pPr>
      <w:r w:rsidRPr="00EE604B">
        <w:rPr>
          <w:rFonts w:cs="Times New Roman"/>
          <w:bCs/>
          <w:i/>
        </w:rPr>
        <w:t>* Para Aether sólo se miraron líneas de configuración y no código fuente.</w:t>
      </w:r>
    </w:p>
    <w:p w14:paraId="4794F196" w14:textId="77777777" w:rsidR="007C3537" w:rsidRPr="00EE604B" w:rsidRDefault="007C3537" w:rsidP="007C3537">
      <w:pPr>
        <w:jc w:val="both"/>
        <w:rPr>
          <w:rFonts w:cs="Times New Roman"/>
        </w:rPr>
      </w:pPr>
    </w:p>
    <w:p w14:paraId="3804D9D7" w14:textId="77777777" w:rsidR="007C3537" w:rsidRPr="00EE604B" w:rsidRDefault="007C3537" w:rsidP="007C3537">
      <w:pPr>
        <w:jc w:val="both"/>
        <w:rPr>
          <w:rFonts w:cs="Times New Roman"/>
        </w:rPr>
      </w:pPr>
      <w:r w:rsidRPr="00EE604B">
        <w:rPr>
          <w:rFonts w:cs="Times New Roman"/>
        </w:rPr>
        <w:t xml:space="preserve">En el gráfico anterior podemos ver claramente que Aether no requirió consultas de código para realizar la migración, mientras que el resto de los frameworks se correspondieron con los niveles idénticos a los de la etapa 1. </w:t>
      </w:r>
    </w:p>
    <w:p w14:paraId="2D25D87C" w14:textId="77777777" w:rsidR="007C3537" w:rsidRPr="00EE604B" w:rsidRDefault="007C3537" w:rsidP="007C3537">
      <w:pPr>
        <w:jc w:val="both"/>
        <w:rPr>
          <w:rFonts w:cs="Times New Roman"/>
        </w:rPr>
      </w:pPr>
    </w:p>
    <w:p w14:paraId="1FEEDC8C" w14:textId="77777777" w:rsidR="007C3537" w:rsidRPr="00EE604B" w:rsidRDefault="007C3537" w:rsidP="007C3537">
      <w:pPr>
        <w:jc w:val="both"/>
        <w:rPr>
          <w:rFonts w:cs="Times New Roman"/>
        </w:rPr>
      </w:pPr>
      <w:r w:rsidRPr="00EE604B">
        <w:rPr>
          <w:rFonts w:cs="Times New Roman"/>
        </w:rPr>
        <w:t xml:space="preserve">Habiendo determinado anteriormente el comportamiento de cada uno de las herramientas en tiempo de ejecución sería de gran importancia verificar como impacta sobre el uso de CPU y memoria cada migración realizada por Aether. Para lograr esto se volvió a ejecutar sobre cada una de las migraciones la secuencia de pasos descrita en la etapa 1. Los gráficos siguientes (figuras 5.10 y 5.11) presentan los resultados correspondientes para cada una de estas nuevas ejecuciones. </w:t>
      </w:r>
    </w:p>
    <w:p w14:paraId="298FB5FC" w14:textId="77777777" w:rsidR="007C3537" w:rsidRPr="00EE604B" w:rsidRDefault="007C3537" w:rsidP="007C3537">
      <w:pPr>
        <w:jc w:val="both"/>
        <w:rPr>
          <w:rFonts w:cs="Times New Roman"/>
          <w:b/>
          <w:bCs/>
        </w:rPr>
      </w:pPr>
    </w:p>
    <w:p w14:paraId="74318074" w14:textId="77777777" w:rsidR="007C3537" w:rsidRDefault="007C3537" w:rsidP="00EC6620">
      <w:pPr>
        <w:keepNext/>
        <w:jc w:val="center"/>
      </w:pPr>
      <w:r w:rsidRPr="00EC6620">
        <w:rPr>
          <w:rFonts w:cs="Times New Roman"/>
          <w:b/>
          <w:bCs/>
          <w:noProof/>
          <w:lang w:eastAsia="es-AR"/>
        </w:rPr>
        <mc:AlternateContent>
          <mc:Choice Requires="wps">
            <w:drawing>
              <wp:anchor distT="0" distB="0" distL="114300" distR="114300" simplePos="0" relativeHeight="251653120" behindDoc="0" locked="0" layoutInCell="1" allowOverlap="1" wp14:anchorId="63F27AB4" wp14:editId="7B56C0A9">
                <wp:simplePos x="0" y="0"/>
                <wp:positionH relativeFrom="column">
                  <wp:posOffset>3724275</wp:posOffset>
                </wp:positionH>
                <wp:positionV relativeFrom="paragraph">
                  <wp:posOffset>2495550</wp:posOffset>
                </wp:positionV>
                <wp:extent cx="2124075" cy="323850"/>
                <wp:effectExtent l="0" t="0" r="0" b="0"/>
                <wp:wrapNone/>
                <wp:docPr id="199" name="Cuadro de texto 1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4075" cy="323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C93A1F" w14:textId="77777777" w:rsidR="009E3E50" w:rsidRPr="007C29AC" w:rsidRDefault="009E3E50" w:rsidP="007C3537">
                            <w:pPr>
                              <w:jc w:val="both"/>
                              <w:rPr>
                                <w:rFonts w:eastAsia="Times New Roman"/>
                                <w:b/>
                                <w:bCs/>
                                <w:i/>
                                <w:color w:val="244061"/>
                                <w:sz w:val="20"/>
                                <w:szCs w:val="20"/>
                              </w:rPr>
                            </w:pPr>
                            <w:r w:rsidRPr="000B6CBF">
                              <w:rPr>
                                <w:rFonts w:cs="Times New Roman"/>
                                <w:i/>
                                <w:color w:val="244061"/>
                                <w:szCs w:val="20"/>
                              </w:rPr>
                              <w:t>Desviación estándar:</w:t>
                            </w:r>
                            <w:r>
                              <w:rPr>
                                <w:rFonts w:cs="Times New Roman"/>
                                <w:i/>
                                <w:color w:val="244061"/>
                                <w:szCs w:val="20"/>
                              </w:rPr>
                              <w:t xml:space="preserve"> </w:t>
                            </w:r>
                            <w:r w:rsidRPr="007C29AC">
                              <w:rPr>
                                <w:rFonts w:eastAsia="Times New Roman"/>
                                <w:b/>
                                <w:bCs/>
                                <w:i/>
                                <w:color w:val="244061"/>
                                <w:sz w:val="20"/>
                                <w:szCs w:val="20"/>
                              </w:rPr>
                              <w:t>1,670 MB</w:t>
                            </w:r>
                          </w:p>
                          <w:p w14:paraId="04C7826B" w14:textId="77777777" w:rsidR="009E3E50" w:rsidRPr="000B6CBF" w:rsidRDefault="009E3E50" w:rsidP="007C3537">
                            <w:pPr>
                              <w:rPr>
                                <w:i/>
                                <w:color w:val="244061"/>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199" o:spid="_x0000_s1032" type="#_x0000_t202" style="position:absolute;left:0;text-align:left;margin-left:293.25pt;margin-top:196.5pt;width:167.25pt;height:25.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" filled="f" stroked="f">
                <v:textbox>
                  <w:txbxContent>
                    <w:p w14:paraId="2AC93A1F" w14:textId="77777777" w:rsidR="009E3E50" w:rsidRPr="007C29AC" w:rsidRDefault="009E3E50" w:rsidP="007C3537">
                      <w:pPr>
                        <w:jc w:val="both"/>
                        <w:rPr>
                          <w:rFonts w:eastAsia="Times New Roman"/>
                          <w:b/>
                          <w:bCs/>
                          <w:i/>
                          <w:color w:val="244061"/>
                          <w:sz w:val="20"/>
                          <w:szCs w:val="20"/>
                        </w:rPr>
                      </w:pPr>
                      <w:r w:rsidRPr="000B6CBF">
                        <w:rPr>
                          <w:rFonts w:cs="Times New Roman"/>
                          <w:i/>
                          <w:color w:val="244061"/>
                          <w:szCs w:val="20"/>
                        </w:rPr>
                        <w:t>Desviación estándar:</w:t>
                      </w:r>
                      <w:r>
                        <w:rPr>
                          <w:rFonts w:cs="Times New Roman"/>
                          <w:i/>
                          <w:color w:val="244061"/>
                          <w:szCs w:val="20"/>
                        </w:rPr>
                        <w:t xml:space="preserve"> </w:t>
                      </w:r>
                      <w:r w:rsidRPr="007C29AC">
                        <w:rPr>
                          <w:rFonts w:eastAsia="Times New Roman"/>
                          <w:b/>
                          <w:bCs/>
                          <w:i/>
                          <w:color w:val="244061"/>
                          <w:sz w:val="20"/>
                          <w:szCs w:val="20"/>
                        </w:rPr>
                        <w:t>1,670 MB</w:t>
                      </w:r>
                    </w:p>
                    <w:p w14:paraId="04C7826B" w14:textId="77777777" w:rsidR="009E3E50" w:rsidRPr="000B6CBF" w:rsidRDefault="009E3E50" w:rsidP="007C3537">
                      <w:pPr>
                        <w:rPr>
                          <w:i/>
                          <w:color w:val="244061"/>
                        </w:rPr>
                      </w:pPr>
                    </w:p>
                  </w:txbxContent>
                </v:textbox>
              </v:shape>
            </w:pict>
          </mc:Fallback>
        </mc:AlternateContent>
      </w:r>
      <w:r w:rsidRPr="00EE604B">
        <w:rPr>
          <w:noProof/>
          <w:lang w:eastAsia="es-AR"/>
        </w:rPr>
        <w:drawing>
          <wp:inline distT="0" distB="0" distL="0" distR="0" wp14:anchorId="1D514DEF" wp14:editId="7AC2F637">
            <wp:extent cx="5609590" cy="2680335"/>
            <wp:effectExtent l="0" t="0" r="10160" b="5715"/>
            <wp:docPr id="52" name="Gráfico 52"/>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09455732" w14:textId="48315F12" w:rsidR="007C3537" w:rsidRPr="00EE604B" w:rsidRDefault="007C3537" w:rsidP="00EC6620">
      <w:pPr>
        <w:pStyle w:val="Caption"/>
        <w:rPr>
          <w:rFonts w:cs="Times New Roman"/>
          <w:bCs/>
        </w:rPr>
      </w:pPr>
      <w:bookmarkStart w:id="155" w:name="_Toc374286473"/>
      <w:r>
        <w:t xml:space="preserve">Figura </w:t>
      </w:r>
      <w:fldSimple w:instr=" STYLEREF 1 \s ">
        <w:r w:rsidR="004B17DA">
          <w:rPr>
            <w:noProof/>
          </w:rPr>
          <w:t>5</w:t>
        </w:r>
      </w:fldSimple>
      <w:r>
        <w:t>.</w:t>
      </w:r>
      <w:fldSimple w:instr=" SEQ Figura \* ARABIC \s 1 ">
        <w:r w:rsidR="004B17DA">
          <w:rPr>
            <w:noProof/>
          </w:rPr>
          <w:t>10</w:t>
        </w:r>
      </w:fldSimple>
      <w:r>
        <w:t xml:space="preserve"> </w:t>
      </w:r>
      <w:r w:rsidRPr="00F26D61">
        <w:t>Consumo de memoria en tiempo de ejecución para migraciones a Aether.</w:t>
      </w:r>
      <w:bookmarkEnd w:id="155"/>
    </w:p>
    <w:p w14:paraId="54700A1A" w14:textId="77777777" w:rsidR="007C3537" w:rsidRPr="00EE604B" w:rsidRDefault="007C3537" w:rsidP="007C3537">
      <w:pPr>
        <w:jc w:val="center"/>
        <w:rPr>
          <w:rFonts w:cs="Times New Roman"/>
          <w:b/>
          <w:bCs/>
        </w:rPr>
      </w:pPr>
    </w:p>
    <w:p w14:paraId="6F60DBF5" w14:textId="77777777" w:rsidR="007C3537" w:rsidRDefault="007C3537" w:rsidP="00EC6620">
      <w:pPr>
        <w:keepNext/>
        <w:jc w:val="center"/>
      </w:pPr>
      <w:r w:rsidRPr="00EC6620">
        <w:rPr>
          <w:rFonts w:cs="Times New Roman"/>
          <w:b/>
          <w:bCs/>
          <w:noProof/>
          <w:lang w:eastAsia="es-AR"/>
        </w:rPr>
        <mc:AlternateContent>
          <mc:Choice Requires="wps">
            <w:drawing>
              <wp:anchor distT="0" distB="0" distL="114300" distR="114300" simplePos="0" relativeHeight="251656192" behindDoc="0" locked="0" layoutInCell="1" allowOverlap="1" wp14:anchorId="685A34D0" wp14:editId="33834F44">
                <wp:simplePos x="0" y="0"/>
                <wp:positionH relativeFrom="column">
                  <wp:posOffset>3724275</wp:posOffset>
                </wp:positionH>
                <wp:positionV relativeFrom="paragraph">
                  <wp:posOffset>2489200</wp:posOffset>
                </wp:positionV>
                <wp:extent cx="2171700" cy="438150"/>
                <wp:effectExtent l="0" t="3175" r="0" b="0"/>
                <wp:wrapNone/>
                <wp:docPr id="198" name="Cuadro de texto 1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1700" cy="438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2299B8" w14:textId="77777777" w:rsidR="009E3E50" w:rsidRPr="000B6CBF" w:rsidRDefault="009E3E50" w:rsidP="007C3537">
                            <w:pPr>
                              <w:jc w:val="both"/>
                              <w:rPr>
                                <w:rFonts w:eastAsia="Times New Roman"/>
                                <w:b/>
                                <w:bCs/>
                                <w:i/>
                                <w:color w:val="244061"/>
                                <w:sz w:val="20"/>
                                <w:szCs w:val="20"/>
                              </w:rPr>
                            </w:pPr>
                            <w:r w:rsidRPr="000B6CBF">
                              <w:rPr>
                                <w:rFonts w:cs="Times New Roman"/>
                                <w:i/>
                                <w:color w:val="244061"/>
                                <w:szCs w:val="20"/>
                              </w:rPr>
                              <w:t>Desviación estándar:</w:t>
                            </w:r>
                            <w:r>
                              <w:rPr>
                                <w:rFonts w:cs="Times New Roman"/>
                                <w:i/>
                                <w:color w:val="244061"/>
                                <w:szCs w:val="20"/>
                              </w:rPr>
                              <w:t xml:space="preserve"> </w:t>
                            </w:r>
                            <w:r w:rsidRPr="007C29AC">
                              <w:rPr>
                                <w:rFonts w:eastAsia="Times New Roman"/>
                                <w:b/>
                                <w:bCs/>
                                <w:i/>
                                <w:color w:val="244061"/>
                                <w:sz w:val="20"/>
                                <w:szCs w:val="20"/>
                              </w:rPr>
                              <w:t xml:space="preserve">1,444 </w:t>
                            </w:r>
                            <w:proofErr w:type="spellStart"/>
                            <w:r w:rsidRPr="007C29AC">
                              <w:rPr>
                                <w:rFonts w:eastAsia="Times New Roman"/>
                                <w:b/>
                                <w:bCs/>
                                <w:i/>
                                <w:color w:val="244061"/>
                                <w:sz w:val="20"/>
                                <w:szCs w:val="20"/>
                              </w:rPr>
                              <w:t>segs</w:t>
                            </w:r>
                            <w:proofErr w:type="spellEnd"/>
                          </w:p>
                          <w:p w14:paraId="216FF971" w14:textId="77777777" w:rsidR="009E3E50" w:rsidRPr="000B6CBF" w:rsidRDefault="009E3E50" w:rsidP="007C3537">
                            <w:pPr>
                              <w:rPr>
                                <w:i/>
                                <w:color w:val="244061"/>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198" o:spid="_x0000_s1033" type="#_x0000_t202" style="position:absolute;left:0;text-align:left;margin-left:293.25pt;margin-top:196pt;width:171pt;height:34.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" filled="f" stroked="f">
                <v:textbox>
                  <w:txbxContent>
                    <w:p w14:paraId="432299B8" w14:textId="77777777" w:rsidR="009E3E50" w:rsidRPr="000B6CBF" w:rsidRDefault="009E3E50" w:rsidP="007C3537">
                      <w:pPr>
                        <w:jc w:val="both"/>
                        <w:rPr>
                          <w:rFonts w:eastAsia="Times New Roman"/>
                          <w:b/>
                          <w:bCs/>
                          <w:i/>
                          <w:color w:val="244061"/>
                          <w:sz w:val="20"/>
                          <w:szCs w:val="20"/>
                        </w:rPr>
                      </w:pPr>
                      <w:r w:rsidRPr="000B6CBF">
                        <w:rPr>
                          <w:rFonts w:cs="Times New Roman"/>
                          <w:i/>
                          <w:color w:val="244061"/>
                          <w:szCs w:val="20"/>
                        </w:rPr>
                        <w:t>Desviación estándar:</w:t>
                      </w:r>
                      <w:r>
                        <w:rPr>
                          <w:rFonts w:cs="Times New Roman"/>
                          <w:i/>
                          <w:color w:val="244061"/>
                          <w:szCs w:val="20"/>
                        </w:rPr>
                        <w:t xml:space="preserve"> </w:t>
                      </w:r>
                      <w:r w:rsidRPr="007C29AC">
                        <w:rPr>
                          <w:rFonts w:eastAsia="Times New Roman"/>
                          <w:b/>
                          <w:bCs/>
                          <w:i/>
                          <w:color w:val="244061"/>
                          <w:sz w:val="20"/>
                          <w:szCs w:val="20"/>
                        </w:rPr>
                        <w:t xml:space="preserve">1,444 </w:t>
                      </w:r>
                      <w:proofErr w:type="spellStart"/>
                      <w:r w:rsidRPr="007C29AC">
                        <w:rPr>
                          <w:rFonts w:eastAsia="Times New Roman"/>
                          <w:b/>
                          <w:bCs/>
                          <w:i/>
                          <w:color w:val="244061"/>
                          <w:sz w:val="20"/>
                          <w:szCs w:val="20"/>
                        </w:rPr>
                        <w:t>segs</w:t>
                      </w:r>
                      <w:proofErr w:type="spellEnd"/>
                    </w:p>
                    <w:p w14:paraId="216FF971" w14:textId="77777777" w:rsidR="009E3E50" w:rsidRPr="000B6CBF" w:rsidRDefault="009E3E50" w:rsidP="007C3537">
                      <w:pPr>
                        <w:rPr>
                          <w:i/>
                          <w:color w:val="244061"/>
                        </w:rPr>
                      </w:pPr>
                    </w:p>
                  </w:txbxContent>
                </v:textbox>
              </v:shape>
            </w:pict>
          </mc:Fallback>
        </mc:AlternateContent>
      </w:r>
      <w:r w:rsidRPr="00EE604B">
        <w:rPr>
          <w:noProof/>
          <w:lang w:eastAsia="es-AR"/>
        </w:rPr>
        <w:drawing>
          <wp:inline distT="0" distB="0" distL="0" distR="0" wp14:anchorId="53277C8D" wp14:editId="50F65A79">
            <wp:extent cx="5609590" cy="2680335"/>
            <wp:effectExtent l="0" t="0" r="10160" b="5715"/>
            <wp:docPr id="51" name="Gráfico 5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69405811" w14:textId="3A66071C" w:rsidR="007C3537" w:rsidRPr="00EE604B" w:rsidRDefault="007C3537" w:rsidP="00EC6620">
      <w:pPr>
        <w:pStyle w:val="Caption"/>
        <w:rPr>
          <w:rFonts w:cs="Times New Roman"/>
          <w:bCs/>
        </w:rPr>
      </w:pPr>
      <w:bookmarkStart w:id="156" w:name="_Toc374286474"/>
      <w:r>
        <w:t xml:space="preserve">Figura </w:t>
      </w:r>
      <w:fldSimple w:instr=" STYLEREF 1 \s ">
        <w:r w:rsidR="004B17DA">
          <w:rPr>
            <w:noProof/>
          </w:rPr>
          <w:t>5</w:t>
        </w:r>
      </w:fldSimple>
      <w:r>
        <w:t>.</w:t>
      </w:r>
      <w:fldSimple w:instr=" SEQ Figura \* ARABIC \s 1 ">
        <w:r w:rsidR="004B17DA">
          <w:rPr>
            <w:noProof/>
          </w:rPr>
          <w:t>11</w:t>
        </w:r>
      </w:fldSimple>
      <w:r>
        <w:t xml:space="preserve"> </w:t>
      </w:r>
      <w:r w:rsidRPr="003138E0">
        <w:t>Consumo de CPU en tiempo de ejecución para migraciones a Aether.</w:t>
      </w:r>
      <w:bookmarkEnd w:id="156"/>
    </w:p>
    <w:p w14:paraId="07D5F3A4" w14:textId="77777777" w:rsidR="007C3537" w:rsidRPr="00EE604B" w:rsidRDefault="007C3537" w:rsidP="007C3537">
      <w:pPr>
        <w:jc w:val="both"/>
        <w:rPr>
          <w:rFonts w:cs="Times New Roman"/>
        </w:rPr>
      </w:pPr>
    </w:p>
    <w:p w14:paraId="35F0A116" w14:textId="77777777" w:rsidR="007C3537" w:rsidRPr="00EE604B" w:rsidRDefault="007C3537" w:rsidP="007C3537">
      <w:pPr>
        <w:jc w:val="both"/>
        <w:rPr>
          <w:rFonts w:cs="Times New Roman"/>
        </w:rPr>
      </w:pPr>
      <w:r w:rsidRPr="00EE604B">
        <w:rPr>
          <w:rFonts w:cs="Times New Roman"/>
        </w:rPr>
        <w:t xml:space="preserve">Como puede apreciarse en los gráficos anteriores no se presentan variaciones significativas entre las migraciones realizadas por Aether y la aplicación original. Podemos ver que la única excepción corresponde al caso de </w:t>
      </w:r>
      <w:proofErr w:type="spellStart"/>
      <w:r w:rsidRPr="00EE604B">
        <w:rPr>
          <w:rFonts w:cs="Times New Roman"/>
        </w:rPr>
        <w:t>CloudLoop</w:t>
      </w:r>
      <w:proofErr w:type="spellEnd"/>
      <w:r w:rsidRPr="00EE604B">
        <w:rPr>
          <w:rFonts w:cs="Times New Roman"/>
        </w:rPr>
        <w:t xml:space="preserve"> en el cual se nota un pequeño incremento en el uso de ambos recursos (unos 9MB extra de memoria y 3 segundos más de CPU). Por medio de estos resultados podemos notar que el reemplazo dinámico de llamadas que debe hacer Aether para utilizar los Adapters, no produce un impacto negativo significativo en cuanto a performance.</w:t>
      </w:r>
    </w:p>
    <w:p w14:paraId="6B609FE8" w14:textId="77777777" w:rsidR="007C3537" w:rsidRPr="00022B12" w:rsidRDefault="007C3537" w:rsidP="007C3537">
      <w:pPr>
        <w:jc w:val="both"/>
        <w:rPr>
          <w:rFonts w:cs="Times New Roman"/>
          <w:b/>
          <w:bCs/>
          <w:sz w:val="24"/>
          <w:szCs w:val="24"/>
        </w:rPr>
      </w:pPr>
    </w:p>
    <w:p w14:paraId="74E37C17" w14:textId="77777777" w:rsidR="007C3537" w:rsidRDefault="007C3537" w:rsidP="007C3537">
      <w:pPr>
        <w:pStyle w:val="Heading4"/>
      </w:pPr>
      <w:bookmarkStart w:id="157" w:name="h.trm0saq5xw5v"/>
      <w:bookmarkEnd w:id="157"/>
      <w:r w:rsidRPr="00EE604B">
        <w:t>5.2.2</w:t>
      </w:r>
      <w:r>
        <w:t>.</w:t>
      </w:r>
      <w:r w:rsidRPr="00EE604B">
        <w:t xml:space="preserve"> Caso de estudio 2: </w:t>
      </w:r>
      <w:proofErr w:type="spellStart"/>
      <w:r w:rsidRPr="00EE604B">
        <w:t>JFileSync</w:t>
      </w:r>
      <w:proofErr w:type="spellEnd"/>
    </w:p>
    <w:p w14:paraId="575D3F6B" w14:textId="77777777" w:rsidR="007C3537" w:rsidRPr="00CC6B4D" w:rsidRDefault="007C3537" w:rsidP="00EC6620"/>
    <w:p w14:paraId="561C8573" w14:textId="77777777" w:rsidR="007C3537" w:rsidRPr="00EE604B" w:rsidRDefault="007C3537" w:rsidP="007C3537">
      <w:pPr>
        <w:jc w:val="both"/>
        <w:rPr>
          <w:rFonts w:cs="Times New Roman"/>
        </w:rPr>
      </w:pPr>
      <w:r w:rsidRPr="00EE604B">
        <w:rPr>
          <w:rFonts w:cs="Times New Roman"/>
        </w:rPr>
        <w:t>El segundo caso de estudio se realizará sobre el sincronizador de archivos “</w:t>
      </w:r>
      <w:proofErr w:type="spellStart"/>
      <w:r w:rsidRPr="00EE604B">
        <w:rPr>
          <w:rFonts w:cs="Times New Roman"/>
        </w:rPr>
        <w:t>JFileSync</w:t>
      </w:r>
      <w:proofErr w:type="spellEnd"/>
      <w:r w:rsidRPr="00EE604B">
        <w:rPr>
          <w:rFonts w:cs="Times New Roman"/>
        </w:rPr>
        <w:t>”. La aplicación se utiliza para sincronizar pares de directorios presentes en el mismo o en diferentes dispositivos de almacenamiento. El objetivo será implementar el soporte para almacenamiento remoto utilizando cada uno de los frameworks a evaluar. Para este fin se utilizaran diversas capacidades de cada framework como las de obtener metadatos y subir o descargar archivos. A continuación la figura 5.12 muestra la arquitectura de la aplicación a grandes rasgos.</w:t>
      </w:r>
    </w:p>
    <w:p w14:paraId="1F3879CD" w14:textId="77777777" w:rsidR="007C3537" w:rsidRPr="00EE604B" w:rsidRDefault="007C3537" w:rsidP="007C3537">
      <w:pPr>
        <w:jc w:val="both"/>
        <w:rPr>
          <w:rFonts w:cs="Times New Roman"/>
        </w:rPr>
      </w:pPr>
    </w:p>
    <w:p w14:paraId="60D7C6C5" w14:textId="77777777" w:rsidR="007C3537" w:rsidRDefault="007C3537" w:rsidP="00EC6620">
      <w:pPr>
        <w:keepNext/>
        <w:jc w:val="center"/>
      </w:pPr>
      <w:r w:rsidRPr="00EC6620">
        <w:rPr>
          <w:rFonts w:cs="Times New Roman"/>
          <w:noProof/>
          <w:lang w:eastAsia="es-AR"/>
        </w:rPr>
        <w:lastRenderedPageBreak/>
        <w:drawing>
          <wp:inline distT="0" distB="0" distL="0" distR="0" wp14:anchorId="2CE205F0" wp14:editId="5A4FCA3B">
            <wp:extent cx="6133465" cy="2795270"/>
            <wp:effectExtent l="0" t="0" r="635" b="0"/>
            <wp:docPr id="50" name="Imagen 50" descr="Arquitectura JFILESY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rquitectura JFILESYNC"/>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33465" cy="2795270"/>
                    </a:xfrm>
                    <a:prstGeom prst="rect">
                      <a:avLst/>
                    </a:prstGeom>
                    <a:noFill/>
                    <a:ln>
                      <a:noFill/>
                    </a:ln>
                  </pic:spPr>
                </pic:pic>
              </a:graphicData>
            </a:graphic>
          </wp:inline>
        </w:drawing>
      </w:r>
    </w:p>
    <w:p w14:paraId="54A56BF6" w14:textId="3F808069" w:rsidR="007C3537" w:rsidRPr="00EE604B" w:rsidRDefault="007C3537" w:rsidP="00EC6620">
      <w:pPr>
        <w:pStyle w:val="Caption"/>
        <w:rPr>
          <w:rFonts w:cs="Times New Roman"/>
        </w:rPr>
      </w:pPr>
      <w:bookmarkStart w:id="158" w:name="_Toc374286475"/>
      <w:r>
        <w:t xml:space="preserve">Figura </w:t>
      </w:r>
      <w:fldSimple w:instr=" STYLEREF 1 \s ">
        <w:r w:rsidR="004B17DA">
          <w:rPr>
            <w:noProof/>
          </w:rPr>
          <w:t>5</w:t>
        </w:r>
      </w:fldSimple>
      <w:r>
        <w:t>.</w:t>
      </w:r>
      <w:fldSimple w:instr=" SEQ Figura \* ARABIC \s 1 ">
        <w:r w:rsidR="004B17DA">
          <w:rPr>
            <w:noProof/>
          </w:rPr>
          <w:t>12</w:t>
        </w:r>
      </w:fldSimple>
      <w:r>
        <w:t xml:space="preserve"> </w:t>
      </w:r>
      <w:r w:rsidRPr="00556C7A">
        <w:t xml:space="preserve">Diagrama abstracto del funcionamiento de </w:t>
      </w:r>
      <w:proofErr w:type="spellStart"/>
      <w:r w:rsidRPr="00556C7A">
        <w:t>JFileSync</w:t>
      </w:r>
      <w:proofErr w:type="spellEnd"/>
      <w:r w:rsidRPr="00556C7A">
        <w:t>.</w:t>
      </w:r>
      <w:bookmarkEnd w:id="158"/>
    </w:p>
    <w:p w14:paraId="4AFCE098" w14:textId="77777777" w:rsidR="007C3537" w:rsidRPr="00EE604B" w:rsidRDefault="007C3537" w:rsidP="007C3537">
      <w:pPr>
        <w:jc w:val="center"/>
        <w:rPr>
          <w:rFonts w:cs="Times New Roman"/>
        </w:rPr>
      </w:pPr>
    </w:p>
    <w:p w14:paraId="62410627" w14:textId="77777777" w:rsidR="007C3537" w:rsidRDefault="007C3537" w:rsidP="007C3537">
      <w:pPr>
        <w:rPr>
          <w:rFonts w:cs="Times New Roman"/>
        </w:rPr>
      </w:pPr>
      <w:r w:rsidRPr="00EE604B">
        <w:rPr>
          <w:rFonts w:cs="Times New Roman"/>
        </w:rPr>
        <w:t xml:space="preserve">Como puede apreciarse, el funcionamiento de la aplicación es muy sencillo. Al iniciar la aplicación carga los datos de configuración (carpetas a sincronizar y otras propiedades) los cuales puede modificar el usuario en tiempo de ejecución y mantiene sincronizados los archivos/carpetas que se indiquen. Estos elementos se pueden encontrar tanto en un repositorio local (en el disco de la máquina) como en uno remoto. </w:t>
      </w:r>
    </w:p>
    <w:p w14:paraId="3B47290D" w14:textId="77777777" w:rsidR="007C3537" w:rsidRPr="00EE604B" w:rsidRDefault="007C3537" w:rsidP="007C3537">
      <w:pPr>
        <w:rPr>
          <w:rFonts w:cs="Times New Roman"/>
        </w:rPr>
      </w:pPr>
    </w:p>
    <w:p w14:paraId="7395E553" w14:textId="77777777" w:rsidR="007C3537" w:rsidRDefault="007C3537" w:rsidP="00EC6620">
      <w:r w:rsidRPr="00EE604B">
        <w:t xml:space="preserve">Al igual que para el caso de estudio 1, antes de comenzar a desarrollar cada etapa procederemos a presentar las métricas básicas correspondientes a la aplicación </w:t>
      </w:r>
      <w:proofErr w:type="spellStart"/>
      <w:r w:rsidRPr="00EE604B">
        <w:t>JFileSync</w:t>
      </w:r>
      <w:proofErr w:type="spellEnd"/>
      <w:r w:rsidRPr="00EE604B">
        <w:t xml:space="preserve"> original como son la Cantidad de líneas de código y el Promedio de líneas de código por método. Nuevamente, con estos datos podremos determinar el tamaño de la aplicación; estos valores son:</w:t>
      </w:r>
    </w:p>
    <w:p w14:paraId="33FEB4C9" w14:textId="77777777" w:rsidR="007C3537" w:rsidRPr="00EE604B" w:rsidRDefault="007C3537" w:rsidP="00EC6620"/>
    <w:p w14:paraId="588B9537" w14:textId="77777777" w:rsidR="007C3537" w:rsidRPr="00EE604B" w:rsidRDefault="007C3537" w:rsidP="007C3537">
      <w:pPr>
        <w:ind w:firstLine="720"/>
        <w:jc w:val="both"/>
        <w:rPr>
          <w:rFonts w:cs="Times New Roman"/>
        </w:rPr>
      </w:pPr>
      <w:r w:rsidRPr="00EE604B">
        <w:rPr>
          <w:rFonts w:cs="Times New Roman"/>
          <w:b/>
        </w:rPr>
        <w:t>Líneas de código totales</w:t>
      </w:r>
      <w:r w:rsidRPr="00EE604B">
        <w:rPr>
          <w:rFonts w:cs="Times New Roman"/>
        </w:rPr>
        <w:t>: 9623</w:t>
      </w:r>
    </w:p>
    <w:p w14:paraId="7DE846C1" w14:textId="77777777" w:rsidR="007C3537" w:rsidRPr="00EE604B" w:rsidRDefault="007C3537" w:rsidP="007C3537">
      <w:pPr>
        <w:ind w:firstLine="720"/>
        <w:jc w:val="both"/>
      </w:pPr>
      <w:r w:rsidRPr="00EE604B">
        <w:rPr>
          <w:rFonts w:cs="Times New Roman"/>
          <w:b/>
        </w:rPr>
        <w:t>Promedio de líneas de código por método</w:t>
      </w:r>
      <w:r w:rsidRPr="00EE604B">
        <w:rPr>
          <w:rFonts w:cs="Times New Roman"/>
        </w:rPr>
        <w:t>: 10,53</w:t>
      </w:r>
    </w:p>
    <w:p w14:paraId="52EF49E8" w14:textId="77777777" w:rsidR="007C3537" w:rsidRDefault="007C3537" w:rsidP="00EC6620"/>
    <w:p w14:paraId="40F3236C" w14:textId="77777777" w:rsidR="007C3537" w:rsidRDefault="007C3537" w:rsidP="007C3537">
      <w:pPr>
        <w:pStyle w:val="Heading5"/>
      </w:pPr>
      <w:r>
        <w:t xml:space="preserve">5.2.2.1. </w:t>
      </w:r>
      <w:r w:rsidRPr="00EE604B">
        <w:t>Etapa 1</w:t>
      </w:r>
    </w:p>
    <w:p w14:paraId="4D6A4D6C" w14:textId="77777777" w:rsidR="007C3537" w:rsidRPr="00CC6B4D" w:rsidRDefault="007C3537" w:rsidP="00EC6620"/>
    <w:p w14:paraId="4AA2AD6A" w14:textId="77777777" w:rsidR="007C3537" w:rsidRPr="00EE604B" w:rsidRDefault="007C3537" w:rsidP="007C3537">
      <w:pPr>
        <w:jc w:val="both"/>
        <w:rPr>
          <w:rFonts w:cs="Times New Roman"/>
        </w:rPr>
      </w:pPr>
      <w:r w:rsidRPr="00EE604B">
        <w:rPr>
          <w:rFonts w:cs="Times New Roman"/>
        </w:rPr>
        <w:t xml:space="preserve">Previamente a la implementación de esta primera etapa se procedió a realizar un análisis inicial de la herramienta identificando las clases que se debieron modificar para cumplir con los objetivos planteados anteriormente. Gracias a que </w:t>
      </w:r>
      <w:proofErr w:type="spellStart"/>
      <w:r w:rsidRPr="00EE604B">
        <w:rPr>
          <w:rFonts w:cs="Times New Roman"/>
        </w:rPr>
        <w:t>JFileSync</w:t>
      </w:r>
      <w:proofErr w:type="spellEnd"/>
      <w:r w:rsidRPr="00EE604B">
        <w:rPr>
          <w:rFonts w:cs="Times New Roman"/>
        </w:rPr>
        <w:t xml:space="preserve"> soporta varios protocolos (uno para archivos locales y otro </w:t>
      </w:r>
      <w:r w:rsidRPr="00EE604B">
        <w:rPr>
          <w:rFonts w:cs="Times New Roman"/>
        </w:rPr>
        <w:lastRenderedPageBreak/>
        <w:t>propietario para archivos remotos) la inclusión de uno nuevo basado en algún framework particular no resulta tan complicada. Las interfaces con las que se debe trabajar están bien definidas y los métodos son claros.</w:t>
      </w:r>
    </w:p>
    <w:p w14:paraId="5DE3AAC6" w14:textId="77777777" w:rsidR="007C3537" w:rsidRPr="00EE604B" w:rsidRDefault="007C3537" w:rsidP="007C3537">
      <w:pPr>
        <w:jc w:val="both"/>
        <w:rPr>
          <w:rFonts w:cs="Times New Roman"/>
        </w:rPr>
      </w:pPr>
    </w:p>
    <w:p w14:paraId="021B6405" w14:textId="77777777" w:rsidR="007C3537" w:rsidRDefault="007C3537" w:rsidP="007C3537">
      <w:pPr>
        <w:jc w:val="both"/>
        <w:rPr>
          <w:rFonts w:cs="Times New Roman"/>
        </w:rPr>
      </w:pPr>
      <w:r w:rsidRPr="00EE604B">
        <w:rPr>
          <w:rFonts w:cs="Times New Roman"/>
        </w:rPr>
        <w:t>Una vez realizadas las implementaciones correspondientes utilizando cada uno de los frameworks seleccionados se tomaron las métricas correspondientes a esta etapa. En la figura 5.13</w:t>
      </w:r>
      <w:r w:rsidRPr="00EE604B">
        <w:rPr>
          <w:rFonts w:cs="Times New Roman"/>
          <w:b/>
        </w:rPr>
        <w:t xml:space="preserve"> </w:t>
      </w:r>
      <w:r w:rsidRPr="00EE604B">
        <w:rPr>
          <w:rFonts w:cs="Times New Roman"/>
        </w:rPr>
        <w:t>se presentan las métricas resultado de ésta primera etapa para el caso de estudio actual.</w:t>
      </w:r>
    </w:p>
    <w:p w14:paraId="6FD8D17B" w14:textId="77777777" w:rsidR="007C3537" w:rsidRPr="00EE604B" w:rsidRDefault="007C3537" w:rsidP="007C3537">
      <w:pPr>
        <w:jc w:val="both"/>
        <w:rPr>
          <w:rFonts w:cs="Times New Roman"/>
        </w:rPr>
      </w:pPr>
    </w:p>
    <w:p w14:paraId="629E534C" w14:textId="77777777" w:rsidR="007C3537" w:rsidRDefault="007C3537" w:rsidP="00EC6620">
      <w:pPr>
        <w:keepNext/>
        <w:jc w:val="center"/>
      </w:pPr>
      <w:r w:rsidRPr="00EE604B">
        <w:rPr>
          <w:noProof/>
          <w:lang w:eastAsia="es-AR"/>
        </w:rPr>
        <w:drawing>
          <wp:inline distT="0" distB="0" distL="0" distR="0" wp14:anchorId="760AA46C" wp14:editId="74524907">
            <wp:extent cx="5609590" cy="2784475"/>
            <wp:effectExtent l="0" t="0" r="10160" b="15875"/>
            <wp:docPr id="49" name="Gráfico 49"/>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6BE94854" w14:textId="7D2149AD" w:rsidR="007C3537" w:rsidRPr="00EE604B" w:rsidRDefault="007C3537" w:rsidP="00EC6620">
      <w:pPr>
        <w:pStyle w:val="Caption"/>
        <w:rPr>
          <w:rFonts w:cs="Times New Roman"/>
          <w:bCs/>
        </w:rPr>
      </w:pPr>
      <w:bookmarkStart w:id="159" w:name="_Toc374286476"/>
      <w:r>
        <w:t xml:space="preserve">Figura </w:t>
      </w:r>
      <w:fldSimple w:instr=" STYLEREF 1 \s ">
        <w:r w:rsidR="004B17DA">
          <w:rPr>
            <w:noProof/>
          </w:rPr>
          <w:t>5</w:t>
        </w:r>
      </w:fldSimple>
      <w:r>
        <w:t>.</w:t>
      </w:r>
      <w:fldSimple w:instr=" SEQ Figura \* ARABIC \s 1 ">
        <w:r w:rsidR="004B17DA">
          <w:rPr>
            <w:noProof/>
          </w:rPr>
          <w:t>13</w:t>
        </w:r>
      </w:fldSimple>
      <w:r>
        <w:t xml:space="preserve"> </w:t>
      </w:r>
      <w:r w:rsidRPr="00AD3C79">
        <w:t>Líneas de código y configuración adicionales de cada implementación.</w:t>
      </w:r>
      <w:bookmarkEnd w:id="159"/>
    </w:p>
    <w:p w14:paraId="6BECABE2" w14:textId="77777777" w:rsidR="007C3537" w:rsidRPr="00EE604B" w:rsidRDefault="007C3537" w:rsidP="007C3537">
      <w:pPr>
        <w:jc w:val="center"/>
        <w:rPr>
          <w:rFonts w:cs="Times New Roman"/>
          <w:b/>
          <w:bCs/>
        </w:rPr>
      </w:pPr>
    </w:p>
    <w:p w14:paraId="718AE061" w14:textId="77777777" w:rsidR="007C3537" w:rsidRPr="00EE604B" w:rsidRDefault="007C3537" w:rsidP="007C3537">
      <w:pPr>
        <w:jc w:val="both"/>
        <w:rPr>
          <w:rFonts w:cs="Times New Roman"/>
        </w:rPr>
      </w:pPr>
      <w:r w:rsidRPr="00EE604B">
        <w:rPr>
          <w:rFonts w:cs="Times New Roman"/>
        </w:rPr>
        <w:t xml:space="preserve">Como puede apreciarse en el gráfico anterior, los frameworks están relativamente equilibrados en cuanto a Líneas de código adicionales destacándose Dasein como el framework que más modificaciones necesita para realizar el mismo trabajo que JClouds, Jets3t y Aether logran con 70 líneas menos. Esto indica que la implementación de la solución con cada uno de estos últimos frameworks resulta menos costosa (en líneas de código) que el resto de las implementaciones. Si nuevamente consideramos las líneas de configuración junto con las líneas de código modificadas vemos que </w:t>
      </w:r>
      <w:proofErr w:type="spellStart"/>
      <w:r w:rsidRPr="00EE604B">
        <w:rPr>
          <w:rFonts w:cs="Times New Roman"/>
        </w:rPr>
        <w:t>CloudLoop</w:t>
      </w:r>
      <w:proofErr w:type="spellEnd"/>
      <w:r w:rsidRPr="00EE604B">
        <w:rPr>
          <w:rFonts w:cs="Times New Roman"/>
        </w:rPr>
        <w:t xml:space="preserve">, al igual que en el caso de estudio 1, es el que más modificaciones necesitó para realizar la misma tarea que los frameworks restantes (unas 62 líneas más que </w:t>
      </w:r>
      <w:proofErr w:type="spellStart"/>
      <w:r w:rsidRPr="00EE604B">
        <w:rPr>
          <w:rFonts w:cs="Times New Roman"/>
        </w:rPr>
        <w:t>Daseín</w:t>
      </w:r>
      <w:proofErr w:type="spellEnd"/>
      <w:r w:rsidRPr="00EE604B">
        <w:rPr>
          <w:rFonts w:cs="Times New Roman"/>
        </w:rPr>
        <w:t xml:space="preserve"> siendo este el segundo con más modificaciones necesarias). El resto de los frameworks se mantuvieron estables con una cantidad de entre 640 y 674 líneas modificadas en total.</w:t>
      </w:r>
    </w:p>
    <w:p w14:paraId="77CEDD00" w14:textId="77777777" w:rsidR="007C3537" w:rsidRPr="00EE604B" w:rsidRDefault="007C3537" w:rsidP="007C3537">
      <w:pPr>
        <w:jc w:val="both"/>
        <w:rPr>
          <w:rFonts w:cs="Times New Roman"/>
          <w:b/>
          <w:bCs/>
        </w:rPr>
      </w:pPr>
    </w:p>
    <w:p w14:paraId="56013B44" w14:textId="77777777" w:rsidR="007C3537" w:rsidRPr="00EE604B" w:rsidRDefault="007C3537" w:rsidP="007C3537">
      <w:pPr>
        <w:jc w:val="both"/>
        <w:rPr>
          <w:rFonts w:cs="Times New Roman"/>
        </w:rPr>
      </w:pPr>
      <w:r w:rsidRPr="00EE604B">
        <w:rPr>
          <w:rFonts w:cs="Times New Roman"/>
        </w:rPr>
        <w:lastRenderedPageBreak/>
        <w:t xml:space="preserve">Para poder llevar a cabo cada una de las implementaciones anteriores, el desarrollador debió consultar ciertos fragmentos de código pertenecientes a </w:t>
      </w:r>
      <w:proofErr w:type="spellStart"/>
      <w:r w:rsidRPr="00EE604B">
        <w:rPr>
          <w:rFonts w:cs="Times New Roman"/>
        </w:rPr>
        <w:t>JFileSync</w:t>
      </w:r>
      <w:proofErr w:type="spellEnd"/>
      <w:r w:rsidRPr="00EE604B">
        <w:rPr>
          <w:rFonts w:cs="Times New Roman"/>
        </w:rPr>
        <w:t xml:space="preserve"> y a cada framework utilizado. Este esfuerzo se midió en líneas de código consultado para cada desarrollo. Los datos correspondientes a esta métrica para el segundo caso de estudio pueden apreciarse a continuación en la </w:t>
      </w:r>
      <w:r w:rsidRPr="00EE604B">
        <w:rPr>
          <w:rFonts w:cs="Times New Roman"/>
          <w:bCs/>
        </w:rPr>
        <w:t xml:space="preserve">figura </w:t>
      </w:r>
      <w:r w:rsidRPr="00EE604B">
        <w:rPr>
          <w:rFonts w:cs="Times New Roman"/>
        </w:rPr>
        <w:t>5.14</w:t>
      </w:r>
      <w:r w:rsidRPr="00EE604B">
        <w:rPr>
          <w:rFonts w:cs="Times New Roman"/>
          <w:bCs/>
        </w:rPr>
        <w:t>.</w:t>
      </w:r>
      <w:r w:rsidRPr="00EE604B">
        <w:rPr>
          <w:rFonts w:cs="Times New Roman"/>
        </w:rPr>
        <w:t xml:space="preserve"> </w:t>
      </w:r>
    </w:p>
    <w:p w14:paraId="084B79B2" w14:textId="77777777" w:rsidR="007C3537" w:rsidRPr="00EE604B" w:rsidRDefault="007C3537" w:rsidP="007C3537">
      <w:pPr>
        <w:jc w:val="both"/>
        <w:rPr>
          <w:rFonts w:cs="Times New Roman"/>
          <w:b/>
          <w:bCs/>
        </w:rPr>
      </w:pPr>
    </w:p>
    <w:p w14:paraId="0350A1F3" w14:textId="77777777" w:rsidR="007C3537" w:rsidRDefault="007C3537" w:rsidP="00EC6620">
      <w:pPr>
        <w:keepNext/>
        <w:jc w:val="center"/>
      </w:pPr>
      <w:r w:rsidRPr="00EE604B">
        <w:rPr>
          <w:noProof/>
          <w:lang w:eastAsia="es-AR"/>
        </w:rPr>
        <w:drawing>
          <wp:inline distT="0" distB="0" distL="0" distR="0" wp14:anchorId="1152B414" wp14:editId="1D84E71E">
            <wp:extent cx="5609590" cy="2688590"/>
            <wp:effectExtent l="0" t="0" r="10160" b="16510"/>
            <wp:docPr id="48" name="Gráfico 48"/>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52885AE9" w14:textId="3AEFA66F" w:rsidR="007C3537" w:rsidRPr="00EE604B" w:rsidRDefault="007C3537" w:rsidP="00EC6620">
      <w:pPr>
        <w:pStyle w:val="Caption"/>
        <w:rPr>
          <w:rFonts w:cs="Times New Roman"/>
          <w:bCs/>
        </w:rPr>
      </w:pPr>
      <w:bookmarkStart w:id="160" w:name="_Toc374286477"/>
      <w:r>
        <w:t xml:space="preserve">Figura </w:t>
      </w:r>
      <w:fldSimple w:instr=" STYLEREF 1 \s ">
        <w:r w:rsidR="004B17DA">
          <w:rPr>
            <w:noProof/>
          </w:rPr>
          <w:t>5</w:t>
        </w:r>
      </w:fldSimple>
      <w:r>
        <w:t>.</w:t>
      </w:r>
      <w:fldSimple w:instr=" SEQ Figura \* ARABIC \s 1 ">
        <w:r w:rsidR="004B17DA">
          <w:rPr>
            <w:noProof/>
          </w:rPr>
          <w:t>14</w:t>
        </w:r>
      </w:fldSimple>
      <w:r>
        <w:t xml:space="preserve"> </w:t>
      </w:r>
      <w:r w:rsidRPr="00EE673B">
        <w:t>Líneas de código consultado para realizar cada implementación.</w:t>
      </w:r>
      <w:bookmarkEnd w:id="160"/>
    </w:p>
    <w:p w14:paraId="2EC4D3B9" w14:textId="77777777" w:rsidR="007C3537" w:rsidRPr="00EE604B" w:rsidRDefault="007C3537" w:rsidP="007C3537">
      <w:pPr>
        <w:jc w:val="both"/>
        <w:rPr>
          <w:rFonts w:cs="Times New Roman"/>
          <w:b/>
          <w:bCs/>
        </w:rPr>
      </w:pPr>
    </w:p>
    <w:p w14:paraId="4FFB24EA" w14:textId="77777777" w:rsidR="007C3537" w:rsidRPr="00EE604B" w:rsidRDefault="007C3537" w:rsidP="007C3537">
      <w:pPr>
        <w:jc w:val="both"/>
        <w:rPr>
          <w:rFonts w:cs="Times New Roman"/>
        </w:rPr>
      </w:pPr>
      <w:r w:rsidRPr="00EE604B">
        <w:rPr>
          <w:rFonts w:cs="Times New Roman"/>
        </w:rPr>
        <w:t xml:space="preserve">Como puede verse en el gráfico, las herramientas más eficientes resultaron ser Aether y </w:t>
      </w:r>
      <w:proofErr w:type="spellStart"/>
      <w:r w:rsidRPr="00EE604B">
        <w:rPr>
          <w:rFonts w:cs="Times New Roman"/>
        </w:rPr>
        <w:t>CloudLoop</w:t>
      </w:r>
      <w:proofErr w:type="spellEnd"/>
      <w:r w:rsidRPr="00EE604B">
        <w:rPr>
          <w:rFonts w:cs="Times New Roman"/>
        </w:rPr>
        <w:t xml:space="preserve">, seguidos muy de cerca por JetS3t mientras que Dasein, JClouds y </w:t>
      </w:r>
      <w:proofErr w:type="spellStart"/>
      <w:r w:rsidRPr="00EE604B">
        <w:rPr>
          <w:rFonts w:cs="Times New Roman"/>
        </w:rPr>
        <w:t>libcloud</w:t>
      </w:r>
      <w:proofErr w:type="spellEnd"/>
      <w:r w:rsidRPr="00EE604B">
        <w:rPr>
          <w:rFonts w:cs="Times New Roman"/>
        </w:rPr>
        <w:t xml:space="preserve"> requirieron la consulta de entre 300 y 500 líneas de código adicionales llegando a un máximo de 970. Como se indicó en el caso de estudio 1, la diferencia de líneas de código consultado se debe en gran parte a la calidad de las interfaces ya que algunas (sobre las que más código se debió consultar) no poseen nombres de métodos ni parámetros descriptivos con lo cual se debe visualizar el código fuente para poder determinar el comportamiento.</w:t>
      </w:r>
    </w:p>
    <w:p w14:paraId="70C41480" w14:textId="77777777" w:rsidR="007C3537" w:rsidRPr="00737E2D" w:rsidRDefault="007C3537" w:rsidP="007C3537">
      <w:pPr>
        <w:jc w:val="both"/>
        <w:rPr>
          <w:rFonts w:cs="Times New Roman"/>
          <w:sz w:val="24"/>
          <w:szCs w:val="24"/>
        </w:rPr>
      </w:pPr>
    </w:p>
    <w:p w14:paraId="2D535721" w14:textId="7442655B" w:rsidR="007C3537" w:rsidRPr="00EE604B" w:rsidRDefault="007C3537" w:rsidP="007C3537">
      <w:pPr>
        <w:jc w:val="both"/>
        <w:rPr>
          <w:rFonts w:cs="Times New Roman"/>
        </w:rPr>
      </w:pPr>
      <w:r w:rsidRPr="00EE604B">
        <w:rPr>
          <w:rFonts w:cs="Times New Roman"/>
        </w:rPr>
        <w:t>Para pasar ahora a testear</w:t>
      </w:r>
      <w:r w:rsidR="008029CF">
        <w:rPr>
          <w:rFonts w:cs="Times New Roman"/>
        </w:rPr>
        <w:t xml:space="preserve"> </w:t>
      </w:r>
      <w:r w:rsidRPr="00EE604B">
        <w:rPr>
          <w:rFonts w:cs="Times New Roman"/>
        </w:rPr>
        <w:t xml:space="preserve">otra de las características importantes de los frameworks, el desempeño en tiempo de ejecución, se definió una secuencia de pasos a realizar sobre cada implementación. A continuación se detalla esta secuencia de pasos para </w:t>
      </w:r>
      <w:proofErr w:type="spellStart"/>
      <w:r w:rsidRPr="00EE604B">
        <w:rPr>
          <w:rFonts w:cs="Times New Roman"/>
        </w:rPr>
        <w:t>jFileSync</w:t>
      </w:r>
      <w:proofErr w:type="spellEnd"/>
      <w:r w:rsidRPr="00EE604B">
        <w:rPr>
          <w:rFonts w:cs="Times New Roman"/>
        </w:rPr>
        <w:t>:</w:t>
      </w:r>
    </w:p>
    <w:p w14:paraId="714264BA" w14:textId="77777777" w:rsidR="007C3537" w:rsidRPr="00EE604B" w:rsidRDefault="007C3537" w:rsidP="007C3537">
      <w:pPr>
        <w:jc w:val="both"/>
        <w:rPr>
          <w:rFonts w:cs="Times New Roman"/>
        </w:rPr>
      </w:pPr>
    </w:p>
    <w:p w14:paraId="1B1F2850" w14:textId="77777777" w:rsidR="007C3537" w:rsidRPr="00EE604B" w:rsidRDefault="007C3537" w:rsidP="007C3537">
      <w:pPr>
        <w:numPr>
          <w:ilvl w:val="0"/>
          <w:numId w:val="30"/>
        </w:numPr>
        <w:tabs>
          <w:tab w:val="clear" w:pos="1080"/>
          <w:tab w:val="num" w:pos="709"/>
          <w:tab w:val="num" w:pos="993"/>
        </w:tabs>
        <w:ind w:left="993" w:hanging="284"/>
        <w:jc w:val="both"/>
        <w:rPr>
          <w:rFonts w:cs="Times New Roman"/>
        </w:rPr>
      </w:pPr>
      <w:r w:rsidRPr="00EE604B">
        <w:rPr>
          <w:rFonts w:cs="Times New Roman"/>
        </w:rPr>
        <w:t>Crear una comparación entre un directorio local con dos archivos de texto (1.txt y 2.txt) y un directorio remoto con dos archivos de texto (2.txt y 3.txt)</w:t>
      </w:r>
    </w:p>
    <w:p w14:paraId="155A388B" w14:textId="77777777" w:rsidR="007C3537" w:rsidRPr="00EE604B" w:rsidRDefault="007C3537" w:rsidP="007C3537">
      <w:pPr>
        <w:numPr>
          <w:ilvl w:val="0"/>
          <w:numId w:val="30"/>
        </w:numPr>
        <w:tabs>
          <w:tab w:val="clear" w:pos="1080"/>
          <w:tab w:val="num" w:pos="709"/>
          <w:tab w:val="num" w:pos="993"/>
        </w:tabs>
        <w:ind w:left="993" w:hanging="284"/>
        <w:jc w:val="both"/>
        <w:rPr>
          <w:rFonts w:cs="Times New Roman"/>
        </w:rPr>
      </w:pPr>
      <w:r w:rsidRPr="00EE604B">
        <w:rPr>
          <w:rFonts w:cs="Times New Roman"/>
        </w:rPr>
        <w:lastRenderedPageBreak/>
        <w:t>Sincronizar los directorios hacia la izquierda. Esto significa que el archivo 2.txt se mantiene localmente y se descarga el archivo 3.txt. El archivo restante, 1.txt, es eliminado localmente para replicar la estructura remota.</w:t>
      </w:r>
    </w:p>
    <w:p w14:paraId="165ED33A" w14:textId="77777777" w:rsidR="007C3537" w:rsidRPr="00EE604B" w:rsidRDefault="007C3537" w:rsidP="007C3537">
      <w:pPr>
        <w:jc w:val="both"/>
        <w:rPr>
          <w:rFonts w:cs="Times New Roman"/>
        </w:rPr>
      </w:pPr>
    </w:p>
    <w:p w14:paraId="4EDA264B" w14:textId="77777777" w:rsidR="007C3537" w:rsidRDefault="007C3537" w:rsidP="007C3537">
      <w:pPr>
        <w:jc w:val="both"/>
        <w:rPr>
          <w:rFonts w:cs="Times New Roman"/>
        </w:rPr>
      </w:pPr>
      <w:r w:rsidRPr="00EE604B">
        <w:rPr>
          <w:rFonts w:cs="Times New Roman"/>
        </w:rPr>
        <w:t>Los resultados de este experimento se muestran en la figura 5.15 en términos de Consumo de Memoria y en relación al uso de CPU en la figura 5.16 ambas contrastadas contra los datos obtenidos para la aplicación original.</w:t>
      </w:r>
    </w:p>
    <w:p w14:paraId="21FBFD5D" w14:textId="77777777" w:rsidR="007C3537" w:rsidRPr="00EE604B" w:rsidRDefault="007C3537" w:rsidP="007C3537">
      <w:pPr>
        <w:jc w:val="both"/>
        <w:rPr>
          <w:rFonts w:cs="Times New Roman"/>
        </w:rPr>
      </w:pPr>
    </w:p>
    <w:p w14:paraId="05C1E61A" w14:textId="77777777" w:rsidR="007C3537" w:rsidRDefault="007C3537" w:rsidP="00EC6620">
      <w:pPr>
        <w:keepNext/>
        <w:jc w:val="center"/>
      </w:pPr>
      <w:r w:rsidRPr="00EC6620">
        <w:rPr>
          <w:rFonts w:cs="Times New Roman"/>
          <w:b/>
          <w:bCs/>
          <w:noProof/>
          <w:lang w:eastAsia="es-AR"/>
        </w:rPr>
        <mc:AlternateContent>
          <mc:Choice Requires="wps">
            <w:drawing>
              <wp:anchor distT="0" distB="0" distL="114300" distR="114300" simplePos="0" relativeHeight="251659264" behindDoc="0" locked="0" layoutInCell="1" allowOverlap="1" wp14:anchorId="67A8FF34" wp14:editId="4A07EC4B">
                <wp:simplePos x="0" y="0"/>
                <wp:positionH relativeFrom="column">
                  <wp:posOffset>3752850</wp:posOffset>
                </wp:positionH>
                <wp:positionV relativeFrom="paragraph">
                  <wp:posOffset>2449830</wp:posOffset>
                </wp:positionV>
                <wp:extent cx="2238375" cy="438150"/>
                <wp:effectExtent l="0" t="1905" r="0" b="0"/>
                <wp:wrapNone/>
                <wp:docPr id="197" name="Cuadro de texto 1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8375" cy="438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53924E" w14:textId="77777777" w:rsidR="009E3E50" w:rsidRPr="000B6CBF" w:rsidRDefault="009E3E50" w:rsidP="007C3537">
                            <w:pPr>
                              <w:jc w:val="both"/>
                              <w:rPr>
                                <w:rFonts w:eastAsia="Times New Roman"/>
                                <w:b/>
                                <w:bCs/>
                                <w:i/>
                                <w:color w:val="244061"/>
                                <w:sz w:val="20"/>
                                <w:szCs w:val="20"/>
                              </w:rPr>
                            </w:pPr>
                            <w:r w:rsidRPr="000B6CBF">
                              <w:rPr>
                                <w:rFonts w:cs="Times New Roman"/>
                                <w:i/>
                                <w:color w:val="244061"/>
                                <w:szCs w:val="20"/>
                              </w:rPr>
                              <w:t>Desviación estándar:</w:t>
                            </w:r>
                            <w:r>
                              <w:rPr>
                                <w:rFonts w:cs="Times New Roman"/>
                                <w:i/>
                                <w:color w:val="244061"/>
                                <w:szCs w:val="20"/>
                              </w:rPr>
                              <w:t xml:space="preserve"> </w:t>
                            </w:r>
                            <w:r w:rsidRPr="007C29AC">
                              <w:rPr>
                                <w:rFonts w:eastAsia="Times New Roman"/>
                                <w:b/>
                                <w:bCs/>
                                <w:i/>
                                <w:color w:val="244061"/>
                                <w:sz w:val="20"/>
                                <w:szCs w:val="20"/>
                              </w:rPr>
                              <w:t>2,493 MB</w:t>
                            </w:r>
                          </w:p>
                          <w:p w14:paraId="2B2085B7" w14:textId="77777777" w:rsidR="009E3E50" w:rsidRPr="000B6CBF" w:rsidRDefault="009E3E50" w:rsidP="007C3537">
                            <w:pPr>
                              <w:rPr>
                                <w:i/>
                                <w:color w:val="244061"/>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197" o:spid="_x0000_s1034" type="#_x0000_t202" style="position:absolute;left:0;text-align:left;margin-left:295.5pt;margin-top:192.9pt;width:176.25pt;height:3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" filled="f" stroked="f">
                <v:textbox>
                  <w:txbxContent>
                    <w:p w14:paraId="1253924E" w14:textId="77777777" w:rsidR="009E3E50" w:rsidRPr="000B6CBF" w:rsidRDefault="009E3E50" w:rsidP="007C3537">
                      <w:pPr>
                        <w:jc w:val="both"/>
                        <w:rPr>
                          <w:rFonts w:eastAsia="Times New Roman"/>
                          <w:b/>
                          <w:bCs/>
                          <w:i/>
                          <w:color w:val="244061"/>
                          <w:sz w:val="20"/>
                          <w:szCs w:val="20"/>
                        </w:rPr>
                      </w:pPr>
                      <w:r w:rsidRPr="000B6CBF">
                        <w:rPr>
                          <w:rFonts w:cs="Times New Roman"/>
                          <w:i/>
                          <w:color w:val="244061"/>
                          <w:szCs w:val="20"/>
                        </w:rPr>
                        <w:t>Desviación estándar:</w:t>
                      </w:r>
                      <w:r>
                        <w:rPr>
                          <w:rFonts w:cs="Times New Roman"/>
                          <w:i/>
                          <w:color w:val="244061"/>
                          <w:szCs w:val="20"/>
                        </w:rPr>
                        <w:t xml:space="preserve"> </w:t>
                      </w:r>
                      <w:r w:rsidRPr="007C29AC">
                        <w:rPr>
                          <w:rFonts w:eastAsia="Times New Roman"/>
                          <w:b/>
                          <w:bCs/>
                          <w:i/>
                          <w:color w:val="244061"/>
                          <w:sz w:val="20"/>
                          <w:szCs w:val="20"/>
                        </w:rPr>
                        <w:t>2,493 MB</w:t>
                      </w:r>
                    </w:p>
                    <w:p w14:paraId="2B2085B7" w14:textId="77777777" w:rsidR="009E3E50" w:rsidRPr="000B6CBF" w:rsidRDefault="009E3E50" w:rsidP="007C3537">
                      <w:pPr>
                        <w:rPr>
                          <w:i/>
                          <w:color w:val="244061"/>
                        </w:rPr>
                      </w:pPr>
                    </w:p>
                  </w:txbxContent>
                </v:textbox>
              </v:shape>
            </w:pict>
          </mc:Fallback>
        </mc:AlternateContent>
      </w:r>
      <w:r w:rsidRPr="00EE604B">
        <w:rPr>
          <w:noProof/>
          <w:lang w:eastAsia="es-AR"/>
        </w:rPr>
        <w:drawing>
          <wp:inline distT="0" distB="0" distL="0" distR="0" wp14:anchorId="2CD32C06" wp14:editId="6DB2E23A">
            <wp:extent cx="5609590" cy="2663190"/>
            <wp:effectExtent l="0" t="0" r="10160" b="3810"/>
            <wp:docPr id="47" name="Gráfico 47"/>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5B33A4C3" w14:textId="3FEE53B2" w:rsidR="007C3537" w:rsidRPr="00EE604B" w:rsidRDefault="007C3537" w:rsidP="00EC6620">
      <w:pPr>
        <w:pStyle w:val="Caption"/>
        <w:rPr>
          <w:rFonts w:cs="Times New Roman"/>
          <w:noProof/>
        </w:rPr>
      </w:pPr>
      <w:bookmarkStart w:id="161" w:name="_Toc374286478"/>
      <w:r>
        <w:t xml:space="preserve">Figura </w:t>
      </w:r>
      <w:fldSimple w:instr=" STYLEREF 1 \s ">
        <w:r w:rsidR="004B17DA">
          <w:rPr>
            <w:noProof/>
          </w:rPr>
          <w:t>5</w:t>
        </w:r>
      </w:fldSimple>
      <w:r>
        <w:t>.</w:t>
      </w:r>
      <w:fldSimple w:instr=" SEQ Figura \* ARABIC \s 1 ">
        <w:r w:rsidR="004B17DA">
          <w:rPr>
            <w:noProof/>
          </w:rPr>
          <w:t>15</w:t>
        </w:r>
      </w:fldSimple>
      <w:r>
        <w:t xml:space="preserve"> </w:t>
      </w:r>
      <w:r w:rsidRPr="00920A2C">
        <w:t>Consumo de memoria en tiempo de ejecución para cada framework.</w:t>
      </w:r>
      <w:bookmarkEnd w:id="161"/>
    </w:p>
    <w:p w14:paraId="50C966BA" w14:textId="77777777" w:rsidR="007C3537" w:rsidRPr="00EE604B" w:rsidRDefault="007C3537" w:rsidP="007C3537">
      <w:pPr>
        <w:jc w:val="center"/>
        <w:rPr>
          <w:rFonts w:cs="Times New Roman"/>
          <w:b/>
          <w:bCs/>
        </w:rPr>
      </w:pPr>
    </w:p>
    <w:p w14:paraId="323A240B" w14:textId="77777777" w:rsidR="007C3537" w:rsidRDefault="007C3537" w:rsidP="00EC6620">
      <w:pPr>
        <w:keepNext/>
        <w:jc w:val="center"/>
      </w:pPr>
      <w:r w:rsidRPr="00EC6620">
        <w:rPr>
          <w:rFonts w:cs="Times New Roman"/>
          <w:b/>
          <w:bCs/>
          <w:noProof/>
          <w:lang w:eastAsia="es-AR"/>
        </w:rPr>
        <mc:AlternateContent>
          <mc:Choice Requires="wps">
            <w:drawing>
              <wp:anchor distT="0" distB="0" distL="114300" distR="114300" simplePos="0" relativeHeight="251662336" behindDoc="0" locked="0" layoutInCell="1" allowOverlap="1" wp14:anchorId="59536074" wp14:editId="4858D068">
                <wp:simplePos x="0" y="0"/>
                <wp:positionH relativeFrom="column">
                  <wp:posOffset>3705225</wp:posOffset>
                </wp:positionH>
                <wp:positionV relativeFrom="paragraph">
                  <wp:posOffset>2461895</wp:posOffset>
                </wp:positionV>
                <wp:extent cx="2133600" cy="438150"/>
                <wp:effectExtent l="0" t="4445" r="0" b="0"/>
                <wp:wrapNone/>
                <wp:docPr id="196" name="Cuadro de texto 1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3600" cy="438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4B4850" w14:textId="77777777" w:rsidR="009E3E50" w:rsidRPr="000B6CBF" w:rsidRDefault="009E3E50" w:rsidP="007C3537">
                            <w:pPr>
                              <w:jc w:val="both"/>
                              <w:rPr>
                                <w:rFonts w:eastAsia="Times New Roman"/>
                                <w:b/>
                                <w:bCs/>
                                <w:i/>
                                <w:color w:val="244061"/>
                                <w:sz w:val="20"/>
                                <w:szCs w:val="20"/>
                              </w:rPr>
                            </w:pPr>
                            <w:r w:rsidRPr="000B6CBF">
                              <w:rPr>
                                <w:rFonts w:cs="Times New Roman"/>
                                <w:i/>
                                <w:color w:val="244061"/>
                                <w:szCs w:val="20"/>
                              </w:rPr>
                              <w:t>Desviación estándar:</w:t>
                            </w:r>
                            <w:r>
                              <w:rPr>
                                <w:rFonts w:cs="Times New Roman"/>
                                <w:i/>
                                <w:color w:val="244061"/>
                                <w:szCs w:val="20"/>
                              </w:rPr>
                              <w:t xml:space="preserve"> </w:t>
                            </w:r>
                            <w:r w:rsidRPr="007C29AC">
                              <w:rPr>
                                <w:rFonts w:eastAsia="Times New Roman"/>
                                <w:b/>
                                <w:bCs/>
                                <w:i/>
                                <w:color w:val="244061"/>
                                <w:sz w:val="20"/>
                                <w:szCs w:val="20"/>
                              </w:rPr>
                              <w:t xml:space="preserve">2,257 </w:t>
                            </w:r>
                            <w:proofErr w:type="spellStart"/>
                            <w:r w:rsidRPr="007C29AC">
                              <w:rPr>
                                <w:rFonts w:eastAsia="Times New Roman"/>
                                <w:b/>
                                <w:bCs/>
                                <w:i/>
                                <w:color w:val="244061"/>
                                <w:sz w:val="20"/>
                                <w:szCs w:val="20"/>
                              </w:rPr>
                              <w:t>segs</w:t>
                            </w:r>
                            <w:proofErr w:type="spellEnd"/>
                          </w:p>
                          <w:p w14:paraId="6221D158" w14:textId="77777777" w:rsidR="009E3E50" w:rsidRPr="000B6CBF" w:rsidRDefault="009E3E50" w:rsidP="007C3537">
                            <w:pPr>
                              <w:rPr>
                                <w:i/>
                                <w:color w:val="244061"/>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196" o:spid="_x0000_s1035" type="#_x0000_t202" style="position:absolute;left:0;text-align:left;margin-left:291.75pt;margin-top:193.85pt;width:168pt;height:3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" filled="f" stroked="f">
                <v:textbox>
                  <w:txbxContent>
                    <w:p w14:paraId="0B4B4850" w14:textId="77777777" w:rsidR="009E3E50" w:rsidRPr="000B6CBF" w:rsidRDefault="009E3E50" w:rsidP="007C3537">
                      <w:pPr>
                        <w:jc w:val="both"/>
                        <w:rPr>
                          <w:rFonts w:eastAsia="Times New Roman"/>
                          <w:b/>
                          <w:bCs/>
                          <w:i/>
                          <w:color w:val="244061"/>
                          <w:sz w:val="20"/>
                          <w:szCs w:val="20"/>
                        </w:rPr>
                      </w:pPr>
                      <w:r w:rsidRPr="000B6CBF">
                        <w:rPr>
                          <w:rFonts w:cs="Times New Roman"/>
                          <w:i/>
                          <w:color w:val="244061"/>
                          <w:szCs w:val="20"/>
                        </w:rPr>
                        <w:t>Desviación estándar:</w:t>
                      </w:r>
                      <w:r>
                        <w:rPr>
                          <w:rFonts w:cs="Times New Roman"/>
                          <w:i/>
                          <w:color w:val="244061"/>
                          <w:szCs w:val="20"/>
                        </w:rPr>
                        <w:t xml:space="preserve"> </w:t>
                      </w:r>
                      <w:r w:rsidRPr="007C29AC">
                        <w:rPr>
                          <w:rFonts w:eastAsia="Times New Roman"/>
                          <w:b/>
                          <w:bCs/>
                          <w:i/>
                          <w:color w:val="244061"/>
                          <w:sz w:val="20"/>
                          <w:szCs w:val="20"/>
                        </w:rPr>
                        <w:t xml:space="preserve">2,257 </w:t>
                      </w:r>
                      <w:proofErr w:type="spellStart"/>
                      <w:r w:rsidRPr="007C29AC">
                        <w:rPr>
                          <w:rFonts w:eastAsia="Times New Roman"/>
                          <w:b/>
                          <w:bCs/>
                          <w:i/>
                          <w:color w:val="244061"/>
                          <w:sz w:val="20"/>
                          <w:szCs w:val="20"/>
                        </w:rPr>
                        <w:t>segs</w:t>
                      </w:r>
                      <w:proofErr w:type="spellEnd"/>
                    </w:p>
                    <w:p w14:paraId="6221D158" w14:textId="77777777" w:rsidR="009E3E50" w:rsidRPr="000B6CBF" w:rsidRDefault="009E3E50" w:rsidP="007C3537">
                      <w:pPr>
                        <w:rPr>
                          <w:i/>
                          <w:color w:val="244061"/>
                        </w:rPr>
                      </w:pPr>
                    </w:p>
                  </w:txbxContent>
                </v:textbox>
              </v:shape>
            </w:pict>
          </mc:Fallback>
        </mc:AlternateContent>
      </w:r>
      <w:r w:rsidRPr="00EE604B">
        <w:rPr>
          <w:noProof/>
          <w:lang w:eastAsia="es-AR"/>
        </w:rPr>
        <w:drawing>
          <wp:inline distT="0" distB="0" distL="0" distR="0" wp14:anchorId="3C4CA3F8" wp14:editId="16112A18">
            <wp:extent cx="5609590" cy="2663190"/>
            <wp:effectExtent l="0" t="0" r="10160" b="3810"/>
            <wp:docPr id="46" name="Gráfico 46"/>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5976C336" w14:textId="1F4F0EA7" w:rsidR="007C3537" w:rsidRPr="00EE604B" w:rsidRDefault="007C3537" w:rsidP="00EC6620">
      <w:pPr>
        <w:pStyle w:val="Caption"/>
        <w:rPr>
          <w:rFonts w:cs="Times New Roman"/>
          <w:noProof/>
        </w:rPr>
      </w:pPr>
      <w:bookmarkStart w:id="162" w:name="_Toc374286479"/>
      <w:r>
        <w:t xml:space="preserve">Figura </w:t>
      </w:r>
      <w:fldSimple w:instr=" STYLEREF 1 \s ">
        <w:r w:rsidR="004B17DA">
          <w:rPr>
            <w:noProof/>
          </w:rPr>
          <w:t>5</w:t>
        </w:r>
      </w:fldSimple>
      <w:r>
        <w:t>.</w:t>
      </w:r>
      <w:fldSimple w:instr=" SEQ Figura \* ARABIC \s 1 ">
        <w:r w:rsidR="004B17DA">
          <w:rPr>
            <w:noProof/>
          </w:rPr>
          <w:t>16</w:t>
        </w:r>
      </w:fldSimple>
      <w:r>
        <w:t xml:space="preserve"> </w:t>
      </w:r>
      <w:r w:rsidRPr="00AE6D70">
        <w:t>Consumo de CPU en tiempo de ejecución para cada framework.</w:t>
      </w:r>
      <w:bookmarkEnd w:id="162"/>
    </w:p>
    <w:p w14:paraId="7A3F796F" w14:textId="77777777" w:rsidR="007C3537" w:rsidRPr="00EE604B" w:rsidRDefault="007C3537" w:rsidP="007C3537">
      <w:pPr>
        <w:jc w:val="both"/>
        <w:rPr>
          <w:rFonts w:eastAsia="Times New Roman" w:cs="Times New Roman"/>
          <w:b/>
          <w:bCs/>
          <w:color w:val="auto"/>
        </w:rPr>
      </w:pPr>
    </w:p>
    <w:p w14:paraId="70229D4B" w14:textId="77777777" w:rsidR="007C3537" w:rsidRDefault="007C3537" w:rsidP="007C3537">
      <w:pPr>
        <w:jc w:val="both"/>
        <w:rPr>
          <w:rFonts w:cs="Times New Roman"/>
        </w:rPr>
      </w:pPr>
      <w:r w:rsidRPr="00EE604B">
        <w:rPr>
          <w:rFonts w:cs="Times New Roman"/>
        </w:rPr>
        <w:t xml:space="preserve">Visualizando los datos obtenidos podemos notar que para ésta aplicación en particular los registros de uso de memoria difieren para el mismo framework con respecto al uso de CPU lo cual no ocurrió para neoeedit. Podemos ver entonces que JClouds es el framework más demandante en cuanto a uso de memoria, seguido muy de cerca por </w:t>
      </w:r>
      <w:proofErr w:type="spellStart"/>
      <w:r w:rsidRPr="00EE604B">
        <w:rPr>
          <w:rFonts w:cs="Times New Roman"/>
        </w:rPr>
        <w:t>libcloud</w:t>
      </w:r>
      <w:proofErr w:type="spellEnd"/>
      <w:r w:rsidRPr="00EE604B">
        <w:rPr>
          <w:rFonts w:cs="Times New Roman"/>
        </w:rPr>
        <w:t>. Se desprende también que el mejor manejo de memoria lo posee Dasein ya que consumió tan solo 35.5MB para realizar la misma tarea. Aether en estas pruebas se ubicó en poco más de la mitad de los resultados.</w:t>
      </w:r>
    </w:p>
    <w:p w14:paraId="3BCF5A69" w14:textId="77777777" w:rsidR="00DC4200" w:rsidRPr="00EE604B" w:rsidRDefault="00DC4200" w:rsidP="007C3537">
      <w:pPr>
        <w:jc w:val="both"/>
        <w:rPr>
          <w:rFonts w:cs="Times New Roman"/>
        </w:rPr>
      </w:pPr>
    </w:p>
    <w:p w14:paraId="7AF93DC1" w14:textId="77777777" w:rsidR="007C3537" w:rsidRPr="00EE604B" w:rsidRDefault="007C3537" w:rsidP="007C3537">
      <w:pPr>
        <w:jc w:val="both"/>
        <w:rPr>
          <w:rFonts w:cs="Times New Roman"/>
        </w:rPr>
      </w:pPr>
      <w:r w:rsidRPr="00EE604B">
        <w:rPr>
          <w:rFonts w:cs="Times New Roman"/>
        </w:rPr>
        <w:t>En cuanto al uso de CPU se puede notar que nuevamente Dasein resultó ser el más eficiente, esta vez junto con JetS3t y ambos con 5 segundos de CPU. Aether fue el framework que necesito más tiempo de CPU con 9 segundos utilizados (4 segundos más que los frameworks más veloces).</w:t>
      </w:r>
    </w:p>
    <w:p w14:paraId="46C30A87" w14:textId="77777777" w:rsidR="007C3537" w:rsidRPr="00EE604B" w:rsidRDefault="007C3537" w:rsidP="007C3537">
      <w:pPr>
        <w:jc w:val="both"/>
        <w:rPr>
          <w:rFonts w:cs="Times New Roman"/>
          <w:b/>
          <w:bCs/>
        </w:rPr>
      </w:pPr>
    </w:p>
    <w:p w14:paraId="4377A8CC" w14:textId="77777777" w:rsidR="007C3537" w:rsidRDefault="007C3537" w:rsidP="007C3537">
      <w:pPr>
        <w:pStyle w:val="Heading5"/>
      </w:pPr>
      <w:bookmarkStart w:id="163" w:name="h.fair4jxyit9r"/>
      <w:bookmarkEnd w:id="163"/>
      <w:r w:rsidRPr="00EE604B">
        <w:t>5.2.2.2. Etapa 2</w:t>
      </w:r>
    </w:p>
    <w:p w14:paraId="1B73EB80" w14:textId="77777777" w:rsidR="007C3537" w:rsidRPr="00CC6B4D" w:rsidRDefault="007C3537" w:rsidP="00EC6620"/>
    <w:p w14:paraId="60936616" w14:textId="77777777" w:rsidR="007C3537" w:rsidRPr="00EE604B" w:rsidRDefault="007C3537" w:rsidP="007C3537">
      <w:pPr>
        <w:jc w:val="both"/>
        <w:rPr>
          <w:rFonts w:cs="Times New Roman"/>
        </w:rPr>
      </w:pPr>
      <w:r w:rsidRPr="00EE604B">
        <w:rPr>
          <w:rFonts w:cs="Times New Roman"/>
        </w:rPr>
        <w:t>Una vez implementadas las migraciones, al igual que en la etapa dos del caso de estudio anterior, se procedió a realizar las migraciones entre protocolos soportados por cada framework. Luego de realizadas las migraciones correspondientes a esta etapa sobre los resultados de la anterior se obtuvo el conjunto de datos presentado en la figura 5.17 para la cantidad de líneas de código y configuración modificadas.</w:t>
      </w:r>
    </w:p>
    <w:p w14:paraId="11C03AE1" w14:textId="77777777" w:rsidR="007C3537" w:rsidRPr="00EE604B" w:rsidRDefault="007C3537" w:rsidP="007C3537">
      <w:pPr>
        <w:jc w:val="both"/>
        <w:rPr>
          <w:rFonts w:cs="Times New Roman"/>
        </w:rPr>
      </w:pPr>
    </w:p>
    <w:p w14:paraId="467065CC" w14:textId="77777777" w:rsidR="007C3537" w:rsidRDefault="007C3537" w:rsidP="00EC6620">
      <w:pPr>
        <w:keepNext/>
        <w:jc w:val="center"/>
      </w:pPr>
      <w:r w:rsidRPr="00EE604B">
        <w:rPr>
          <w:noProof/>
          <w:lang w:eastAsia="es-AR"/>
        </w:rPr>
        <w:drawing>
          <wp:inline distT="0" distB="0" distL="0" distR="0" wp14:anchorId="633B2700" wp14:editId="23D5D793">
            <wp:extent cx="5609590" cy="2505710"/>
            <wp:effectExtent l="0" t="0" r="10160" b="8890"/>
            <wp:docPr id="45" name="Gráfico 45"/>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169F77E6" w14:textId="50262D83" w:rsidR="007C3537" w:rsidRPr="00EE604B" w:rsidRDefault="007C3537" w:rsidP="00EC6620">
      <w:pPr>
        <w:pStyle w:val="Caption"/>
        <w:rPr>
          <w:rFonts w:cs="Times New Roman"/>
        </w:rPr>
      </w:pPr>
      <w:bookmarkStart w:id="164" w:name="_Toc374286480"/>
      <w:r>
        <w:t xml:space="preserve">Figura </w:t>
      </w:r>
      <w:fldSimple w:instr=" STYLEREF 1 \s ">
        <w:r w:rsidR="004B17DA">
          <w:rPr>
            <w:noProof/>
          </w:rPr>
          <w:t>5</w:t>
        </w:r>
      </w:fldSimple>
      <w:r>
        <w:t>.</w:t>
      </w:r>
      <w:fldSimple w:instr=" SEQ Figura \* ARABIC \s 1 ">
        <w:r w:rsidR="004B17DA">
          <w:rPr>
            <w:noProof/>
          </w:rPr>
          <w:t>17</w:t>
        </w:r>
      </w:fldSimple>
      <w:r>
        <w:t xml:space="preserve"> </w:t>
      </w:r>
      <w:r w:rsidRPr="005D4D04">
        <w:t>Líneas de código y configuración adicionales para migraciones entre protocolos.</w:t>
      </w:r>
      <w:bookmarkEnd w:id="164"/>
    </w:p>
    <w:p w14:paraId="420119D2" w14:textId="77777777" w:rsidR="007C3537" w:rsidRPr="00EE604B" w:rsidRDefault="007C3537" w:rsidP="007C3537">
      <w:pPr>
        <w:jc w:val="center"/>
        <w:rPr>
          <w:rFonts w:cs="Times New Roman"/>
        </w:rPr>
      </w:pPr>
    </w:p>
    <w:p w14:paraId="3F48676E" w14:textId="77777777" w:rsidR="007C3537" w:rsidRDefault="007C3537" w:rsidP="007C3537">
      <w:pPr>
        <w:jc w:val="both"/>
        <w:rPr>
          <w:rFonts w:cs="Times New Roman"/>
        </w:rPr>
      </w:pPr>
      <w:r w:rsidRPr="00EE604B">
        <w:rPr>
          <w:rFonts w:cs="Times New Roman"/>
        </w:rPr>
        <w:t xml:space="preserve">Analizando los datos presentes en el gráfico se puede notar que para implementar la migración con Aether no fue necesario realizar ningún cambio en el código fuente. Por el contrario, todo el resto de los </w:t>
      </w:r>
      <w:r w:rsidRPr="00EE604B">
        <w:rPr>
          <w:rFonts w:cs="Times New Roman"/>
        </w:rPr>
        <w:lastRenderedPageBreak/>
        <w:t>frameworks vieron su base de código alterada entre 6 (JClouds) y 35 (</w:t>
      </w:r>
      <w:proofErr w:type="spellStart"/>
      <w:r w:rsidRPr="00EE604B">
        <w:rPr>
          <w:rFonts w:cs="Times New Roman"/>
        </w:rPr>
        <w:t>libcloud</w:t>
      </w:r>
      <w:proofErr w:type="spellEnd"/>
      <w:r w:rsidRPr="00EE604B">
        <w:rPr>
          <w:rFonts w:cs="Times New Roman"/>
        </w:rPr>
        <w:t>) líneas. Esto provoca que Aether se destaque significativamente sobre el resto de los frameworks ya que nuevamente fue el único que no requirió de cambios sobre el código de la aplicación.</w:t>
      </w:r>
    </w:p>
    <w:p w14:paraId="1CCC4C1B" w14:textId="77777777" w:rsidR="00DC4200" w:rsidRPr="00EE604B" w:rsidRDefault="00DC4200" w:rsidP="007C3537">
      <w:pPr>
        <w:jc w:val="both"/>
        <w:rPr>
          <w:rFonts w:cs="Times New Roman"/>
        </w:rPr>
      </w:pPr>
    </w:p>
    <w:p w14:paraId="57B4AE24" w14:textId="77777777" w:rsidR="007C3537" w:rsidRPr="00EE604B" w:rsidRDefault="007C3537" w:rsidP="007C3537">
      <w:pPr>
        <w:jc w:val="both"/>
        <w:rPr>
          <w:rFonts w:cs="Times New Roman"/>
        </w:rPr>
      </w:pPr>
      <w:r w:rsidRPr="00EE604B">
        <w:rPr>
          <w:rFonts w:cs="Times New Roman"/>
        </w:rPr>
        <w:t xml:space="preserve">Al analizar los cambios de configuración, lo único destacable es que nuevamente </w:t>
      </w:r>
      <w:proofErr w:type="spellStart"/>
      <w:r w:rsidRPr="00EE604B">
        <w:rPr>
          <w:rFonts w:cs="Times New Roman"/>
        </w:rPr>
        <w:t>CloudLoop</w:t>
      </w:r>
      <w:proofErr w:type="spellEnd"/>
      <w:r w:rsidRPr="00EE604B">
        <w:rPr>
          <w:rFonts w:cs="Times New Roman"/>
        </w:rPr>
        <w:t xml:space="preserve"> fue el framework que más cambios requirió llevándolo a necesitar en total la modificación de 46 líneas. El resto de los frameworks tuvo niveles bajos, similares a los de la etapa anterior. En el caso puntual de Aether, se requirieron 10 líneas de configuración alteradas para migrar entre protocolos lo cual lo ubica segundo entre los que mayor cantidad de líneas de configuración debieron modificar y primero junto a JClouds en cantidad de líneas totales modificadas.</w:t>
      </w:r>
    </w:p>
    <w:p w14:paraId="49898A59" w14:textId="77777777" w:rsidR="007C3537" w:rsidRPr="00EE604B" w:rsidRDefault="007C3537" w:rsidP="007C3537">
      <w:pPr>
        <w:jc w:val="both"/>
        <w:rPr>
          <w:rFonts w:cs="Times New Roman"/>
        </w:rPr>
      </w:pPr>
    </w:p>
    <w:p w14:paraId="3C8D480E" w14:textId="77777777" w:rsidR="007C3537" w:rsidRDefault="007C3537" w:rsidP="007C3537">
      <w:pPr>
        <w:pStyle w:val="Heading5"/>
      </w:pPr>
      <w:bookmarkStart w:id="165" w:name="h.nukp4ravb36d"/>
      <w:bookmarkEnd w:id="165"/>
      <w:r w:rsidRPr="00EE604B">
        <w:t>5.2.2.3. Etapa 3</w:t>
      </w:r>
    </w:p>
    <w:p w14:paraId="2CBFFB1A" w14:textId="77777777" w:rsidR="007C3537" w:rsidRPr="00CC6B4D" w:rsidRDefault="007C3537" w:rsidP="00EC6620"/>
    <w:p w14:paraId="1312251E" w14:textId="77777777" w:rsidR="007C3537" w:rsidRPr="00EE604B" w:rsidRDefault="007C3537" w:rsidP="007C3537">
      <w:pPr>
        <w:jc w:val="both"/>
        <w:rPr>
          <w:rFonts w:cs="Times New Roman"/>
        </w:rPr>
      </w:pPr>
      <w:r w:rsidRPr="00EE604B">
        <w:rPr>
          <w:rFonts w:cs="Times New Roman"/>
        </w:rPr>
        <w:t>En la etapa 3 del primer caso de estudio se mencionaron las desventajas que implica realizar las migraciones</w:t>
      </w:r>
      <w:r>
        <w:rPr>
          <w:rFonts w:cs="Times New Roman"/>
        </w:rPr>
        <w:t>. Las mismas también aplican para este caso de estudio sin consideraciones particulares</w:t>
      </w:r>
      <w:r w:rsidRPr="00EE604B">
        <w:rPr>
          <w:rFonts w:cs="Times New Roman"/>
        </w:rPr>
        <w:t xml:space="preserve">. </w:t>
      </w:r>
      <w:r>
        <w:rPr>
          <w:rFonts w:cs="Times New Roman"/>
        </w:rPr>
        <w:t>Los resultados en cuanto a</w:t>
      </w:r>
      <w:r w:rsidRPr="00EE604B">
        <w:rPr>
          <w:rFonts w:cs="Times New Roman"/>
        </w:rPr>
        <w:t xml:space="preserve"> las líneas de código y configuración modificadas para cada implementación pueden apreciarse a continuación en la figura 5.18.</w:t>
      </w:r>
    </w:p>
    <w:p w14:paraId="3A26B62F" w14:textId="77777777" w:rsidR="007C3537" w:rsidRPr="00EE604B" w:rsidRDefault="007C3537" w:rsidP="007C3537">
      <w:pPr>
        <w:jc w:val="both"/>
        <w:rPr>
          <w:rFonts w:cs="Times New Roman"/>
        </w:rPr>
      </w:pPr>
    </w:p>
    <w:p w14:paraId="15D0896B" w14:textId="77777777" w:rsidR="007C3537" w:rsidRDefault="007C3537" w:rsidP="00EC6620">
      <w:pPr>
        <w:keepNext/>
        <w:jc w:val="center"/>
      </w:pPr>
      <w:r w:rsidRPr="00EE604B">
        <w:rPr>
          <w:noProof/>
          <w:lang w:eastAsia="es-AR"/>
        </w:rPr>
        <w:drawing>
          <wp:inline distT="0" distB="0" distL="0" distR="0" wp14:anchorId="6F5416E5" wp14:editId="4B04ECEB">
            <wp:extent cx="5609590" cy="2305685"/>
            <wp:effectExtent l="0" t="0" r="10160" b="18415"/>
            <wp:docPr id="44" name="Gráfico 44"/>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7A27EB15" w14:textId="1FE2FD0D" w:rsidR="007C3537" w:rsidRPr="00EE604B" w:rsidRDefault="007C3537" w:rsidP="00EC6620">
      <w:pPr>
        <w:pStyle w:val="Caption"/>
        <w:rPr>
          <w:rFonts w:cs="Times New Roman"/>
          <w:bCs/>
          <w:color w:val="632523"/>
        </w:rPr>
      </w:pPr>
      <w:bookmarkStart w:id="166" w:name="_Toc374286481"/>
      <w:r>
        <w:t xml:space="preserve">Figura </w:t>
      </w:r>
      <w:fldSimple w:instr=" STYLEREF 1 \s ">
        <w:r w:rsidR="004B17DA">
          <w:rPr>
            <w:noProof/>
          </w:rPr>
          <w:t>5</w:t>
        </w:r>
      </w:fldSimple>
      <w:r>
        <w:t>.</w:t>
      </w:r>
      <w:fldSimple w:instr=" SEQ Figura \* ARABIC \s 1 ">
        <w:r w:rsidR="004B17DA">
          <w:rPr>
            <w:noProof/>
          </w:rPr>
          <w:t>18</w:t>
        </w:r>
      </w:fldSimple>
      <w:r>
        <w:t xml:space="preserve"> </w:t>
      </w:r>
      <w:r w:rsidRPr="00E62623">
        <w:t>Líneas de código adicionales para migraciones entre frameworks.</w:t>
      </w:r>
      <w:bookmarkEnd w:id="166"/>
    </w:p>
    <w:p w14:paraId="0C840F5F" w14:textId="77777777" w:rsidR="007C3537" w:rsidRPr="00EE604B" w:rsidRDefault="007C3537" w:rsidP="007C3537">
      <w:pPr>
        <w:jc w:val="both"/>
        <w:rPr>
          <w:rFonts w:cs="Times New Roman"/>
        </w:rPr>
      </w:pPr>
    </w:p>
    <w:p w14:paraId="414E79B1" w14:textId="77777777" w:rsidR="007C3537" w:rsidRPr="00EE604B" w:rsidRDefault="007C3537" w:rsidP="007C3537">
      <w:pPr>
        <w:jc w:val="both"/>
        <w:rPr>
          <w:rFonts w:cs="Times New Roman"/>
        </w:rPr>
      </w:pPr>
      <w:r w:rsidRPr="00EE604B">
        <w:rPr>
          <w:rFonts w:cs="Times New Roman"/>
        </w:rPr>
        <w:t xml:space="preserve">En éste gráfico se ve claramente que ningún framework fue diseñado considerando ésta posibilidad de migración. Como resultado, el desarrollador se ve obligado a re-implementar cada solución utilizando el framework deseado y posiblemente empezando la codificación del almacenamiento desde cero. La única </w:t>
      </w:r>
      <w:r w:rsidRPr="00EE604B">
        <w:rPr>
          <w:rFonts w:cs="Times New Roman"/>
        </w:rPr>
        <w:lastRenderedPageBreak/>
        <w:t xml:space="preserve">excepción a esto es el framework Aether ya que no fue necesario realizar cambio alguno (sobre el código fuente) para llevar a cabo las migraciones. </w:t>
      </w:r>
    </w:p>
    <w:p w14:paraId="7A9F4E65" w14:textId="77777777" w:rsidR="007C3537" w:rsidRPr="00EE604B" w:rsidRDefault="007C3537" w:rsidP="007C3537">
      <w:pPr>
        <w:jc w:val="both"/>
        <w:rPr>
          <w:rFonts w:cs="Times New Roman"/>
          <w:b/>
          <w:bCs/>
          <w:color w:val="632523"/>
        </w:rPr>
      </w:pPr>
    </w:p>
    <w:p w14:paraId="4C8F6364" w14:textId="77777777" w:rsidR="007C3537" w:rsidRPr="00EE604B" w:rsidRDefault="007C3537" w:rsidP="007C3537">
      <w:pPr>
        <w:jc w:val="both"/>
        <w:rPr>
          <w:rFonts w:cs="Times New Roman"/>
        </w:rPr>
      </w:pPr>
      <w:r w:rsidRPr="00EE604B">
        <w:rPr>
          <w:rFonts w:cs="Times New Roman"/>
        </w:rPr>
        <w:t xml:space="preserve">Al migrar una aplicación es muy común que se modifiquen los datos de los archivos de configuración ya que se deben alterar ciertos comportamientos o valores específicos para el correcto funcionamiento. </w:t>
      </w:r>
      <w:r>
        <w:rPr>
          <w:rFonts w:cs="Times New Roman"/>
        </w:rPr>
        <w:t>En la</w:t>
      </w:r>
      <w:r w:rsidRPr="00EE604B">
        <w:rPr>
          <w:rFonts w:cs="Times New Roman"/>
        </w:rPr>
        <w:t xml:space="preserve"> figura 5.19</w:t>
      </w:r>
      <w:r w:rsidRPr="00EE604B">
        <w:rPr>
          <w:rFonts w:cs="Times New Roman"/>
          <w:bCs/>
        </w:rPr>
        <w:t xml:space="preserve"> </w:t>
      </w:r>
      <w:r w:rsidRPr="00EE604B">
        <w:rPr>
          <w:rFonts w:cs="Times New Roman"/>
        </w:rPr>
        <w:t>se muestran los resultados correspondientes en cuanto a líneas de configuración modificadas por cada re-implementación.</w:t>
      </w:r>
    </w:p>
    <w:p w14:paraId="33E4BFFB" w14:textId="77777777" w:rsidR="007C3537" w:rsidRPr="00EE604B" w:rsidRDefault="007C3537" w:rsidP="007C3537">
      <w:pPr>
        <w:jc w:val="both"/>
        <w:rPr>
          <w:rFonts w:cs="Times New Roman"/>
        </w:rPr>
      </w:pPr>
    </w:p>
    <w:p w14:paraId="4FD167F0" w14:textId="77777777" w:rsidR="007C3537" w:rsidRDefault="007C3537" w:rsidP="00EC6620">
      <w:pPr>
        <w:keepNext/>
        <w:jc w:val="center"/>
      </w:pPr>
      <w:r w:rsidRPr="00EE604B">
        <w:rPr>
          <w:noProof/>
          <w:lang w:eastAsia="es-AR"/>
        </w:rPr>
        <w:drawing>
          <wp:inline distT="0" distB="0" distL="0" distR="0" wp14:anchorId="07FF3E9D" wp14:editId="57051B0C">
            <wp:extent cx="5609590" cy="2305685"/>
            <wp:effectExtent l="0" t="0" r="10160" b="18415"/>
            <wp:docPr id="43" name="Gráfico 43"/>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14:paraId="69A5D30D" w14:textId="3E28C60B" w:rsidR="007C3537" w:rsidRPr="00EE604B" w:rsidRDefault="007C3537" w:rsidP="00EC6620">
      <w:pPr>
        <w:pStyle w:val="Caption"/>
        <w:rPr>
          <w:rFonts w:cs="Times New Roman"/>
          <w:bCs/>
          <w:color w:val="632523"/>
        </w:rPr>
      </w:pPr>
      <w:bookmarkStart w:id="167" w:name="_Toc374286482"/>
      <w:r>
        <w:t xml:space="preserve">Figura </w:t>
      </w:r>
      <w:fldSimple w:instr=" STYLEREF 1 \s ">
        <w:r w:rsidR="004B17DA">
          <w:rPr>
            <w:noProof/>
          </w:rPr>
          <w:t>5</w:t>
        </w:r>
      </w:fldSimple>
      <w:r>
        <w:t>.</w:t>
      </w:r>
      <w:fldSimple w:instr=" SEQ Figura \* ARABIC \s 1 ">
        <w:r w:rsidR="004B17DA">
          <w:rPr>
            <w:noProof/>
          </w:rPr>
          <w:t>19</w:t>
        </w:r>
      </w:fldSimple>
      <w:r>
        <w:t xml:space="preserve"> </w:t>
      </w:r>
      <w:r w:rsidRPr="00BE7430">
        <w:t>Líneas de configuración adicionales para migraciones entre frameworks.</w:t>
      </w:r>
      <w:bookmarkEnd w:id="167"/>
    </w:p>
    <w:p w14:paraId="73E8B1C0" w14:textId="77777777" w:rsidR="007C3537" w:rsidRPr="00EE604B" w:rsidRDefault="007C3537" w:rsidP="007C3537">
      <w:pPr>
        <w:jc w:val="both"/>
        <w:rPr>
          <w:rFonts w:cs="Times New Roman"/>
        </w:rPr>
      </w:pPr>
    </w:p>
    <w:p w14:paraId="40F80ADC" w14:textId="77777777" w:rsidR="007C3537" w:rsidRPr="00EE604B" w:rsidRDefault="007C3537" w:rsidP="007C3537">
      <w:pPr>
        <w:jc w:val="both"/>
        <w:rPr>
          <w:rFonts w:cs="Times New Roman"/>
        </w:rPr>
      </w:pPr>
      <w:r w:rsidRPr="00EE604B">
        <w:rPr>
          <w:rFonts w:cs="Times New Roman"/>
        </w:rPr>
        <w:t xml:space="preserve">Podemos apreciar que cada aplicación mantiene los niveles expuestos en las etapas previas del experimento. Al igual que en las etapas anteriores, fue </w:t>
      </w:r>
      <w:proofErr w:type="spellStart"/>
      <w:r w:rsidRPr="00EE604B">
        <w:rPr>
          <w:rFonts w:cs="Times New Roman"/>
        </w:rPr>
        <w:t>CloudLoop</w:t>
      </w:r>
      <w:proofErr w:type="spellEnd"/>
      <w:r w:rsidRPr="00EE604B">
        <w:rPr>
          <w:rFonts w:cs="Times New Roman"/>
        </w:rPr>
        <w:t xml:space="preserve"> el único que se destacó requiriendo la mayor cantidad de modificaciones sobre las líneas de configuración necesarias para su funcionamiento. El resto de las herramientas mantuvieron un nivel relativamente bajo y constante en cuanto a líneas de configuración modificadas.</w:t>
      </w:r>
    </w:p>
    <w:p w14:paraId="06C57A5C" w14:textId="77777777" w:rsidR="007C3537" w:rsidRPr="00EE604B" w:rsidRDefault="007C3537" w:rsidP="007C3537">
      <w:pPr>
        <w:jc w:val="both"/>
        <w:rPr>
          <w:rFonts w:cs="Times New Roman"/>
          <w:b/>
          <w:bCs/>
        </w:rPr>
      </w:pPr>
    </w:p>
    <w:p w14:paraId="60F3C621" w14:textId="77777777" w:rsidR="007C3537" w:rsidRDefault="007C3537" w:rsidP="007C3537">
      <w:pPr>
        <w:jc w:val="both"/>
        <w:rPr>
          <w:rFonts w:cs="Times New Roman"/>
        </w:rPr>
      </w:pPr>
      <w:r w:rsidRPr="00EE604B">
        <w:rPr>
          <w:rFonts w:cs="Times New Roman"/>
        </w:rPr>
        <w:t xml:space="preserve">Con respecto al último punto importante a tener en cuenta sobre la fase de desarrollo describiremos, al igual que se realizó en la primera fase, la complejidad de realizar cada re-implementación en términos de líneas de código consultado. Los datos obtenidos para ésta </w:t>
      </w:r>
      <w:proofErr w:type="gramStart"/>
      <w:r w:rsidRPr="00EE604B">
        <w:rPr>
          <w:rFonts w:cs="Times New Roman"/>
        </w:rPr>
        <w:t>métrica</w:t>
      </w:r>
      <w:proofErr w:type="gramEnd"/>
      <w:r w:rsidRPr="00EE604B">
        <w:rPr>
          <w:rFonts w:cs="Times New Roman"/>
        </w:rPr>
        <w:t xml:space="preserve"> en particular una vez finalizadas las implementaciones se presentan a continuación en la figura 5.20. </w:t>
      </w:r>
    </w:p>
    <w:p w14:paraId="0304CE5D" w14:textId="77777777" w:rsidR="007C3537" w:rsidRPr="00EE604B" w:rsidRDefault="007C3537" w:rsidP="007C3537">
      <w:pPr>
        <w:jc w:val="both"/>
        <w:rPr>
          <w:rFonts w:cs="Times New Roman"/>
          <w:bCs/>
        </w:rPr>
      </w:pPr>
    </w:p>
    <w:p w14:paraId="53FB1834" w14:textId="77777777" w:rsidR="007C3537" w:rsidRDefault="007C3537" w:rsidP="00EC6620">
      <w:pPr>
        <w:keepNext/>
        <w:jc w:val="center"/>
      </w:pPr>
      <w:r w:rsidRPr="00EE604B">
        <w:rPr>
          <w:noProof/>
          <w:lang w:eastAsia="es-AR"/>
        </w:rPr>
        <w:lastRenderedPageBreak/>
        <w:drawing>
          <wp:inline distT="0" distB="0" distL="0" distR="0" wp14:anchorId="6611C468" wp14:editId="554B8460">
            <wp:extent cx="5609590" cy="1972310"/>
            <wp:effectExtent l="0" t="0" r="10160" b="8890"/>
            <wp:docPr id="42" name="Gráfico 42"/>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14:paraId="6A6D6840" w14:textId="1C2E8987" w:rsidR="007C3537" w:rsidRPr="00EE604B" w:rsidRDefault="007C3537" w:rsidP="00EC6620">
      <w:pPr>
        <w:pStyle w:val="Caption"/>
        <w:rPr>
          <w:rFonts w:cs="Times New Roman"/>
          <w:noProof/>
        </w:rPr>
      </w:pPr>
      <w:bookmarkStart w:id="168" w:name="_Toc374286483"/>
      <w:r>
        <w:t xml:space="preserve">Figura </w:t>
      </w:r>
      <w:fldSimple w:instr=" STYLEREF 1 \s ">
        <w:r w:rsidR="004B17DA">
          <w:rPr>
            <w:noProof/>
          </w:rPr>
          <w:t>5</w:t>
        </w:r>
      </w:fldSimple>
      <w:r>
        <w:t>.</w:t>
      </w:r>
      <w:fldSimple w:instr=" SEQ Figura \* ARABIC \s 1 ">
        <w:r w:rsidR="004B17DA">
          <w:rPr>
            <w:noProof/>
          </w:rPr>
          <w:t>20</w:t>
        </w:r>
      </w:fldSimple>
      <w:r>
        <w:t xml:space="preserve"> </w:t>
      </w:r>
      <w:r w:rsidRPr="005E25A4">
        <w:t>Líneas de código consultado para migraciones entre frameworks.</w:t>
      </w:r>
      <w:bookmarkEnd w:id="168"/>
    </w:p>
    <w:p w14:paraId="37DC6B4D" w14:textId="77777777" w:rsidR="007C3537" w:rsidRPr="00EE604B" w:rsidRDefault="007C3537" w:rsidP="007C3537">
      <w:pPr>
        <w:jc w:val="both"/>
        <w:rPr>
          <w:rFonts w:cs="Times New Roman"/>
        </w:rPr>
      </w:pPr>
    </w:p>
    <w:p w14:paraId="1E0D4C2F" w14:textId="77777777" w:rsidR="007C3537" w:rsidRPr="00EE604B" w:rsidRDefault="007C3537" w:rsidP="007C3537">
      <w:pPr>
        <w:jc w:val="both"/>
        <w:rPr>
          <w:rFonts w:cs="Times New Roman"/>
        </w:rPr>
      </w:pPr>
      <w:r w:rsidRPr="00EE604B">
        <w:rPr>
          <w:rFonts w:cs="Times New Roman"/>
        </w:rPr>
        <w:t>En cuanto a la cantidad de código que se debió consultar para realizar la tarea podemos notar que Aether fue el framework más eficiente ya que no fue necesario consultar el código fuente para la implementación. El resto de los frameworks poseen niveles idénticos a los de la etapa 1.</w:t>
      </w:r>
    </w:p>
    <w:p w14:paraId="7F305E11" w14:textId="77777777" w:rsidR="007C3537" w:rsidRPr="00EE604B" w:rsidRDefault="007C3537" w:rsidP="007C3537">
      <w:pPr>
        <w:jc w:val="both"/>
        <w:rPr>
          <w:rFonts w:cs="Times New Roman"/>
        </w:rPr>
      </w:pPr>
    </w:p>
    <w:p w14:paraId="7D95BED0" w14:textId="77777777" w:rsidR="007C3537" w:rsidRPr="00EE604B" w:rsidRDefault="007C3537" w:rsidP="007C3537">
      <w:pPr>
        <w:jc w:val="both"/>
        <w:rPr>
          <w:rFonts w:cs="Times New Roman"/>
        </w:rPr>
      </w:pPr>
      <w:r w:rsidRPr="00EE604B">
        <w:rPr>
          <w:rFonts w:cs="Times New Roman"/>
        </w:rPr>
        <w:t xml:space="preserve">Como último punto resta analizar las migraciones a Aether en cuanto a uso de CPU y memoria. Para lograr esto se realizaron las ejecuciones del experimento descrito en la etapa 1 sobre cada una de las implementaciones. En las figuras 5.21 y 5.22 se pueden apreciar los resultados correspondientes. </w:t>
      </w:r>
    </w:p>
    <w:p w14:paraId="74C62F84" w14:textId="77777777" w:rsidR="007C3537" w:rsidRPr="00EE604B" w:rsidRDefault="007C3537" w:rsidP="007C3537">
      <w:pPr>
        <w:jc w:val="both"/>
        <w:rPr>
          <w:rFonts w:cs="Times New Roman"/>
          <w:b/>
          <w:bCs/>
        </w:rPr>
      </w:pPr>
    </w:p>
    <w:p w14:paraId="1E13D45F" w14:textId="77777777" w:rsidR="007C3537" w:rsidRDefault="007C3537" w:rsidP="00EC6620">
      <w:pPr>
        <w:keepNext/>
        <w:jc w:val="center"/>
      </w:pPr>
      <w:r w:rsidRPr="00EC6620">
        <w:rPr>
          <w:rFonts w:cs="Times New Roman"/>
          <w:b/>
          <w:bCs/>
          <w:noProof/>
          <w:lang w:eastAsia="es-AR"/>
        </w:rPr>
        <mc:AlternateContent>
          <mc:Choice Requires="wps">
            <w:drawing>
              <wp:anchor distT="0" distB="0" distL="114300" distR="114300" simplePos="0" relativeHeight="251665408" behindDoc="0" locked="0" layoutInCell="1" allowOverlap="1" wp14:anchorId="6EA837ED" wp14:editId="036AA8F7">
                <wp:simplePos x="0" y="0"/>
                <wp:positionH relativeFrom="column">
                  <wp:posOffset>3848100</wp:posOffset>
                </wp:positionH>
                <wp:positionV relativeFrom="paragraph">
                  <wp:posOffset>2495550</wp:posOffset>
                </wp:positionV>
                <wp:extent cx="1990725" cy="438150"/>
                <wp:effectExtent l="0" t="0" r="0" b="0"/>
                <wp:wrapNone/>
                <wp:docPr id="195" name="Cuadro de texto 1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0725" cy="438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D3BDB9" w14:textId="77777777" w:rsidR="009E3E50" w:rsidRPr="000B6CBF" w:rsidRDefault="009E3E50" w:rsidP="007C3537">
                            <w:pPr>
                              <w:jc w:val="both"/>
                              <w:rPr>
                                <w:rFonts w:eastAsia="Times New Roman"/>
                                <w:b/>
                                <w:bCs/>
                                <w:i/>
                                <w:color w:val="244061"/>
                                <w:sz w:val="20"/>
                                <w:szCs w:val="20"/>
                              </w:rPr>
                            </w:pPr>
                            <w:r w:rsidRPr="000B6CBF">
                              <w:rPr>
                                <w:rFonts w:cs="Times New Roman"/>
                                <w:i/>
                                <w:color w:val="244061"/>
                                <w:szCs w:val="20"/>
                              </w:rPr>
                              <w:t>Desviación estándar:</w:t>
                            </w:r>
                            <w:r>
                              <w:rPr>
                                <w:rFonts w:cs="Times New Roman"/>
                                <w:i/>
                                <w:color w:val="244061"/>
                                <w:szCs w:val="20"/>
                              </w:rPr>
                              <w:t xml:space="preserve"> </w:t>
                            </w:r>
                            <w:r w:rsidRPr="007C29AC">
                              <w:rPr>
                                <w:rFonts w:eastAsia="Times New Roman"/>
                                <w:b/>
                                <w:bCs/>
                                <w:i/>
                                <w:color w:val="244061"/>
                                <w:sz w:val="20"/>
                                <w:szCs w:val="20"/>
                              </w:rPr>
                              <w:t>1,715 MB</w:t>
                            </w:r>
                          </w:p>
                          <w:p w14:paraId="672232D4" w14:textId="77777777" w:rsidR="009E3E50" w:rsidRPr="000B6CBF" w:rsidRDefault="009E3E50" w:rsidP="007C3537">
                            <w:pPr>
                              <w:rPr>
                                <w:i/>
                                <w:color w:val="244061"/>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195" o:spid="_x0000_s1036" type="#_x0000_t202" style="position:absolute;left:0;text-align:left;margin-left:303pt;margin-top:196.5pt;width:156.75pt;height:3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" filled="f" stroked="f">
                <v:textbox>
                  <w:txbxContent>
                    <w:p w14:paraId="45D3BDB9" w14:textId="77777777" w:rsidR="009E3E50" w:rsidRPr="000B6CBF" w:rsidRDefault="009E3E50" w:rsidP="007C3537">
                      <w:pPr>
                        <w:jc w:val="both"/>
                        <w:rPr>
                          <w:rFonts w:eastAsia="Times New Roman"/>
                          <w:b/>
                          <w:bCs/>
                          <w:i/>
                          <w:color w:val="244061"/>
                          <w:sz w:val="20"/>
                          <w:szCs w:val="20"/>
                        </w:rPr>
                      </w:pPr>
                      <w:r w:rsidRPr="000B6CBF">
                        <w:rPr>
                          <w:rFonts w:cs="Times New Roman"/>
                          <w:i/>
                          <w:color w:val="244061"/>
                          <w:szCs w:val="20"/>
                        </w:rPr>
                        <w:t>Desviación estándar:</w:t>
                      </w:r>
                      <w:r>
                        <w:rPr>
                          <w:rFonts w:cs="Times New Roman"/>
                          <w:i/>
                          <w:color w:val="244061"/>
                          <w:szCs w:val="20"/>
                        </w:rPr>
                        <w:t xml:space="preserve"> </w:t>
                      </w:r>
                      <w:r w:rsidRPr="007C29AC">
                        <w:rPr>
                          <w:rFonts w:eastAsia="Times New Roman"/>
                          <w:b/>
                          <w:bCs/>
                          <w:i/>
                          <w:color w:val="244061"/>
                          <w:sz w:val="20"/>
                          <w:szCs w:val="20"/>
                        </w:rPr>
                        <w:t>1,715 MB</w:t>
                      </w:r>
                    </w:p>
                    <w:p w14:paraId="672232D4" w14:textId="77777777" w:rsidR="009E3E50" w:rsidRPr="000B6CBF" w:rsidRDefault="009E3E50" w:rsidP="007C3537">
                      <w:pPr>
                        <w:rPr>
                          <w:i/>
                          <w:color w:val="244061"/>
                        </w:rPr>
                      </w:pPr>
                    </w:p>
                  </w:txbxContent>
                </v:textbox>
              </v:shape>
            </w:pict>
          </mc:Fallback>
        </mc:AlternateContent>
      </w:r>
      <w:r w:rsidRPr="00EE604B">
        <w:rPr>
          <w:noProof/>
          <w:lang w:eastAsia="es-AR"/>
        </w:rPr>
        <w:drawing>
          <wp:inline distT="0" distB="0" distL="0" distR="0" wp14:anchorId="52A8AC89" wp14:editId="1EC1EAFA">
            <wp:extent cx="5609590" cy="2676525"/>
            <wp:effectExtent l="0" t="0" r="10160" b="9525"/>
            <wp:docPr id="41" name="Gráfico 4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7219C1D4" w14:textId="51B8CB03" w:rsidR="007C3537" w:rsidRPr="00EE604B" w:rsidRDefault="007C3537" w:rsidP="00EC6620">
      <w:pPr>
        <w:pStyle w:val="Caption"/>
        <w:rPr>
          <w:rFonts w:cs="Times New Roman"/>
          <w:bCs/>
        </w:rPr>
      </w:pPr>
      <w:bookmarkStart w:id="169" w:name="_Toc374286484"/>
      <w:r>
        <w:t xml:space="preserve">Figura </w:t>
      </w:r>
      <w:fldSimple w:instr=" STYLEREF 1 \s ">
        <w:r w:rsidR="004B17DA">
          <w:rPr>
            <w:noProof/>
          </w:rPr>
          <w:t>5</w:t>
        </w:r>
      </w:fldSimple>
      <w:r>
        <w:t>.</w:t>
      </w:r>
      <w:fldSimple w:instr=" SEQ Figura \* ARABIC \s 1 ">
        <w:r w:rsidR="004B17DA">
          <w:rPr>
            <w:noProof/>
          </w:rPr>
          <w:t>21</w:t>
        </w:r>
      </w:fldSimple>
      <w:r>
        <w:t xml:space="preserve"> </w:t>
      </w:r>
      <w:r w:rsidRPr="009173C7">
        <w:t>Consumo de memoria en tiempo de ejecución para migraciones a Aether.</w:t>
      </w:r>
      <w:bookmarkEnd w:id="169"/>
    </w:p>
    <w:p w14:paraId="34D1382F" w14:textId="77777777" w:rsidR="007C3537" w:rsidRPr="00EE604B" w:rsidRDefault="007C3537" w:rsidP="007C3537">
      <w:pPr>
        <w:jc w:val="center"/>
        <w:rPr>
          <w:rFonts w:cs="Times New Roman"/>
          <w:b/>
          <w:bCs/>
        </w:rPr>
      </w:pPr>
    </w:p>
    <w:p w14:paraId="062B2D04" w14:textId="77777777" w:rsidR="007C3537" w:rsidRDefault="007C3537" w:rsidP="00EC6620">
      <w:pPr>
        <w:keepNext/>
        <w:jc w:val="center"/>
      </w:pPr>
      <w:r w:rsidRPr="00EC6620">
        <w:rPr>
          <w:rFonts w:cs="Times New Roman"/>
          <w:b/>
          <w:bCs/>
          <w:noProof/>
          <w:lang w:eastAsia="es-AR"/>
        </w:rPr>
        <w:lastRenderedPageBreak/>
        <mc:AlternateContent>
          <mc:Choice Requires="wps">
            <w:drawing>
              <wp:anchor distT="0" distB="0" distL="114300" distR="114300" simplePos="0" relativeHeight="251668480" behindDoc="0" locked="0" layoutInCell="1" allowOverlap="1" wp14:anchorId="46766D9E" wp14:editId="657F848C">
                <wp:simplePos x="0" y="0"/>
                <wp:positionH relativeFrom="column">
                  <wp:posOffset>3752850</wp:posOffset>
                </wp:positionH>
                <wp:positionV relativeFrom="paragraph">
                  <wp:posOffset>2498725</wp:posOffset>
                </wp:positionV>
                <wp:extent cx="2314575" cy="438150"/>
                <wp:effectExtent l="0" t="3175" r="0" b="0"/>
                <wp:wrapNone/>
                <wp:docPr id="194" name="Cuadro de texto 1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4575" cy="438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29ADBF" w14:textId="77777777" w:rsidR="009E3E50" w:rsidRPr="000B6CBF" w:rsidRDefault="009E3E50" w:rsidP="007C3537">
                            <w:pPr>
                              <w:jc w:val="both"/>
                              <w:rPr>
                                <w:rFonts w:eastAsia="Times New Roman"/>
                                <w:b/>
                                <w:bCs/>
                                <w:i/>
                                <w:color w:val="244061"/>
                                <w:sz w:val="20"/>
                                <w:szCs w:val="20"/>
                              </w:rPr>
                            </w:pPr>
                            <w:r w:rsidRPr="000B6CBF">
                              <w:rPr>
                                <w:rFonts w:cs="Times New Roman"/>
                                <w:i/>
                                <w:color w:val="244061"/>
                                <w:szCs w:val="20"/>
                              </w:rPr>
                              <w:t>Desviación estándar:</w:t>
                            </w:r>
                            <w:r>
                              <w:rPr>
                                <w:rFonts w:cs="Times New Roman"/>
                                <w:i/>
                                <w:color w:val="244061"/>
                                <w:szCs w:val="20"/>
                              </w:rPr>
                              <w:t xml:space="preserve"> </w:t>
                            </w:r>
                            <w:r w:rsidRPr="007C29AC">
                              <w:rPr>
                                <w:rFonts w:eastAsia="Times New Roman"/>
                                <w:b/>
                                <w:bCs/>
                                <w:i/>
                                <w:color w:val="244061"/>
                                <w:sz w:val="20"/>
                                <w:szCs w:val="20"/>
                              </w:rPr>
                              <w:t xml:space="preserve">1,909 </w:t>
                            </w:r>
                            <w:proofErr w:type="spellStart"/>
                            <w:r w:rsidRPr="007C29AC">
                              <w:rPr>
                                <w:rFonts w:eastAsia="Times New Roman"/>
                                <w:b/>
                                <w:bCs/>
                                <w:i/>
                                <w:color w:val="244061"/>
                                <w:sz w:val="20"/>
                                <w:szCs w:val="20"/>
                              </w:rPr>
                              <w:t>segs</w:t>
                            </w:r>
                            <w:proofErr w:type="spellEnd"/>
                          </w:p>
                          <w:p w14:paraId="10FB3EE6" w14:textId="77777777" w:rsidR="009E3E50" w:rsidRPr="000B6CBF" w:rsidRDefault="009E3E50" w:rsidP="007C3537">
                            <w:pPr>
                              <w:rPr>
                                <w:i/>
                                <w:color w:val="244061"/>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194" o:spid="_x0000_s1037" type="#_x0000_t202" style="position:absolute;left:0;text-align:left;margin-left:295.5pt;margin-top:196.75pt;width:182.25pt;height:34.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" filled="f" stroked="f">
                <v:textbox>
                  <w:txbxContent>
                    <w:p w14:paraId="2329ADBF" w14:textId="77777777" w:rsidR="009E3E50" w:rsidRPr="000B6CBF" w:rsidRDefault="009E3E50" w:rsidP="007C3537">
                      <w:pPr>
                        <w:jc w:val="both"/>
                        <w:rPr>
                          <w:rFonts w:eastAsia="Times New Roman"/>
                          <w:b/>
                          <w:bCs/>
                          <w:i/>
                          <w:color w:val="244061"/>
                          <w:sz w:val="20"/>
                          <w:szCs w:val="20"/>
                        </w:rPr>
                      </w:pPr>
                      <w:r w:rsidRPr="000B6CBF">
                        <w:rPr>
                          <w:rFonts w:cs="Times New Roman"/>
                          <w:i/>
                          <w:color w:val="244061"/>
                          <w:szCs w:val="20"/>
                        </w:rPr>
                        <w:t>Desviación estándar:</w:t>
                      </w:r>
                      <w:r>
                        <w:rPr>
                          <w:rFonts w:cs="Times New Roman"/>
                          <w:i/>
                          <w:color w:val="244061"/>
                          <w:szCs w:val="20"/>
                        </w:rPr>
                        <w:t xml:space="preserve"> </w:t>
                      </w:r>
                      <w:r w:rsidRPr="007C29AC">
                        <w:rPr>
                          <w:rFonts w:eastAsia="Times New Roman"/>
                          <w:b/>
                          <w:bCs/>
                          <w:i/>
                          <w:color w:val="244061"/>
                          <w:sz w:val="20"/>
                          <w:szCs w:val="20"/>
                        </w:rPr>
                        <w:t xml:space="preserve">1,909 </w:t>
                      </w:r>
                      <w:proofErr w:type="spellStart"/>
                      <w:r w:rsidRPr="007C29AC">
                        <w:rPr>
                          <w:rFonts w:eastAsia="Times New Roman"/>
                          <w:b/>
                          <w:bCs/>
                          <w:i/>
                          <w:color w:val="244061"/>
                          <w:sz w:val="20"/>
                          <w:szCs w:val="20"/>
                        </w:rPr>
                        <w:t>segs</w:t>
                      </w:r>
                      <w:proofErr w:type="spellEnd"/>
                    </w:p>
                    <w:p w14:paraId="10FB3EE6" w14:textId="77777777" w:rsidR="009E3E50" w:rsidRPr="000B6CBF" w:rsidRDefault="009E3E50" w:rsidP="007C3537">
                      <w:pPr>
                        <w:rPr>
                          <w:i/>
                          <w:color w:val="244061"/>
                        </w:rPr>
                      </w:pPr>
                    </w:p>
                  </w:txbxContent>
                </v:textbox>
              </v:shape>
            </w:pict>
          </mc:Fallback>
        </mc:AlternateContent>
      </w:r>
      <w:r w:rsidRPr="00EE604B">
        <w:rPr>
          <w:noProof/>
          <w:lang w:eastAsia="es-AR"/>
        </w:rPr>
        <w:drawing>
          <wp:inline distT="0" distB="0" distL="0" distR="0" wp14:anchorId="2BEFED0C" wp14:editId="6AF6C951">
            <wp:extent cx="5609590" cy="2676525"/>
            <wp:effectExtent l="0" t="0" r="10160" b="9525"/>
            <wp:docPr id="40" name="Gráfico 40"/>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14:paraId="5965289B" w14:textId="4F48A322" w:rsidR="007C3537" w:rsidRPr="00EE604B" w:rsidRDefault="007C3537" w:rsidP="00EC6620">
      <w:pPr>
        <w:pStyle w:val="Caption"/>
        <w:rPr>
          <w:rFonts w:cs="Times New Roman"/>
          <w:noProof/>
        </w:rPr>
      </w:pPr>
      <w:bookmarkStart w:id="170" w:name="_Toc374286485"/>
      <w:r>
        <w:t xml:space="preserve">Figura </w:t>
      </w:r>
      <w:fldSimple w:instr=" STYLEREF 1 \s ">
        <w:r w:rsidR="004B17DA">
          <w:rPr>
            <w:noProof/>
          </w:rPr>
          <w:t>5</w:t>
        </w:r>
      </w:fldSimple>
      <w:r>
        <w:t>.</w:t>
      </w:r>
      <w:fldSimple w:instr=" SEQ Figura \* ARABIC \s 1 ">
        <w:r w:rsidR="004B17DA">
          <w:rPr>
            <w:noProof/>
          </w:rPr>
          <w:t>22</w:t>
        </w:r>
      </w:fldSimple>
      <w:r>
        <w:t xml:space="preserve"> </w:t>
      </w:r>
      <w:r w:rsidRPr="009E5EF7">
        <w:t>Consumo de CPU en tiempo de ejecución para migraciones a Aether.</w:t>
      </w:r>
      <w:bookmarkEnd w:id="170"/>
    </w:p>
    <w:p w14:paraId="0C560A3C" w14:textId="77777777" w:rsidR="007C3537" w:rsidRPr="00EE604B" w:rsidRDefault="007C3537" w:rsidP="007C3537">
      <w:pPr>
        <w:jc w:val="both"/>
        <w:rPr>
          <w:rFonts w:eastAsia="Times New Roman" w:cs="Times New Roman"/>
          <w:b/>
          <w:bCs/>
          <w:color w:val="auto"/>
        </w:rPr>
      </w:pPr>
    </w:p>
    <w:p w14:paraId="5BD35538" w14:textId="77777777" w:rsidR="007C3537" w:rsidRPr="00EE604B" w:rsidRDefault="007C3537" w:rsidP="007C3537">
      <w:pPr>
        <w:jc w:val="both"/>
        <w:rPr>
          <w:rFonts w:cs="Times New Roman"/>
        </w:rPr>
      </w:pPr>
      <w:r w:rsidRPr="00EE604B">
        <w:rPr>
          <w:rFonts w:cs="Times New Roman"/>
        </w:rPr>
        <w:t xml:space="preserve">Podemos observar que en general se mantienen los niveles de utilización de recursos observados en la primera etapa. El único dato notable es que la migración de </w:t>
      </w:r>
      <w:proofErr w:type="spellStart"/>
      <w:r w:rsidRPr="00EE604B">
        <w:rPr>
          <w:rFonts w:cs="Times New Roman"/>
        </w:rPr>
        <w:t>CloudLoop</w:t>
      </w:r>
      <w:proofErr w:type="spellEnd"/>
      <w:r w:rsidRPr="00EE604B">
        <w:rPr>
          <w:rFonts w:cs="Times New Roman"/>
        </w:rPr>
        <w:t xml:space="preserve"> a Aether necesito la mayor cantidad de memoria, consumiendo casi el doble que la aplicación original bajo la misma prueba (40MB contra 77MB).</w:t>
      </w:r>
    </w:p>
    <w:p w14:paraId="557932BD" w14:textId="77777777" w:rsidR="007C3537" w:rsidRPr="00737E2D" w:rsidRDefault="007C3537" w:rsidP="007C3537">
      <w:pPr>
        <w:jc w:val="both"/>
        <w:rPr>
          <w:rFonts w:cs="Times New Roman"/>
          <w:b/>
          <w:bCs/>
          <w:sz w:val="24"/>
          <w:szCs w:val="24"/>
        </w:rPr>
      </w:pPr>
    </w:p>
    <w:p w14:paraId="259C5DFE" w14:textId="77777777" w:rsidR="007C3537" w:rsidRDefault="007C3537" w:rsidP="007C3537">
      <w:pPr>
        <w:pStyle w:val="Heading4"/>
      </w:pPr>
      <w:bookmarkStart w:id="171" w:name="h.2zgyn382hf17"/>
      <w:bookmarkEnd w:id="171"/>
      <w:r w:rsidRPr="00EE604B">
        <w:t>5.2.3</w:t>
      </w:r>
      <w:r>
        <w:t>.</w:t>
      </w:r>
      <w:r w:rsidRPr="00EE604B">
        <w:t xml:space="preserve"> Caso de estudio 3: </w:t>
      </w:r>
      <w:proofErr w:type="spellStart"/>
      <w:r w:rsidRPr="00EE604B">
        <w:t>MuCommander</w:t>
      </w:r>
      <w:proofErr w:type="spellEnd"/>
    </w:p>
    <w:p w14:paraId="035A5F4C" w14:textId="77777777" w:rsidR="007C3537" w:rsidRPr="00CC6B4D" w:rsidRDefault="007C3537" w:rsidP="00EC6620"/>
    <w:p w14:paraId="7ACEB13C" w14:textId="77777777" w:rsidR="007C3537" w:rsidRPr="00EE604B" w:rsidRDefault="007C3537" w:rsidP="007C3537">
      <w:pPr>
        <w:jc w:val="both"/>
        <w:rPr>
          <w:rFonts w:cs="Times New Roman"/>
        </w:rPr>
      </w:pPr>
      <w:r w:rsidRPr="00EE604B">
        <w:rPr>
          <w:rFonts w:cs="Times New Roman"/>
        </w:rPr>
        <w:t>Este tercer y último caso de estudio analiza el administrador de archivos “</w:t>
      </w:r>
      <w:proofErr w:type="spellStart"/>
      <w:r w:rsidRPr="00EE604B">
        <w:rPr>
          <w:rFonts w:cs="Times New Roman"/>
        </w:rPr>
        <w:t>MuCommander</w:t>
      </w:r>
      <w:proofErr w:type="spellEnd"/>
      <w:r w:rsidRPr="00EE604B">
        <w:rPr>
          <w:rFonts w:cs="Times New Roman"/>
        </w:rPr>
        <w:t xml:space="preserve">”. Esta aplicación permite la administración de archivos de manera sencilla sobre diferentes protocolos y sistemas operativos. El objetivo será agregar soporte para el almacenamiento remoto con cada framework a analizar. Para implementar las diferentes funcionalidades habrá que utilizar las facilidades de cada uno de estos frameworks tales como obtener metadatos, subir o bajar archivos, listarlos, etc. A continuación </w:t>
      </w:r>
      <w:r>
        <w:rPr>
          <w:rFonts w:cs="Times New Roman"/>
        </w:rPr>
        <w:t xml:space="preserve">en </w:t>
      </w:r>
      <w:r w:rsidRPr="00EE604B">
        <w:rPr>
          <w:rFonts w:cs="Times New Roman"/>
        </w:rPr>
        <w:t>la figura 5.23 se presenta la arquitectura simplificada de la aplicación.</w:t>
      </w:r>
    </w:p>
    <w:p w14:paraId="66725470" w14:textId="77777777" w:rsidR="007C3537" w:rsidRPr="00EE604B" w:rsidRDefault="007C3537" w:rsidP="007C3537">
      <w:pPr>
        <w:pStyle w:val="Heading3"/>
        <w:spacing w:line="276" w:lineRule="auto"/>
        <w:jc w:val="center"/>
        <w:rPr>
          <w:sz w:val="22"/>
          <w:szCs w:val="22"/>
        </w:rPr>
      </w:pPr>
    </w:p>
    <w:p w14:paraId="79C9145B" w14:textId="77777777" w:rsidR="007C3537" w:rsidRDefault="007C3537" w:rsidP="00EC6620">
      <w:pPr>
        <w:keepNext/>
      </w:pPr>
      <w:r w:rsidRPr="00EE604B">
        <w:rPr>
          <w:noProof/>
          <w:lang w:eastAsia="es-AR"/>
        </w:rPr>
        <w:lastRenderedPageBreak/>
        <w:drawing>
          <wp:inline distT="0" distB="0" distL="0" distR="0" wp14:anchorId="2E65A0B4" wp14:editId="010B642B">
            <wp:extent cx="6133465" cy="2795270"/>
            <wp:effectExtent l="0" t="0" r="635" b="5080"/>
            <wp:docPr id="39" name="Imagen 39" descr="Arquitectura MUCOMMAN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Arquitectura MUCOMMANDE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33465" cy="2795270"/>
                    </a:xfrm>
                    <a:prstGeom prst="rect">
                      <a:avLst/>
                    </a:prstGeom>
                    <a:noFill/>
                    <a:ln>
                      <a:noFill/>
                    </a:ln>
                  </pic:spPr>
                </pic:pic>
              </a:graphicData>
            </a:graphic>
          </wp:inline>
        </w:drawing>
      </w:r>
    </w:p>
    <w:p w14:paraId="4B1E4074" w14:textId="1EE496CF" w:rsidR="007C3537" w:rsidRPr="00CC6B4D" w:rsidRDefault="007C3537" w:rsidP="00EC6620">
      <w:pPr>
        <w:pStyle w:val="Caption"/>
      </w:pPr>
      <w:bookmarkStart w:id="172" w:name="_Toc374286486"/>
      <w:r>
        <w:t xml:space="preserve">Figura </w:t>
      </w:r>
      <w:fldSimple w:instr=" STYLEREF 1 \s ">
        <w:r w:rsidR="004B17DA">
          <w:rPr>
            <w:noProof/>
          </w:rPr>
          <w:t>5</w:t>
        </w:r>
      </w:fldSimple>
      <w:r>
        <w:t>.</w:t>
      </w:r>
      <w:fldSimple w:instr=" SEQ Figura \* ARABIC \s 1 ">
        <w:r w:rsidR="004B17DA">
          <w:rPr>
            <w:noProof/>
          </w:rPr>
          <w:t>23</w:t>
        </w:r>
      </w:fldSimple>
      <w:r>
        <w:t xml:space="preserve"> </w:t>
      </w:r>
      <w:r w:rsidRPr="000A3533">
        <w:t xml:space="preserve">Diagrama abstracto del funcionamiento de </w:t>
      </w:r>
      <w:proofErr w:type="spellStart"/>
      <w:r w:rsidRPr="000A3533">
        <w:t>MuCommander</w:t>
      </w:r>
      <w:proofErr w:type="spellEnd"/>
      <w:r w:rsidRPr="000A3533">
        <w:t>.</w:t>
      </w:r>
      <w:bookmarkEnd w:id="172"/>
    </w:p>
    <w:p w14:paraId="7FD69609" w14:textId="77777777" w:rsidR="007C3537" w:rsidRPr="00EE604B" w:rsidRDefault="007C3537" w:rsidP="007C3537">
      <w:pPr>
        <w:jc w:val="center"/>
        <w:rPr>
          <w:rFonts w:cs="Times New Roman"/>
        </w:rPr>
      </w:pPr>
    </w:p>
    <w:p w14:paraId="6646DA64" w14:textId="77777777" w:rsidR="007C3537" w:rsidRPr="00EE604B" w:rsidRDefault="007C3537" w:rsidP="007C3537">
      <w:pPr>
        <w:rPr>
          <w:rFonts w:cs="Times New Roman"/>
        </w:rPr>
      </w:pPr>
      <w:r w:rsidRPr="00EE604B">
        <w:rPr>
          <w:rFonts w:cs="Times New Roman"/>
        </w:rPr>
        <w:t>Como puede verse en la imagen anterior, el funcionamiento de la aplicación es un poco más complejo que el de las dos aplicaciones presentadas anteriormente. Al iniciar la aplicación se cargan las preferencias del usuario desde un archivo de configuración. Posterior a esto se permite la conexión a diferentes dispositivos de almacenamiento por medio de diversos protocolos. Esto permite al usuario hacer uso de una sola aplicación para administrar (copiar, borrar, renombrar, etc.) todos sus archivos</w:t>
      </w:r>
      <w:r>
        <w:rPr>
          <w:rFonts w:cs="Times New Roman"/>
        </w:rPr>
        <w:t xml:space="preserve"> de diversas fuentes (FTP, disco, </w:t>
      </w:r>
      <w:proofErr w:type="spellStart"/>
      <w:r>
        <w:rPr>
          <w:rFonts w:cs="Times New Roman"/>
        </w:rPr>
        <w:t>etc</w:t>
      </w:r>
      <w:proofErr w:type="spellEnd"/>
      <w:r>
        <w:rPr>
          <w:rFonts w:cs="Times New Roman"/>
        </w:rPr>
        <w:t>)</w:t>
      </w:r>
      <w:r w:rsidRPr="00EE604B">
        <w:rPr>
          <w:rFonts w:cs="Times New Roman"/>
        </w:rPr>
        <w:t>.</w:t>
      </w:r>
      <w:r>
        <w:rPr>
          <w:rFonts w:cs="Times New Roman"/>
        </w:rPr>
        <w:t xml:space="preserve"> </w:t>
      </w:r>
    </w:p>
    <w:p w14:paraId="473529BC" w14:textId="77777777" w:rsidR="007C3537" w:rsidRPr="00EE604B" w:rsidRDefault="007C3537" w:rsidP="007C3537">
      <w:pPr>
        <w:rPr>
          <w:rFonts w:cs="Times New Roman"/>
        </w:rPr>
      </w:pPr>
    </w:p>
    <w:p w14:paraId="5D8EF15A" w14:textId="77777777" w:rsidR="007C3537" w:rsidRPr="00EE604B" w:rsidRDefault="007C3537" w:rsidP="007C3537">
      <w:pPr>
        <w:jc w:val="both"/>
        <w:rPr>
          <w:rFonts w:cs="Times New Roman"/>
        </w:rPr>
      </w:pPr>
      <w:r w:rsidRPr="00EE604B">
        <w:rPr>
          <w:rFonts w:cs="Times New Roman"/>
        </w:rPr>
        <w:t>Al igual que se realizó en los casos de estudio anteriores, antes de comenzar con el desarrollo de cada una de las tres etapas presentamos las métricas básicas (Líneas de código y Promedio de líneas de código por método) correspondientes a la aplicación original. Con estos datos tenemos una referencia del tamaño de la aplicación. Los valores de estas dos métricas se describen a continuación:</w:t>
      </w:r>
    </w:p>
    <w:p w14:paraId="4FCE04A7" w14:textId="77777777" w:rsidR="007C3537" w:rsidRPr="00EE604B" w:rsidRDefault="007C3537" w:rsidP="007C3537">
      <w:pPr>
        <w:ind w:firstLine="720"/>
        <w:jc w:val="both"/>
        <w:rPr>
          <w:rFonts w:cs="Times New Roman"/>
        </w:rPr>
      </w:pPr>
      <w:r w:rsidRPr="00EE604B">
        <w:rPr>
          <w:rFonts w:cs="Times New Roman"/>
          <w:b/>
        </w:rPr>
        <w:t>Líneas de código totales</w:t>
      </w:r>
      <w:r w:rsidRPr="00EE604B">
        <w:rPr>
          <w:rFonts w:cs="Times New Roman"/>
        </w:rPr>
        <w:t>: 75814</w:t>
      </w:r>
    </w:p>
    <w:p w14:paraId="2D955748" w14:textId="77777777" w:rsidR="007C3537" w:rsidRPr="00EE604B" w:rsidRDefault="007C3537" w:rsidP="007C3537">
      <w:pPr>
        <w:ind w:firstLine="720"/>
        <w:jc w:val="both"/>
        <w:rPr>
          <w:rFonts w:cs="Times New Roman"/>
        </w:rPr>
      </w:pPr>
      <w:r w:rsidRPr="00EE604B">
        <w:rPr>
          <w:rFonts w:cs="Times New Roman"/>
          <w:b/>
        </w:rPr>
        <w:t>Promedio de líneas de código por método</w:t>
      </w:r>
      <w:r w:rsidRPr="00EE604B">
        <w:rPr>
          <w:rFonts w:cs="Times New Roman"/>
        </w:rPr>
        <w:t>: 7,07</w:t>
      </w:r>
    </w:p>
    <w:p w14:paraId="55422C1D" w14:textId="77777777" w:rsidR="007C3537" w:rsidRPr="00EE604B" w:rsidRDefault="007C3537" w:rsidP="007C3537">
      <w:pPr>
        <w:rPr>
          <w:rFonts w:cs="Times New Roman"/>
        </w:rPr>
      </w:pPr>
    </w:p>
    <w:p w14:paraId="66A32EE6" w14:textId="77777777" w:rsidR="007C3537" w:rsidRDefault="007C3537" w:rsidP="007C3537">
      <w:pPr>
        <w:pStyle w:val="Heading5"/>
      </w:pPr>
      <w:r w:rsidRPr="00EE604B">
        <w:t>5.2.3.1. Etapa 1</w:t>
      </w:r>
    </w:p>
    <w:p w14:paraId="419579CA" w14:textId="77777777" w:rsidR="007C3537" w:rsidRPr="00CC6B4D" w:rsidRDefault="007C3537" w:rsidP="00EC6620"/>
    <w:p w14:paraId="1D4B09A5" w14:textId="77777777" w:rsidR="007C3537" w:rsidRPr="00EE604B" w:rsidRDefault="007C3537" w:rsidP="007C3537">
      <w:pPr>
        <w:rPr>
          <w:rFonts w:cs="Times New Roman"/>
        </w:rPr>
      </w:pPr>
      <w:r w:rsidRPr="00EE604B">
        <w:rPr>
          <w:rFonts w:cs="Times New Roman"/>
        </w:rPr>
        <w:t xml:space="preserve">Previamente a la implementación de esta primera etapa se realizó un análisis inicial de la herramienta identificando las clases a modificar para cumplir con los objetivos planteados anteriormente. Gracias a que </w:t>
      </w:r>
      <w:proofErr w:type="spellStart"/>
      <w:r w:rsidRPr="00EE604B">
        <w:rPr>
          <w:rFonts w:cs="Times New Roman"/>
        </w:rPr>
        <w:t>MuCommander</w:t>
      </w:r>
      <w:proofErr w:type="spellEnd"/>
      <w:r w:rsidRPr="00EE604B">
        <w:rPr>
          <w:rFonts w:cs="Times New Roman"/>
        </w:rPr>
        <w:t xml:space="preserve"> soporta varios protocolos (archivos locales, ftp, </w:t>
      </w:r>
      <w:proofErr w:type="spellStart"/>
      <w:r w:rsidRPr="00EE604B">
        <w:rPr>
          <w:rFonts w:cs="Times New Roman"/>
        </w:rPr>
        <w:t>smb</w:t>
      </w:r>
      <w:proofErr w:type="spellEnd"/>
      <w:r w:rsidRPr="00EE604B">
        <w:rPr>
          <w:rFonts w:cs="Times New Roman"/>
        </w:rPr>
        <w:t xml:space="preserve">, etc.) la inclusión de uno nuevo </w:t>
      </w:r>
      <w:r w:rsidRPr="00EE604B">
        <w:rPr>
          <w:rFonts w:cs="Times New Roman"/>
        </w:rPr>
        <w:lastRenderedPageBreak/>
        <w:t xml:space="preserve">basado en algún framework particular no resulta tan </w:t>
      </w:r>
      <w:proofErr w:type="gramStart"/>
      <w:r w:rsidRPr="00EE604B">
        <w:rPr>
          <w:rFonts w:cs="Times New Roman"/>
        </w:rPr>
        <w:t>complicado</w:t>
      </w:r>
      <w:proofErr w:type="gramEnd"/>
      <w:r w:rsidRPr="00EE604B">
        <w:rPr>
          <w:rFonts w:cs="Times New Roman"/>
        </w:rPr>
        <w:t>. Las interfaces con las que se debe trabajar están bien definidas y los métodos y nombres de paquetes son claros.</w:t>
      </w:r>
    </w:p>
    <w:p w14:paraId="62BDBB7B" w14:textId="77777777" w:rsidR="007C3537" w:rsidRPr="00EE604B" w:rsidRDefault="007C3537" w:rsidP="007C3537"/>
    <w:p w14:paraId="23CE54E6" w14:textId="77777777" w:rsidR="007C3537" w:rsidRDefault="007C3537" w:rsidP="007C3537">
      <w:pPr>
        <w:jc w:val="both"/>
        <w:rPr>
          <w:rFonts w:cs="Times New Roman"/>
        </w:rPr>
      </w:pPr>
      <w:r w:rsidRPr="00EE604B">
        <w:rPr>
          <w:rFonts w:cs="Times New Roman"/>
        </w:rPr>
        <w:t>Luego de implementadas las modificaciones para adaptar la aplicación a cada framework se obtuvieron las métricas correspondientes a esta etapa. A continuación en la figura 5.24 se presentan las líneas de código y configuración adicionales necesarias para cada implementación.</w:t>
      </w:r>
    </w:p>
    <w:p w14:paraId="1E6E0397" w14:textId="77777777" w:rsidR="007C3537" w:rsidRPr="00EE604B" w:rsidRDefault="007C3537" w:rsidP="007C3537">
      <w:pPr>
        <w:jc w:val="both"/>
        <w:rPr>
          <w:rFonts w:cs="Times New Roman"/>
        </w:rPr>
      </w:pPr>
    </w:p>
    <w:p w14:paraId="163982A9" w14:textId="77777777" w:rsidR="007C3537" w:rsidRDefault="007C3537" w:rsidP="00EC6620">
      <w:pPr>
        <w:keepNext/>
        <w:jc w:val="center"/>
      </w:pPr>
      <w:r w:rsidRPr="00EE604B">
        <w:rPr>
          <w:noProof/>
          <w:lang w:eastAsia="es-AR"/>
        </w:rPr>
        <w:drawing>
          <wp:inline distT="0" distB="0" distL="0" distR="0" wp14:anchorId="0BD2EDD7" wp14:editId="3CCB3661">
            <wp:extent cx="5609590" cy="2741930"/>
            <wp:effectExtent l="0" t="0" r="10160" b="1270"/>
            <wp:docPr id="38" name="Gráfico 38"/>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14:paraId="3D9BAEA8" w14:textId="5A9697B6" w:rsidR="007C3537" w:rsidRPr="00EE604B" w:rsidRDefault="007C3537" w:rsidP="00EC6620">
      <w:pPr>
        <w:pStyle w:val="Caption"/>
        <w:rPr>
          <w:rFonts w:cs="Times New Roman"/>
          <w:bCs/>
        </w:rPr>
      </w:pPr>
      <w:bookmarkStart w:id="173" w:name="_Toc374286487"/>
      <w:r>
        <w:t xml:space="preserve">Figura </w:t>
      </w:r>
      <w:fldSimple w:instr=" STYLEREF 1 \s ">
        <w:r w:rsidR="004B17DA">
          <w:rPr>
            <w:noProof/>
          </w:rPr>
          <w:t>5</w:t>
        </w:r>
      </w:fldSimple>
      <w:r>
        <w:t>.</w:t>
      </w:r>
      <w:fldSimple w:instr=" SEQ Figura \* ARABIC \s 1 ">
        <w:r w:rsidR="004B17DA">
          <w:rPr>
            <w:noProof/>
          </w:rPr>
          <w:t>24</w:t>
        </w:r>
      </w:fldSimple>
      <w:r>
        <w:t xml:space="preserve"> </w:t>
      </w:r>
      <w:r w:rsidRPr="00FF3C2A">
        <w:t>Líneas de código y configuración adicionales de cada implementación.</w:t>
      </w:r>
      <w:bookmarkEnd w:id="173"/>
    </w:p>
    <w:p w14:paraId="3CE1D0B4" w14:textId="77777777" w:rsidR="007C3537" w:rsidRPr="00EE604B" w:rsidRDefault="007C3537" w:rsidP="007C3537">
      <w:pPr>
        <w:jc w:val="both"/>
        <w:rPr>
          <w:rFonts w:cs="Times New Roman"/>
        </w:rPr>
      </w:pPr>
    </w:p>
    <w:p w14:paraId="3E1055BE" w14:textId="77777777" w:rsidR="007C3537" w:rsidRDefault="007C3537" w:rsidP="007C3537">
      <w:pPr>
        <w:jc w:val="both"/>
        <w:rPr>
          <w:rFonts w:cs="Times New Roman"/>
        </w:rPr>
      </w:pPr>
      <w:r w:rsidRPr="00EE604B">
        <w:rPr>
          <w:rFonts w:cs="Times New Roman"/>
        </w:rPr>
        <w:t xml:space="preserve">Analizando los datos presentes en el gráfico podemos apreciar que </w:t>
      </w:r>
      <w:proofErr w:type="spellStart"/>
      <w:r w:rsidRPr="00EE604B">
        <w:rPr>
          <w:rFonts w:cs="Times New Roman"/>
        </w:rPr>
        <w:t>libcloud</w:t>
      </w:r>
      <w:proofErr w:type="spellEnd"/>
      <w:r w:rsidRPr="00EE604B">
        <w:rPr>
          <w:rFonts w:cs="Times New Roman"/>
        </w:rPr>
        <w:t xml:space="preserve"> se destaca por sobre todos los demás haciendo uso de la mayor cantidad de líneas de código modificadas (2231 líneas) para su adaptación a la aplicación original. Como contrapunto de éste se encuentra JetS3t, el cual necesitó la menor cantidad de líneas modificadas. El resto de los frameworks tienen valores intermedios, destacando a Dasein que presenta también un costo relativamente elevado de codificación. Aether, por su parte, fue uno de los frameworks que menor cantidad de modificaciones en el código fuente necesitó con lo que se ubica entre los tres frameworks más eficientes en este sentido.</w:t>
      </w:r>
    </w:p>
    <w:p w14:paraId="6490791B" w14:textId="77777777" w:rsidR="00DC4200" w:rsidRPr="00EE604B" w:rsidRDefault="00DC4200" w:rsidP="007C3537">
      <w:pPr>
        <w:jc w:val="both"/>
        <w:rPr>
          <w:rFonts w:cs="Times New Roman"/>
        </w:rPr>
      </w:pPr>
    </w:p>
    <w:p w14:paraId="13B63763" w14:textId="77777777" w:rsidR="007C3537" w:rsidRPr="00EE604B" w:rsidRDefault="007C3537" w:rsidP="007C3537">
      <w:pPr>
        <w:jc w:val="both"/>
        <w:rPr>
          <w:rFonts w:cs="Times New Roman"/>
          <w:b/>
          <w:bCs/>
        </w:rPr>
      </w:pPr>
      <w:r w:rsidRPr="00EE604B">
        <w:rPr>
          <w:rFonts w:cs="Times New Roman"/>
        </w:rPr>
        <w:t xml:space="preserve">En cuanto a líneas de configuración podemos notar que tanto Dasein como </w:t>
      </w:r>
      <w:proofErr w:type="spellStart"/>
      <w:r w:rsidRPr="00EE604B">
        <w:rPr>
          <w:rFonts w:cs="Times New Roman"/>
        </w:rPr>
        <w:t>Libcloud</w:t>
      </w:r>
      <w:proofErr w:type="spellEnd"/>
      <w:r w:rsidRPr="00EE604B">
        <w:rPr>
          <w:rFonts w:cs="Times New Roman"/>
        </w:rPr>
        <w:t xml:space="preserve"> presentan valores elevados con respecto al resto, pero que igualmente no son alarmantes ya que se trata de unas pocas decenas de líneas. Los restantes frameworks obtuvieron valores bajos y hasta nulos para ésta medición.</w:t>
      </w:r>
      <w:r w:rsidRPr="00EE604B">
        <w:rPr>
          <w:rFonts w:cs="Times New Roman"/>
          <w:b/>
          <w:bCs/>
        </w:rPr>
        <w:t xml:space="preserve"> </w:t>
      </w:r>
    </w:p>
    <w:p w14:paraId="507790E1" w14:textId="77777777" w:rsidR="007C3537" w:rsidRPr="00EE604B" w:rsidRDefault="007C3537" w:rsidP="007C3537">
      <w:pPr>
        <w:jc w:val="both"/>
        <w:rPr>
          <w:rFonts w:cs="Times New Roman"/>
          <w:b/>
          <w:bCs/>
        </w:rPr>
      </w:pPr>
    </w:p>
    <w:p w14:paraId="15FDDF42" w14:textId="77777777" w:rsidR="007C3537" w:rsidRDefault="007C3537" w:rsidP="007C3537">
      <w:pPr>
        <w:jc w:val="both"/>
        <w:rPr>
          <w:rFonts w:cs="Times New Roman"/>
        </w:rPr>
      </w:pPr>
      <w:r w:rsidRPr="00EE604B">
        <w:rPr>
          <w:rFonts w:cs="Times New Roman"/>
        </w:rPr>
        <w:lastRenderedPageBreak/>
        <w:t>Para poder llevar a cabo cada una de las implementaciones anteriores, el desarrollador debió consultar ciertos fragmentos de código pertenecientes a la aplicación y a cada framework. Este esfuerzo se midió en líneas de código consultado para cada desarrollo las cuales se presentan a continuación en la figura 5.25.</w:t>
      </w:r>
    </w:p>
    <w:p w14:paraId="70C2D55E" w14:textId="77777777" w:rsidR="007C3537" w:rsidRPr="00EE604B" w:rsidRDefault="007C3537" w:rsidP="007C3537">
      <w:pPr>
        <w:jc w:val="both"/>
        <w:rPr>
          <w:rFonts w:cs="Times New Roman"/>
        </w:rPr>
      </w:pPr>
    </w:p>
    <w:p w14:paraId="40A71DE5" w14:textId="77777777" w:rsidR="007C3537" w:rsidRDefault="007C3537" w:rsidP="00EC6620">
      <w:pPr>
        <w:keepNext/>
        <w:jc w:val="center"/>
      </w:pPr>
      <w:r w:rsidRPr="00EE604B">
        <w:rPr>
          <w:noProof/>
          <w:lang w:eastAsia="es-AR"/>
        </w:rPr>
        <w:drawing>
          <wp:inline distT="0" distB="0" distL="0" distR="0" wp14:anchorId="35FAF96B" wp14:editId="641EC9FC">
            <wp:extent cx="5609590" cy="2685415"/>
            <wp:effectExtent l="0" t="0" r="10160" b="635"/>
            <wp:docPr id="37" name="Gráfico 37"/>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14:paraId="476AA072" w14:textId="2D6BBD64" w:rsidR="007C3537" w:rsidRPr="00EE604B" w:rsidRDefault="007C3537" w:rsidP="00EC6620">
      <w:pPr>
        <w:pStyle w:val="Caption"/>
        <w:rPr>
          <w:rFonts w:cs="Times New Roman"/>
          <w:bCs/>
        </w:rPr>
      </w:pPr>
      <w:bookmarkStart w:id="174" w:name="_Toc374286488"/>
      <w:r>
        <w:t xml:space="preserve">Figura </w:t>
      </w:r>
      <w:fldSimple w:instr=" STYLEREF 1 \s ">
        <w:r w:rsidR="004B17DA">
          <w:rPr>
            <w:noProof/>
          </w:rPr>
          <w:t>5</w:t>
        </w:r>
      </w:fldSimple>
      <w:r>
        <w:t>.</w:t>
      </w:r>
      <w:fldSimple w:instr=" SEQ Figura \* ARABIC \s 1 ">
        <w:r w:rsidR="004B17DA">
          <w:rPr>
            <w:noProof/>
          </w:rPr>
          <w:t>25</w:t>
        </w:r>
      </w:fldSimple>
      <w:r>
        <w:t xml:space="preserve"> </w:t>
      </w:r>
      <w:r w:rsidRPr="00E03F1D">
        <w:t>Líneas de código consultado para realizar cada implementación.</w:t>
      </w:r>
      <w:bookmarkEnd w:id="174"/>
    </w:p>
    <w:p w14:paraId="131C8D35" w14:textId="77777777" w:rsidR="007C3537" w:rsidRPr="00EE604B" w:rsidRDefault="007C3537" w:rsidP="007C3537">
      <w:pPr>
        <w:jc w:val="center"/>
        <w:rPr>
          <w:rFonts w:cs="Times New Roman"/>
        </w:rPr>
      </w:pPr>
    </w:p>
    <w:p w14:paraId="4961F016" w14:textId="77777777" w:rsidR="007C3537" w:rsidRPr="00EE604B" w:rsidRDefault="007C3537" w:rsidP="007C3537">
      <w:pPr>
        <w:jc w:val="both"/>
        <w:rPr>
          <w:rFonts w:cs="Times New Roman"/>
        </w:rPr>
      </w:pPr>
      <w:r w:rsidRPr="00EE604B">
        <w:rPr>
          <w:rFonts w:cs="Times New Roman"/>
        </w:rPr>
        <w:t>Como puede apreciarse en la figura anterior, los dos frameworks que más se destacan por sobre el resto con valores muy elevados para la métrica Líneas de código consultado son JClouds y Dasein, mientras que para el resto de los frameworks se mantuvo estable necesitando realizar menos de la mitad de las consultas al código. Entre los frameworks que menos líneas se debió consultar se encuentran Aether y JetS3t lo cual indica que la complejidad de los mismos para esta implementación fue baja en comparación al resto.</w:t>
      </w:r>
    </w:p>
    <w:p w14:paraId="4D4460EC" w14:textId="77777777" w:rsidR="007C3537" w:rsidRPr="00EE604B" w:rsidRDefault="007C3537" w:rsidP="007C3537">
      <w:pPr>
        <w:jc w:val="both"/>
        <w:rPr>
          <w:rFonts w:cs="Times New Roman"/>
        </w:rPr>
      </w:pPr>
    </w:p>
    <w:p w14:paraId="53470AE9" w14:textId="77777777" w:rsidR="007C3537" w:rsidRPr="00EE604B" w:rsidRDefault="007C3537" w:rsidP="007C3537">
      <w:pPr>
        <w:jc w:val="both"/>
        <w:rPr>
          <w:rFonts w:cs="Times New Roman"/>
        </w:rPr>
      </w:pPr>
      <w:r w:rsidRPr="00EE604B">
        <w:rPr>
          <w:rFonts w:cs="Times New Roman"/>
        </w:rPr>
        <w:t>Una vez realizadas las diferentes implementaciones nos encontramos en el punto de determinar el comportamiento de cada framework en tiempo de ejecución con respecto al Consumo de memoria y Uso de CPU, para esto se definió la siguiente secuencia de pasos a seguir:</w:t>
      </w:r>
    </w:p>
    <w:p w14:paraId="677A69EE" w14:textId="77777777" w:rsidR="007C3537" w:rsidRPr="00EE604B" w:rsidRDefault="007C3537" w:rsidP="007C3537">
      <w:pPr>
        <w:jc w:val="both"/>
        <w:rPr>
          <w:rFonts w:cs="Times New Roman"/>
        </w:rPr>
      </w:pPr>
    </w:p>
    <w:p w14:paraId="5E3EAEC5" w14:textId="77777777" w:rsidR="007C3537" w:rsidRPr="00EE604B" w:rsidRDefault="007C3537" w:rsidP="007C3537">
      <w:pPr>
        <w:numPr>
          <w:ilvl w:val="0"/>
          <w:numId w:val="29"/>
        </w:numPr>
        <w:tabs>
          <w:tab w:val="num" w:pos="1440"/>
        </w:tabs>
        <w:ind w:left="1440"/>
        <w:jc w:val="both"/>
        <w:rPr>
          <w:rFonts w:cs="Times New Roman"/>
        </w:rPr>
      </w:pPr>
      <w:r w:rsidRPr="00EE604B">
        <w:rPr>
          <w:rFonts w:cs="Times New Roman"/>
        </w:rPr>
        <w:t>Copiar todos los archivos a un directorio temporal menos la carpeta “MOVER”.</w:t>
      </w:r>
    </w:p>
    <w:p w14:paraId="25C39735" w14:textId="77777777" w:rsidR="007C3537" w:rsidRPr="00EE604B" w:rsidRDefault="007C3537" w:rsidP="007C3537">
      <w:pPr>
        <w:numPr>
          <w:ilvl w:val="0"/>
          <w:numId w:val="29"/>
        </w:numPr>
        <w:tabs>
          <w:tab w:val="num" w:pos="1440"/>
        </w:tabs>
        <w:ind w:left="1440"/>
        <w:jc w:val="both"/>
        <w:rPr>
          <w:rFonts w:cs="Times New Roman"/>
        </w:rPr>
      </w:pPr>
      <w:r w:rsidRPr="00EE604B">
        <w:rPr>
          <w:rFonts w:cs="Times New Roman"/>
        </w:rPr>
        <w:t>Renombrar el archivo “tabla1.jpg” a “tabla.jpg”.</w:t>
      </w:r>
    </w:p>
    <w:p w14:paraId="5B8C8559" w14:textId="77777777" w:rsidR="007C3537" w:rsidRPr="00EE604B" w:rsidRDefault="007C3537" w:rsidP="007C3537">
      <w:pPr>
        <w:numPr>
          <w:ilvl w:val="0"/>
          <w:numId w:val="29"/>
        </w:numPr>
        <w:tabs>
          <w:tab w:val="num" w:pos="1440"/>
        </w:tabs>
        <w:ind w:left="1440"/>
        <w:jc w:val="both"/>
        <w:rPr>
          <w:rFonts w:cs="Times New Roman"/>
        </w:rPr>
      </w:pPr>
      <w:r w:rsidRPr="00EE604B">
        <w:rPr>
          <w:rFonts w:cs="Times New Roman"/>
        </w:rPr>
        <w:t>Mover la carpeta “MOVER” al directorio temporal.</w:t>
      </w:r>
    </w:p>
    <w:p w14:paraId="38E490E8" w14:textId="77777777" w:rsidR="007C3537" w:rsidRPr="00EE604B" w:rsidRDefault="007C3537" w:rsidP="007C3537">
      <w:pPr>
        <w:numPr>
          <w:ilvl w:val="0"/>
          <w:numId w:val="29"/>
        </w:numPr>
        <w:tabs>
          <w:tab w:val="num" w:pos="1440"/>
        </w:tabs>
        <w:ind w:left="1440"/>
        <w:jc w:val="both"/>
        <w:rPr>
          <w:rFonts w:cs="Times New Roman"/>
        </w:rPr>
      </w:pPr>
      <w:r w:rsidRPr="00EE604B">
        <w:rPr>
          <w:rFonts w:cs="Times New Roman"/>
        </w:rPr>
        <w:t>Eliminar todos los archivos del repositorio remoto.</w:t>
      </w:r>
    </w:p>
    <w:p w14:paraId="3397EB80" w14:textId="77777777" w:rsidR="007C3537" w:rsidRPr="00EE604B" w:rsidRDefault="007C3537" w:rsidP="007C3537">
      <w:pPr>
        <w:numPr>
          <w:ilvl w:val="0"/>
          <w:numId w:val="29"/>
        </w:numPr>
        <w:tabs>
          <w:tab w:val="num" w:pos="1440"/>
        </w:tabs>
        <w:ind w:left="1440"/>
        <w:jc w:val="both"/>
        <w:rPr>
          <w:rFonts w:cs="Times New Roman"/>
        </w:rPr>
      </w:pPr>
      <w:r w:rsidRPr="00EE604B">
        <w:rPr>
          <w:rFonts w:cs="Times New Roman"/>
        </w:rPr>
        <w:t>Mover todos los archivos de la carpeta temporal al repositorio remoto.</w:t>
      </w:r>
    </w:p>
    <w:p w14:paraId="66325175" w14:textId="77777777" w:rsidR="007C3537" w:rsidRPr="00EE604B" w:rsidRDefault="007C3537" w:rsidP="007C3537">
      <w:pPr>
        <w:jc w:val="both"/>
        <w:rPr>
          <w:rFonts w:cs="Times New Roman"/>
        </w:rPr>
      </w:pPr>
    </w:p>
    <w:p w14:paraId="336BEC0B" w14:textId="77777777" w:rsidR="007C3537" w:rsidRPr="00EE604B" w:rsidRDefault="007C3537" w:rsidP="007C3537">
      <w:pPr>
        <w:jc w:val="both"/>
        <w:rPr>
          <w:rFonts w:cs="Times New Roman"/>
        </w:rPr>
      </w:pPr>
      <w:r w:rsidRPr="00EE604B">
        <w:rPr>
          <w:rFonts w:cs="Times New Roman"/>
        </w:rPr>
        <w:t>NOTA: Esta prueba se realizará utilizando una estructura de carpetas y archivos con las siguientes características:</w:t>
      </w:r>
    </w:p>
    <w:p w14:paraId="4E4B231C" w14:textId="77777777" w:rsidR="007C3537" w:rsidRPr="00EE604B" w:rsidRDefault="007C3537" w:rsidP="007C3537">
      <w:pPr>
        <w:ind w:left="720" w:firstLine="720"/>
        <w:jc w:val="both"/>
        <w:rPr>
          <w:rFonts w:cs="Times New Roman"/>
        </w:rPr>
      </w:pPr>
      <w:r w:rsidRPr="00EE604B">
        <w:rPr>
          <w:rFonts w:cs="Times New Roman"/>
        </w:rPr>
        <w:t>49 archivos, 10 carpetas/subcarpetas y 2.83 Mb en total.</w:t>
      </w:r>
    </w:p>
    <w:p w14:paraId="338EBD18" w14:textId="77777777" w:rsidR="007C3537" w:rsidRPr="00EE604B" w:rsidRDefault="007C3537" w:rsidP="007C3537">
      <w:pPr>
        <w:jc w:val="both"/>
        <w:rPr>
          <w:rFonts w:cs="Times New Roman"/>
        </w:rPr>
      </w:pPr>
    </w:p>
    <w:p w14:paraId="05F905FB" w14:textId="77777777" w:rsidR="007C3537" w:rsidRDefault="007C3537" w:rsidP="007C3537">
      <w:pPr>
        <w:jc w:val="both"/>
        <w:rPr>
          <w:rFonts w:cs="Times New Roman"/>
          <w:b/>
          <w:bCs/>
        </w:rPr>
      </w:pPr>
      <w:r w:rsidRPr="00EE604B">
        <w:rPr>
          <w:rFonts w:cs="Times New Roman"/>
        </w:rPr>
        <w:t>Luego de ejecutado el caso de prueba sobre cada implementación se obtuvieron los resultados detallados en las figuras 5.26 en términos de consumo de memoria y 5.27 en relación al uso de CPU</w:t>
      </w:r>
      <w:r w:rsidRPr="00EE604B">
        <w:rPr>
          <w:rFonts w:cs="Times New Roman"/>
          <w:bCs/>
        </w:rPr>
        <w:t>. Se indican además en éstos gráficos los consumos para la misma prueba por parte de la aplicación original</w:t>
      </w:r>
      <w:r w:rsidRPr="00EE604B">
        <w:rPr>
          <w:rFonts w:cs="Times New Roman"/>
          <w:b/>
          <w:bCs/>
        </w:rPr>
        <w:t>.</w:t>
      </w:r>
    </w:p>
    <w:p w14:paraId="3D6733DE" w14:textId="77777777" w:rsidR="007C3537" w:rsidRPr="00EE604B" w:rsidRDefault="007C3537" w:rsidP="007C3537">
      <w:pPr>
        <w:jc w:val="both"/>
        <w:rPr>
          <w:rFonts w:cs="Times New Roman"/>
          <w:b/>
          <w:bCs/>
        </w:rPr>
      </w:pPr>
    </w:p>
    <w:p w14:paraId="21B7ED15" w14:textId="77777777" w:rsidR="007C3537" w:rsidRDefault="007C3537" w:rsidP="00EC6620">
      <w:pPr>
        <w:keepNext/>
        <w:jc w:val="center"/>
      </w:pPr>
      <w:r w:rsidRPr="00EC6620">
        <w:rPr>
          <w:rFonts w:cs="Times New Roman"/>
          <w:b/>
          <w:bCs/>
          <w:noProof/>
          <w:lang w:eastAsia="es-AR"/>
        </w:rPr>
        <mc:AlternateContent>
          <mc:Choice Requires="wps">
            <w:drawing>
              <wp:anchor distT="0" distB="0" distL="114300" distR="114300" simplePos="0" relativeHeight="251671552" behindDoc="0" locked="0" layoutInCell="1" allowOverlap="1" wp14:anchorId="48581D3D" wp14:editId="329E98B9">
                <wp:simplePos x="0" y="0"/>
                <wp:positionH relativeFrom="column">
                  <wp:posOffset>3800475</wp:posOffset>
                </wp:positionH>
                <wp:positionV relativeFrom="paragraph">
                  <wp:posOffset>2335530</wp:posOffset>
                </wp:positionV>
                <wp:extent cx="2038350" cy="438150"/>
                <wp:effectExtent l="0" t="1905" r="0" b="0"/>
                <wp:wrapNone/>
                <wp:docPr id="193" name="Cuadro de texto 1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8350" cy="438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2C36A0" w14:textId="77777777" w:rsidR="009E3E50" w:rsidRPr="000B6CBF" w:rsidRDefault="009E3E50" w:rsidP="007C3537">
                            <w:pPr>
                              <w:jc w:val="both"/>
                              <w:rPr>
                                <w:rFonts w:eastAsia="Times New Roman"/>
                                <w:b/>
                                <w:bCs/>
                                <w:i/>
                                <w:color w:val="244061"/>
                                <w:sz w:val="20"/>
                                <w:szCs w:val="20"/>
                              </w:rPr>
                            </w:pPr>
                            <w:r w:rsidRPr="000B6CBF">
                              <w:rPr>
                                <w:rFonts w:cs="Times New Roman"/>
                                <w:i/>
                                <w:color w:val="244061"/>
                                <w:szCs w:val="20"/>
                              </w:rPr>
                              <w:t>Desviación estándar:</w:t>
                            </w:r>
                            <w:r>
                              <w:rPr>
                                <w:rFonts w:cs="Times New Roman"/>
                                <w:i/>
                                <w:color w:val="244061"/>
                                <w:szCs w:val="20"/>
                              </w:rPr>
                              <w:t xml:space="preserve"> </w:t>
                            </w:r>
                            <w:r w:rsidRPr="007C29AC">
                              <w:rPr>
                                <w:rFonts w:eastAsia="Times New Roman"/>
                                <w:b/>
                                <w:bCs/>
                                <w:i/>
                                <w:color w:val="244061"/>
                                <w:sz w:val="20"/>
                                <w:szCs w:val="20"/>
                              </w:rPr>
                              <w:t>3,656 MB</w:t>
                            </w:r>
                          </w:p>
                          <w:p w14:paraId="2E38526C" w14:textId="77777777" w:rsidR="009E3E50" w:rsidRPr="000B6CBF" w:rsidRDefault="009E3E50" w:rsidP="007C3537">
                            <w:pPr>
                              <w:rPr>
                                <w:i/>
                                <w:color w:val="244061"/>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193" o:spid="_x0000_s1038" type="#_x0000_t202" style="position:absolute;left:0;text-align:left;margin-left:299.25pt;margin-top:183.9pt;width:160.5pt;height:34.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" filled="f" stroked="f">
                <v:textbox>
                  <w:txbxContent>
                    <w:p w14:paraId="0F2C36A0" w14:textId="77777777" w:rsidR="009E3E50" w:rsidRPr="000B6CBF" w:rsidRDefault="009E3E50" w:rsidP="007C3537">
                      <w:pPr>
                        <w:jc w:val="both"/>
                        <w:rPr>
                          <w:rFonts w:eastAsia="Times New Roman"/>
                          <w:b/>
                          <w:bCs/>
                          <w:i/>
                          <w:color w:val="244061"/>
                          <w:sz w:val="20"/>
                          <w:szCs w:val="20"/>
                        </w:rPr>
                      </w:pPr>
                      <w:r w:rsidRPr="000B6CBF">
                        <w:rPr>
                          <w:rFonts w:cs="Times New Roman"/>
                          <w:i/>
                          <w:color w:val="244061"/>
                          <w:szCs w:val="20"/>
                        </w:rPr>
                        <w:t>Desviación estándar:</w:t>
                      </w:r>
                      <w:r>
                        <w:rPr>
                          <w:rFonts w:cs="Times New Roman"/>
                          <w:i/>
                          <w:color w:val="244061"/>
                          <w:szCs w:val="20"/>
                        </w:rPr>
                        <w:t xml:space="preserve"> </w:t>
                      </w:r>
                      <w:r w:rsidRPr="007C29AC">
                        <w:rPr>
                          <w:rFonts w:eastAsia="Times New Roman"/>
                          <w:b/>
                          <w:bCs/>
                          <w:i/>
                          <w:color w:val="244061"/>
                          <w:sz w:val="20"/>
                          <w:szCs w:val="20"/>
                        </w:rPr>
                        <w:t>3,656 MB</w:t>
                      </w:r>
                    </w:p>
                    <w:p w14:paraId="2E38526C" w14:textId="77777777" w:rsidR="009E3E50" w:rsidRPr="000B6CBF" w:rsidRDefault="009E3E50" w:rsidP="007C3537">
                      <w:pPr>
                        <w:rPr>
                          <w:i/>
                          <w:color w:val="244061"/>
                        </w:rPr>
                      </w:pPr>
                    </w:p>
                  </w:txbxContent>
                </v:textbox>
              </v:shape>
            </w:pict>
          </mc:Fallback>
        </mc:AlternateContent>
      </w:r>
      <w:r w:rsidRPr="00EE604B">
        <w:rPr>
          <w:noProof/>
          <w:lang w:eastAsia="es-AR"/>
        </w:rPr>
        <w:drawing>
          <wp:inline distT="0" distB="0" distL="0" distR="0" wp14:anchorId="783F4D11" wp14:editId="1319CE53">
            <wp:extent cx="5609590" cy="2525395"/>
            <wp:effectExtent l="0" t="0" r="10160" b="8255"/>
            <wp:docPr id="36" name="Gráfico 36"/>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14:paraId="3B3DA2A4" w14:textId="24F92428" w:rsidR="007C3537" w:rsidRPr="00EE604B" w:rsidRDefault="007C3537" w:rsidP="00EC6620">
      <w:pPr>
        <w:pStyle w:val="Caption"/>
        <w:rPr>
          <w:rFonts w:cs="Times New Roman"/>
          <w:bCs/>
        </w:rPr>
      </w:pPr>
      <w:bookmarkStart w:id="175" w:name="_Toc374286489"/>
      <w:r>
        <w:t xml:space="preserve">Figura </w:t>
      </w:r>
      <w:fldSimple w:instr=" STYLEREF 1 \s ">
        <w:r w:rsidR="004B17DA">
          <w:rPr>
            <w:noProof/>
          </w:rPr>
          <w:t>5</w:t>
        </w:r>
      </w:fldSimple>
      <w:r>
        <w:t>.</w:t>
      </w:r>
      <w:fldSimple w:instr=" SEQ Figura \* ARABIC \s 1 ">
        <w:r w:rsidR="004B17DA">
          <w:rPr>
            <w:noProof/>
          </w:rPr>
          <w:t>26</w:t>
        </w:r>
      </w:fldSimple>
      <w:r>
        <w:t xml:space="preserve"> </w:t>
      </w:r>
      <w:r w:rsidRPr="00DD1E61">
        <w:t>Consumo de memoria en tiempo de ejecución para cada framework.</w:t>
      </w:r>
      <w:bookmarkEnd w:id="175"/>
    </w:p>
    <w:p w14:paraId="67380D2C" w14:textId="77777777" w:rsidR="007C3537" w:rsidRPr="00EE604B" w:rsidRDefault="007C3537" w:rsidP="007C3537">
      <w:pPr>
        <w:jc w:val="both"/>
        <w:rPr>
          <w:rFonts w:cs="Times New Roman"/>
          <w:b/>
          <w:bCs/>
        </w:rPr>
      </w:pPr>
    </w:p>
    <w:p w14:paraId="14C5CF45" w14:textId="77777777" w:rsidR="007C3537" w:rsidRDefault="007C3537" w:rsidP="00EC6620">
      <w:pPr>
        <w:keepNext/>
        <w:jc w:val="center"/>
      </w:pPr>
      <w:r w:rsidRPr="00EC6620">
        <w:rPr>
          <w:rFonts w:cs="Times New Roman"/>
          <w:b/>
          <w:bCs/>
          <w:noProof/>
          <w:lang w:eastAsia="es-AR"/>
        </w:rPr>
        <mc:AlternateContent>
          <mc:Choice Requires="wps">
            <w:drawing>
              <wp:anchor distT="0" distB="0" distL="114300" distR="114300" simplePos="0" relativeHeight="251674624" behindDoc="0" locked="0" layoutInCell="1" allowOverlap="1" wp14:anchorId="77669B01" wp14:editId="320E944C">
                <wp:simplePos x="0" y="0"/>
                <wp:positionH relativeFrom="column">
                  <wp:posOffset>3638550</wp:posOffset>
                </wp:positionH>
                <wp:positionV relativeFrom="paragraph">
                  <wp:posOffset>2338705</wp:posOffset>
                </wp:positionV>
                <wp:extent cx="2343150" cy="438150"/>
                <wp:effectExtent l="0" t="0" r="0" b="4445"/>
                <wp:wrapNone/>
                <wp:docPr id="192" name="Cuadro de texto 1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3150" cy="438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C63ED6" w14:textId="77777777" w:rsidR="009E3E50" w:rsidRPr="000B6CBF" w:rsidRDefault="009E3E50" w:rsidP="007C3537">
                            <w:pPr>
                              <w:jc w:val="both"/>
                              <w:rPr>
                                <w:i/>
                                <w:color w:val="244061"/>
                              </w:rPr>
                            </w:pPr>
                            <w:r w:rsidRPr="000B6CBF">
                              <w:rPr>
                                <w:rFonts w:cs="Times New Roman"/>
                                <w:i/>
                                <w:color w:val="244061"/>
                                <w:szCs w:val="20"/>
                              </w:rPr>
                              <w:t>Desviación estándar:</w:t>
                            </w:r>
                            <w:r>
                              <w:rPr>
                                <w:rFonts w:cs="Times New Roman"/>
                                <w:i/>
                                <w:color w:val="244061"/>
                                <w:szCs w:val="20"/>
                              </w:rPr>
                              <w:t xml:space="preserve"> </w:t>
                            </w:r>
                            <w:r w:rsidRPr="007C29AC">
                              <w:rPr>
                                <w:rFonts w:eastAsia="Times New Roman"/>
                                <w:b/>
                                <w:bCs/>
                                <w:i/>
                                <w:color w:val="244061"/>
                                <w:sz w:val="20"/>
                                <w:szCs w:val="20"/>
                                <w:lang w:val="es-ES" w:eastAsia="es-ES"/>
                              </w:rPr>
                              <w:t>2,5432</w:t>
                            </w:r>
                            <w:r w:rsidRPr="007C29AC">
                              <w:rPr>
                                <w:rFonts w:eastAsia="Times New Roman"/>
                                <w:b/>
                                <w:bCs/>
                                <w:i/>
                                <w:color w:val="244061"/>
                                <w:sz w:val="20"/>
                                <w:szCs w:val="20"/>
                              </w:rPr>
                              <w:t xml:space="preserve"> </w:t>
                            </w:r>
                            <w:proofErr w:type="spellStart"/>
                            <w:r w:rsidRPr="007C29AC">
                              <w:rPr>
                                <w:rFonts w:eastAsia="Times New Roman"/>
                                <w:b/>
                                <w:bCs/>
                                <w:i/>
                                <w:color w:val="244061"/>
                                <w:sz w:val="20"/>
                                <w:szCs w:val="20"/>
                              </w:rPr>
                              <w:t>segs</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192" o:spid="_x0000_s1039" type="#_x0000_t202" style="position:absolute;left:0;text-align:left;margin-left:286.5pt;margin-top:184.15pt;width:184.5pt;height:34.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" filled="f" stroked="f">
                <v:textbox>
                  <w:txbxContent>
                    <w:p w14:paraId="4CC63ED6" w14:textId="77777777" w:rsidR="009E3E50" w:rsidRPr="000B6CBF" w:rsidRDefault="009E3E50" w:rsidP="007C3537">
                      <w:pPr>
                        <w:jc w:val="both"/>
                        <w:rPr>
                          <w:i/>
                          <w:color w:val="244061"/>
                        </w:rPr>
                      </w:pPr>
                      <w:r w:rsidRPr="000B6CBF">
                        <w:rPr>
                          <w:rFonts w:cs="Times New Roman"/>
                          <w:i/>
                          <w:color w:val="244061"/>
                          <w:szCs w:val="20"/>
                        </w:rPr>
                        <w:t>Desviación estándar:</w:t>
                      </w:r>
                      <w:r>
                        <w:rPr>
                          <w:rFonts w:cs="Times New Roman"/>
                          <w:i/>
                          <w:color w:val="244061"/>
                          <w:szCs w:val="20"/>
                        </w:rPr>
                        <w:t xml:space="preserve"> </w:t>
                      </w:r>
                      <w:r w:rsidRPr="007C29AC">
                        <w:rPr>
                          <w:rFonts w:eastAsia="Times New Roman"/>
                          <w:b/>
                          <w:bCs/>
                          <w:i/>
                          <w:color w:val="244061"/>
                          <w:sz w:val="20"/>
                          <w:szCs w:val="20"/>
                          <w:lang w:val="es-ES" w:eastAsia="es-ES"/>
                        </w:rPr>
                        <w:t>2,5432</w:t>
                      </w:r>
                      <w:r w:rsidRPr="007C29AC">
                        <w:rPr>
                          <w:rFonts w:eastAsia="Times New Roman"/>
                          <w:b/>
                          <w:bCs/>
                          <w:i/>
                          <w:color w:val="244061"/>
                          <w:sz w:val="20"/>
                          <w:szCs w:val="20"/>
                        </w:rPr>
                        <w:t xml:space="preserve"> </w:t>
                      </w:r>
                      <w:proofErr w:type="spellStart"/>
                      <w:r w:rsidRPr="007C29AC">
                        <w:rPr>
                          <w:rFonts w:eastAsia="Times New Roman"/>
                          <w:b/>
                          <w:bCs/>
                          <w:i/>
                          <w:color w:val="244061"/>
                          <w:sz w:val="20"/>
                          <w:szCs w:val="20"/>
                        </w:rPr>
                        <w:t>segs</w:t>
                      </w:r>
                      <w:proofErr w:type="spellEnd"/>
                    </w:p>
                  </w:txbxContent>
                </v:textbox>
              </v:shape>
            </w:pict>
          </mc:Fallback>
        </mc:AlternateContent>
      </w:r>
      <w:r w:rsidRPr="00EE604B">
        <w:rPr>
          <w:noProof/>
          <w:lang w:eastAsia="es-AR"/>
        </w:rPr>
        <w:drawing>
          <wp:inline distT="0" distB="0" distL="0" distR="0" wp14:anchorId="2F7C8528" wp14:editId="698C5A57">
            <wp:extent cx="5609590" cy="2525395"/>
            <wp:effectExtent l="0" t="0" r="10160" b="8255"/>
            <wp:docPr id="35" name="Gráfico 35"/>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14:paraId="6C5E3756" w14:textId="55D5340E" w:rsidR="007C3537" w:rsidRPr="00EE604B" w:rsidRDefault="007C3537" w:rsidP="00EC6620">
      <w:pPr>
        <w:pStyle w:val="Caption"/>
        <w:rPr>
          <w:rFonts w:cs="Times New Roman"/>
          <w:bCs/>
        </w:rPr>
      </w:pPr>
      <w:bookmarkStart w:id="176" w:name="_Toc374286490"/>
      <w:r>
        <w:t xml:space="preserve">Figura </w:t>
      </w:r>
      <w:fldSimple w:instr=" STYLEREF 1 \s ">
        <w:r w:rsidR="004B17DA">
          <w:rPr>
            <w:noProof/>
          </w:rPr>
          <w:t>5</w:t>
        </w:r>
      </w:fldSimple>
      <w:r>
        <w:t>.</w:t>
      </w:r>
      <w:fldSimple w:instr=" SEQ Figura \* ARABIC \s 1 ">
        <w:r w:rsidR="004B17DA">
          <w:rPr>
            <w:noProof/>
          </w:rPr>
          <w:t>27</w:t>
        </w:r>
      </w:fldSimple>
      <w:r>
        <w:t xml:space="preserve"> </w:t>
      </w:r>
      <w:r w:rsidRPr="00EE1E99">
        <w:t>Consumo de CPU en tiempo de ejecución para cada framework.</w:t>
      </w:r>
      <w:bookmarkEnd w:id="176"/>
    </w:p>
    <w:p w14:paraId="73BE075B" w14:textId="77777777" w:rsidR="007C3537" w:rsidRPr="00EE604B" w:rsidRDefault="007C3537" w:rsidP="007C3537">
      <w:pPr>
        <w:jc w:val="both"/>
        <w:rPr>
          <w:rFonts w:cs="Times New Roman"/>
          <w:b/>
          <w:bCs/>
        </w:rPr>
      </w:pPr>
    </w:p>
    <w:p w14:paraId="5C2D1B87" w14:textId="77777777" w:rsidR="007C3537" w:rsidRPr="00EE604B" w:rsidRDefault="007C3537" w:rsidP="007C3537">
      <w:pPr>
        <w:jc w:val="both"/>
        <w:rPr>
          <w:rFonts w:cs="Times New Roman"/>
        </w:rPr>
      </w:pPr>
      <w:r w:rsidRPr="00EE604B">
        <w:rPr>
          <w:rFonts w:cs="Times New Roman"/>
        </w:rPr>
        <w:t xml:space="preserve">Analizando estos datos podemos resaltar que JClouds y Aether resultan los frameworks menos eficientes en cuanto al uso de memoria. Por el contrario, Dasein y JetS3t resultan ser los más eficientes en este apartado. La situación cambia al tomar en cuenta la utilización de CPU donde Aether pasa a ser el framework con mejor eficiencia consumiendo sólo 52 segundos de CPU mientras que </w:t>
      </w:r>
      <w:proofErr w:type="spellStart"/>
      <w:r w:rsidRPr="00EE604B">
        <w:rPr>
          <w:rFonts w:cs="Times New Roman"/>
        </w:rPr>
        <w:t>libcloud</w:t>
      </w:r>
      <w:proofErr w:type="spellEnd"/>
      <w:r w:rsidRPr="00EE604B">
        <w:rPr>
          <w:rFonts w:cs="Times New Roman"/>
        </w:rPr>
        <w:t xml:space="preserve"> es el más ineficiente necesitando para realizar la misma tarea casi el cuádruple de tiempo, una medida bastante superior a la del resto de los frameworks competidores.</w:t>
      </w:r>
    </w:p>
    <w:p w14:paraId="4985F26B" w14:textId="77777777" w:rsidR="007C3537" w:rsidRPr="00EE604B" w:rsidRDefault="007C3537" w:rsidP="007C3537">
      <w:pPr>
        <w:jc w:val="both"/>
        <w:rPr>
          <w:rFonts w:cs="Times New Roman"/>
          <w:b/>
          <w:bCs/>
        </w:rPr>
      </w:pPr>
    </w:p>
    <w:p w14:paraId="32B1CDAF" w14:textId="77777777" w:rsidR="007C3537" w:rsidRDefault="007C3537" w:rsidP="007C3537">
      <w:pPr>
        <w:pStyle w:val="Heading5"/>
      </w:pPr>
      <w:bookmarkStart w:id="177" w:name="h.2u9qxvvvdw6l"/>
      <w:bookmarkEnd w:id="177"/>
      <w:r w:rsidRPr="00EE604B">
        <w:t>5.2.3.2. Etapa 2</w:t>
      </w:r>
    </w:p>
    <w:p w14:paraId="56D77D3F" w14:textId="77777777" w:rsidR="007C3537" w:rsidRPr="00CC6B4D" w:rsidRDefault="007C3537" w:rsidP="00EC6620"/>
    <w:p w14:paraId="6A2C921B" w14:textId="77777777" w:rsidR="007C3537" w:rsidRPr="00EE604B" w:rsidRDefault="007C3537" w:rsidP="007C3537">
      <w:pPr>
        <w:jc w:val="both"/>
        <w:rPr>
          <w:rFonts w:cs="Times New Roman"/>
        </w:rPr>
      </w:pPr>
      <w:r w:rsidRPr="00EE604B">
        <w:rPr>
          <w:rFonts w:cs="Times New Roman"/>
        </w:rPr>
        <w:t xml:space="preserve">Una vez finalizados los pasos correspondientes a la etapa anterior, se procedió a realizar las migraciones entre protocolos soportados por cada framework. Luego de realizadas las migraciones correspondientes a esta etapa sobre los resultados de la anterior se obtuvo el conjunto de datos presentado en la figura 5.28 para la cantidad de líneas de código y configuración modificadas. </w:t>
      </w:r>
    </w:p>
    <w:p w14:paraId="4AEE065A" w14:textId="77777777" w:rsidR="007C3537" w:rsidRPr="00EE604B" w:rsidRDefault="007C3537" w:rsidP="007C3537">
      <w:pPr>
        <w:jc w:val="both"/>
        <w:rPr>
          <w:rFonts w:cs="Times New Roman"/>
        </w:rPr>
      </w:pPr>
    </w:p>
    <w:p w14:paraId="072E2119" w14:textId="77777777" w:rsidR="007C3537" w:rsidRDefault="007C3537" w:rsidP="00EC6620">
      <w:pPr>
        <w:keepNext/>
        <w:jc w:val="center"/>
      </w:pPr>
      <w:r w:rsidRPr="00EE604B">
        <w:rPr>
          <w:noProof/>
          <w:lang w:eastAsia="es-AR"/>
        </w:rPr>
        <w:drawing>
          <wp:inline distT="0" distB="0" distL="0" distR="0" wp14:anchorId="570D0C4C" wp14:editId="39A46D93">
            <wp:extent cx="5609590" cy="2600960"/>
            <wp:effectExtent l="0" t="0" r="10160" b="8890"/>
            <wp:docPr id="34" name="Gráfico 34"/>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14:paraId="28767DCB" w14:textId="2357024F" w:rsidR="007C3537" w:rsidRPr="00EE604B" w:rsidRDefault="007C3537" w:rsidP="00EC6620">
      <w:pPr>
        <w:pStyle w:val="Caption"/>
        <w:rPr>
          <w:rFonts w:cs="Times New Roman"/>
        </w:rPr>
      </w:pPr>
      <w:bookmarkStart w:id="178" w:name="_Toc374286491"/>
      <w:r>
        <w:t xml:space="preserve">Figura </w:t>
      </w:r>
      <w:fldSimple w:instr=" STYLEREF 1 \s ">
        <w:r w:rsidR="004B17DA">
          <w:rPr>
            <w:noProof/>
          </w:rPr>
          <w:t>5</w:t>
        </w:r>
      </w:fldSimple>
      <w:r>
        <w:t>.</w:t>
      </w:r>
      <w:fldSimple w:instr=" SEQ Figura \* ARABIC \s 1 ">
        <w:r w:rsidR="004B17DA">
          <w:rPr>
            <w:noProof/>
          </w:rPr>
          <w:t>28</w:t>
        </w:r>
      </w:fldSimple>
      <w:r>
        <w:t xml:space="preserve"> </w:t>
      </w:r>
      <w:r w:rsidRPr="00DD263D">
        <w:t>Líneas de código y configuración adicionales para migraciones entre protocolos.</w:t>
      </w:r>
      <w:bookmarkEnd w:id="178"/>
    </w:p>
    <w:p w14:paraId="381FA807" w14:textId="77777777" w:rsidR="007C3537" w:rsidRPr="00EE604B" w:rsidRDefault="007C3537" w:rsidP="007C3537">
      <w:pPr>
        <w:jc w:val="both"/>
        <w:rPr>
          <w:rFonts w:cs="Times New Roman"/>
        </w:rPr>
      </w:pPr>
    </w:p>
    <w:p w14:paraId="317DEA56" w14:textId="77777777" w:rsidR="007C3537" w:rsidRPr="00EE604B" w:rsidRDefault="007C3537" w:rsidP="007C3537">
      <w:pPr>
        <w:jc w:val="both"/>
        <w:rPr>
          <w:rFonts w:cs="Times New Roman"/>
        </w:rPr>
      </w:pPr>
      <w:r w:rsidRPr="00EE604B">
        <w:rPr>
          <w:rFonts w:cs="Times New Roman"/>
        </w:rPr>
        <w:t xml:space="preserve">Como se puede apreciar en el gráfico anterior, no fue necesario introducir cambios en el código fuente de la aplicación para implementar la migración de protocolo con Aether, el cual fue seguido muy de cerca por JClouds con sólo 2 líneas modificadas. Por el contrario, </w:t>
      </w:r>
      <w:proofErr w:type="spellStart"/>
      <w:r w:rsidRPr="00EE604B">
        <w:rPr>
          <w:rFonts w:cs="Times New Roman"/>
        </w:rPr>
        <w:t>libcloud</w:t>
      </w:r>
      <w:proofErr w:type="spellEnd"/>
      <w:r w:rsidRPr="00EE604B">
        <w:rPr>
          <w:rFonts w:cs="Times New Roman"/>
        </w:rPr>
        <w:t xml:space="preserve"> y JetS3t fueron los frameworks que más recodificación demandaron alcanzando las 95 y 120 líneas respectivamente. Si visualizamos la cantidad de líneas de configuración alteradas podemos ver que el único framework que se destaca por </w:t>
      </w:r>
      <w:r w:rsidRPr="00EE604B">
        <w:rPr>
          <w:rFonts w:cs="Times New Roman"/>
        </w:rPr>
        <w:lastRenderedPageBreak/>
        <w:t>haber necesitado modificaciones es Aether, aunque sólo fue necesario alterar 10 líneas. En términos generales podemos ver que los dos frameworks con menor cantidad de cambios necesarios para realizar la modificación de protocolos son tanto Aether como JClouds.</w:t>
      </w:r>
    </w:p>
    <w:p w14:paraId="2CF6BBBA" w14:textId="77777777" w:rsidR="007C3537" w:rsidRPr="00EE604B" w:rsidRDefault="007C3537" w:rsidP="007C3537">
      <w:pPr>
        <w:jc w:val="both"/>
        <w:rPr>
          <w:rFonts w:cs="Times New Roman"/>
        </w:rPr>
      </w:pPr>
    </w:p>
    <w:p w14:paraId="108C8891" w14:textId="77777777" w:rsidR="007C3537" w:rsidRDefault="007C3537" w:rsidP="007C3537">
      <w:pPr>
        <w:pStyle w:val="Heading5"/>
      </w:pPr>
      <w:bookmarkStart w:id="179" w:name="h.o27esdsplpe"/>
      <w:bookmarkEnd w:id="179"/>
      <w:r w:rsidRPr="00EE604B">
        <w:t>5.2.3.3. Etapa 3</w:t>
      </w:r>
    </w:p>
    <w:p w14:paraId="1D94FACE" w14:textId="77777777" w:rsidR="007C3537" w:rsidRPr="00CC6B4D" w:rsidRDefault="007C3537" w:rsidP="00EC6620"/>
    <w:p w14:paraId="7A5FECC7" w14:textId="77777777" w:rsidR="007C3537" w:rsidRPr="00EE604B" w:rsidRDefault="007C3537" w:rsidP="007C3537">
      <w:pPr>
        <w:jc w:val="both"/>
        <w:rPr>
          <w:rFonts w:cs="Times New Roman"/>
        </w:rPr>
      </w:pPr>
      <w:r w:rsidRPr="00EE604B">
        <w:rPr>
          <w:rFonts w:cs="Times New Roman"/>
        </w:rPr>
        <w:t>En la etapa 3 del primer caso de estudio se mencionaron las desventajas que implica realizar las migraciones por lo que pasamos a presentar a continuación los resultados de cada una de estas implementaciones. Los datos correspondientes a las líneas de código y configuración modificadas para cada implementación pueden apreciarse a continuación en la figura 5.29.</w:t>
      </w:r>
    </w:p>
    <w:p w14:paraId="4D0B80C8" w14:textId="77777777" w:rsidR="007C3537" w:rsidRPr="00EE604B" w:rsidRDefault="007C3537" w:rsidP="007C3537">
      <w:pPr>
        <w:jc w:val="both"/>
        <w:rPr>
          <w:rFonts w:cs="Times New Roman"/>
        </w:rPr>
      </w:pPr>
    </w:p>
    <w:p w14:paraId="60EB6C47" w14:textId="77777777" w:rsidR="007C3537" w:rsidRDefault="007C3537" w:rsidP="00EC6620">
      <w:pPr>
        <w:keepNext/>
        <w:jc w:val="center"/>
      </w:pPr>
      <w:r w:rsidRPr="00EE604B">
        <w:rPr>
          <w:noProof/>
          <w:lang w:eastAsia="es-AR"/>
        </w:rPr>
        <w:drawing>
          <wp:inline distT="0" distB="0" distL="0" distR="0" wp14:anchorId="2A9DA55D" wp14:editId="6E94AB6C">
            <wp:extent cx="5609590" cy="2628900"/>
            <wp:effectExtent l="0" t="0" r="10160" b="0"/>
            <wp:docPr id="33" name="Gráfico 33"/>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14:paraId="4D58677A" w14:textId="0584A430" w:rsidR="007C3537" w:rsidRPr="00EE604B" w:rsidRDefault="007C3537" w:rsidP="00EC6620">
      <w:pPr>
        <w:pStyle w:val="Caption"/>
        <w:rPr>
          <w:rFonts w:cs="Times New Roman"/>
          <w:bCs/>
          <w:color w:val="632523"/>
        </w:rPr>
      </w:pPr>
      <w:bookmarkStart w:id="180" w:name="_Toc374286492"/>
      <w:r>
        <w:t xml:space="preserve">Figura </w:t>
      </w:r>
      <w:fldSimple w:instr=" STYLEREF 1 \s ">
        <w:r w:rsidR="004B17DA">
          <w:rPr>
            <w:noProof/>
          </w:rPr>
          <w:t>5</w:t>
        </w:r>
      </w:fldSimple>
      <w:r>
        <w:t>.</w:t>
      </w:r>
      <w:fldSimple w:instr=" SEQ Figura \* ARABIC \s 1 ">
        <w:r w:rsidR="004B17DA">
          <w:rPr>
            <w:noProof/>
          </w:rPr>
          <w:t>29</w:t>
        </w:r>
      </w:fldSimple>
      <w:r>
        <w:t xml:space="preserve"> </w:t>
      </w:r>
      <w:r w:rsidRPr="00932879">
        <w:t>Líneas de código adicionales para migraciones entre frameworks.</w:t>
      </w:r>
      <w:bookmarkEnd w:id="180"/>
    </w:p>
    <w:p w14:paraId="69D9E6F9" w14:textId="77777777" w:rsidR="007C3537" w:rsidRPr="00EE604B" w:rsidRDefault="007C3537" w:rsidP="007C3537">
      <w:pPr>
        <w:jc w:val="both"/>
        <w:rPr>
          <w:rFonts w:cs="Times New Roman"/>
        </w:rPr>
      </w:pPr>
    </w:p>
    <w:p w14:paraId="677EC8DA" w14:textId="77777777" w:rsidR="007C3537" w:rsidRPr="00EE604B" w:rsidRDefault="007C3537" w:rsidP="007C3537">
      <w:pPr>
        <w:jc w:val="both"/>
        <w:rPr>
          <w:rFonts w:cs="Times New Roman"/>
        </w:rPr>
      </w:pPr>
      <w:r w:rsidRPr="00EE604B">
        <w:rPr>
          <w:rFonts w:cs="Times New Roman"/>
        </w:rPr>
        <w:t>Como puede verse en el gráfico, la mayoría de los frameworks presentan una cantidad elevada de líneas de código fuente modificadas variando desde 446 a 1674 líneas de código fuente modificadas. Como se mencionó también en los experimentos realizados sobre las dos aplicaciones anteriores, esto se debe a que los frameworks no poseen mecanismos para facilitar este tipo de migración. El único caso sobresaliente es el de Aether ya que presento una cantidad muy baja de líneas de código fuente modificadas (entre 14 y 22). Esto lo convierte en la herramienta ideal para esta situación ya que sólo es necesario un pequeño esfuerzo por parte del programador de la aplicación para realizar la adaptación.</w:t>
      </w:r>
    </w:p>
    <w:p w14:paraId="05EC50B4" w14:textId="77777777" w:rsidR="007C3537" w:rsidRPr="00EE604B" w:rsidRDefault="007C3537" w:rsidP="007C3537">
      <w:pPr>
        <w:jc w:val="both"/>
        <w:rPr>
          <w:rFonts w:cs="Times New Roman"/>
          <w:b/>
          <w:bCs/>
          <w:color w:val="632523"/>
        </w:rPr>
      </w:pPr>
    </w:p>
    <w:p w14:paraId="55E0C662" w14:textId="77777777" w:rsidR="007C3537" w:rsidRPr="00EE604B" w:rsidRDefault="007C3537" w:rsidP="007C3537">
      <w:pPr>
        <w:jc w:val="both"/>
        <w:rPr>
          <w:rFonts w:cs="Times New Roman"/>
        </w:rPr>
      </w:pPr>
      <w:r w:rsidRPr="00EE604B">
        <w:rPr>
          <w:rFonts w:cs="Times New Roman"/>
        </w:rPr>
        <w:lastRenderedPageBreak/>
        <w:t xml:space="preserve">Como se ha visto anteriormente, al migrar una aplicación es muy probable que se modifiquen a su vez los archivos de configuración ya que se deben indicar en ciertas situaciones nuevos valores o atributos para el correcto funcionamiento. El </w:t>
      </w:r>
      <w:r w:rsidRPr="00EE604B">
        <w:rPr>
          <w:rFonts w:cs="Times New Roman"/>
          <w:bCs/>
        </w:rPr>
        <w:t xml:space="preserve">gráfico de la figura 5.30 </w:t>
      </w:r>
      <w:r w:rsidRPr="00EE604B">
        <w:rPr>
          <w:rFonts w:cs="Times New Roman"/>
        </w:rPr>
        <w:t>detalla estos resultados.</w:t>
      </w:r>
    </w:p>
    <w:p w14:paraId="3148463D" w14:textId="77777777" w:rsidR="007C3537" w:rsidRDefault="007C3537" w:rsidP="00EC6620">
      <w:pPr>
        <w:jc w:val="center"/>
      </w:pPr>
      <w:r w:rsidRPr="00EC6620">
        <w:rPr>
          <w:noProof/>
          <w:lang w:eastAsia="es-AR"/>
        </w:rPr>
        <w:drawing>
          <wp:inline distT="0" distB="0" distL="0" distR="0" wp14:anchorId="7CDDADE2" wp14:editId="0DB853DA">
            <wp:extent cx="5609590" cy="2625725"/>
            <wp:effectExtent l="0" t="0" r="10160" b="3175"/>
            <wp:docPr id="32" name="Gráfico 32"/>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14:paraId="2B2771E6" w14:textId="68A26651" w:rsidR="007C3537" w:rsidRPr="00EE604B" w:rsidRDefault="007C3537" w:rsidP="00EC6620">
      <w:pPr>
        <w:pStyle w:val="Caption"/>
        <w:rPr>
          <w:color w:val="632523"/>
          <w:sz w:val="22"/>
          <w:szCs w:val="22"/>
        </w:rPr>
      </w:pPr>
      <w:bookmarkStart w:id="181" w:name="_Toc374286493"/>
      <w:r>
        <w:t xml:space="preserve">Figura </w:t>
      </w:r>
      <w:fldSimple w:instr=" STYLEREF 1 \s ">
        <w:r w:rsidR="004B17DA">
          <w:rPr>
            <w:noProof/>
          </w:rPr>
          <w:t>5</w:t>
        </w:r>
      </w:fldSimple>
      <w:r>
        <w:t>.</w:t>
      </w:r>
      <w:fldSimple w:instr=" SEQ Figura \* ARABIC \s 1 ">
        <w:r w:rsidR="004B17DA">
          <w:rPr>
            <w:noProof/>
          </w:rPr>
          <w:t>30</w:t>
        </w:r>
      </w:fldSimple>
      <w:r>
        <w:t xml:space="preserve"> </w:t>
      </w:r>
      <w:r w:rsidRPr="00A34A2C">
        <w:t>Líneas de configuración adicionales para migraciones entre frameworks.</w:t>
      </w:r>
      <w:bookmarkEnd w:id="181"/>
    </w:p>
    <w:p w14:paraId="4CF425B0" w14:textId="77777777" w:rsidR="007C3537" w:rsidRPr="00EE604B" w:rsidRDefault="007C3537" w:rsidP="007C3537">
      <w:pPr>
        <w:jc w:val="both"/>
        <w:rPr>
          <w:rFonts w:cs="Times New Roman"/>
          <w:b/>
          <w:bCs/>
        </w:rPr>
      </w:pPr>
    </w:p>
    <w:p w14:paraId="4D56A9CD" w14:textId="77777777" w:rsidR="007C3537" w:rsidRPr="00EE604B" w:rsidRDefault="007C3537" w:rsidP="007C3537">
      <w:pPr>
        <w:jc w:val="both"/>
        <w:rPr>
          <w:rFonts w:cs="Times New Roman"/>
        </w:rPr>
      </w:pPr>
      <w:r w:rsidRPr="00EE604B">
        <w:rPr>
          <w:rFonts w:cs="Times New Roman"/>
        </w:rPr>
        <w:t xml:space="preserve">Puede apreciarse que la cantidad de líneas de configuración modificadas para cada implementación se mantiene relativamente baja, no pasando de las 13 líneas. Si comparamos estas con las líneas de código fuente modificadas podemos ver que la cantidad resulta insignificante. </w:t>
      </w:r>
    </w:p>
    <w:p w14:paraId="10BD07A6" w14:textId="77777777" w:rsidR="007C3537" w:rsidRPr="00EE604B" w:rsidRDefault="007C3537" w:rsidP="007C3537">
      <w:pPr>
        <w:jc w:val="both"/>
        <w:rPr>
          <w:rFonts w:cs="Times New Roman"/>
        </w:rPr>
      </w:pPr>
    </w:p>
    <w:p w14:paraId="3EDB2D8B" w14:textId="77777777" w:rsidR="007C3537" w:rsidRPr="00EE604B" w:rsidRDefault="007C3537" w:rsidP="007C3537">
      <w:pPr>
        <w:jc w:val="both"/>
        <w:rPr>
          <w:rFonts w:cs="Times New Roman"/>
        </w:rPr>
      </w:pPr>
      <w:r w:rsidRPr="00EE604B">
        <w:rPr>
          <w:rFonts w:cs="Times New Roman"/>
        </w:rPr>
        <w:t>Como último punto a analizar correspondiente a la etapa de desarrollo describiremos la complejidad de realizar cada re-implementación en términos de líneas de código consultado. La figura 5.31</w:t>
      </w:r>
      <w:r w:rsidRPr="00EE604B">
        <w:rPr>
          <w:rFonts w:cs="Times New Roman"/>
          <w:b/>
        </w:rPr>
        <w:t xml:space="preserve"> </w:t>
      </w:r>
      <w:r w:rsidRPr="00EE604B">
        <w:rPr>
          <w:rFonts w:cs="Times New Roman"/>
        </w:rPr>
        <w:t xml:space="preserve">presenta los datos obtenidos para ésta métrica particular luego de finalizadas las implementaciones. </w:t>
      </w:r>
    </w:p>
    <w:p w14:paraId="796EF6D9" w14:textId="77777777" w:rsidR="007C3537" w:rsidRPr="00EE604B" w:rsidRDefault="007C3537" w:rsidP="007C3537">
      <w:pPr>
        <w:jc w:val="both"/>
        <w:rPr>
          <w:rFonts w:cs="Times New Roman"/>
        </w:rPr>
      </w:pPr>
    </w:p>
    <w:p w14:paraId="384E4EBA" w14:textId="77777777" w:rsidR="007C3537" w:rsidRDefault="007C3537" w:rsidP="00EC6620">
      <w:pPr>
        <w:keepNext/>
        <w:jc w:val="center"/>
      </w:pPr>
      <w:r w:rsidRPr="00EE604B">
        <w:rPr>
          <w:noProof/>
          <w:lang w:eastAsia="es-AR"/>
        </w:rPr>
        <w:drawing>
          <wp:inline distT="0" distB="0" distL="0" distR="0" wp14:anchorId="5F64B3C8" wp14:editId="6B55244E">
            <wp:extent cx="5609590" cy="1937385"/>
            <wp:effectExtent l="0" t="0" r="10160" b="5715"/>
            <wp:docPr id="31" name="Gráfico 3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14:paraId="3100DC5E" w14:textId="5D746445" w:rsidR="007C3537" w:rsidRPr="00EE604B" w:rsidRDefault="007C3537" w:rsidP="00EC6620">
      <w:pPr>
        <w:pStyle w:val="Caption"/>
        <w:rPr>
          <w:noProof/>
          <w:lang w:val="es-ES_tradnl" w:eastAsia="es-ES_tradnl"/>
        </w:rPr>
      </w:pPr>
      <w:bookmarkStart w:id="182" w:name="_Toc374286494"/>
      <w:r>
        <w:t xml:space="preserve">Figura </w:t>
      </w:r>
      <w:fldSimple w:instr=" STYLEREF 1 \s ">
        <w:r w:rsidR="004B17DA">
          <w:rPr>
            <w:noProof/>
          </w:rPr>
          <w:t>5</w:t>
        </w:r>
      </w:fldSimple>
      <w:r>
        <w:t>.</w:t>
      </w:r>
      <w:fldSimple w:instr=" SEQ Figura \* ARABIC \s 1 ">
        <w:r w:rsidR="004B17DA">
          <w:rPr>
            <w:noProof/>
          </w:rPr>
          <w:t>31</w:t>
        </w:r>
      </w:fldSimple>
      <w:r>
        <w:t xml:space="preserve"> </w:t>
      </w:r>
      <w:r w:rsidRPr="005875BF">
        <w:t>Líneas de código consultado para migraciones entre frameworks.</w:t>
      </w:r>
      <w:bookmarkEnd w:id="182"/>
    </w:p>
    <w:p w14:paraId="3166636A" w14:textId="77777777" w:rsidR="007C3537" w:rsidRPr="00EE604B" w:rsidRDefault="007C3537" w:rsidP="007C3537">
      <w:pPr>
        <w:jc w:val="both"/>
        <w:rPr>
          <w:rFonts w:cs="Times New Roman"/>
        </w:rPr>
      </w:pPr>
    </w:p>
    <w:p w14:paraId="4000A483" w14:textId="77777777" w:rsidR="007C3537" w:rsidRPr="00EE604B" w:rsidRDefault="007C3537" w:rsidP="007C3537">
      <w:pPr>
        <w:jc w:val="both"/>
        <w:rPr>
          <w:rFonts w:cs="Times New Roman"/>
        </w:rPr>
      </w:pPr>
      <w:r w:rsidRPr="00EE604B">
        <w:rPr>
          <w:rFonts w:cs="Times New Roman"/>
        </w:rPr>
        <w:t xml:space="preserve">El hecho de que Aether requiera pocos cambios de código ayuda en reducir la cantidad de código que el usuario debe consultar para realizar la migración, debido a esto Aether es el framework más destacado en cuanto a Cantidad de código consultado para realizar la implementación. Los valores de ésta métrica para el resto de los frameworks analizados varió bastante encontrándose a JetS3t en el segundo lugar de los más sencillos y a JClouds como el más complejo, para el cuál se debieron consultar más de 2100 líneas de código. </w:t>
      </w:r>
    </w:p>
    <w:p w14:paraId="73B4089C" w14:textId="77777777" w:rsidR="007C3537" w:rsidRPr="00EE604B" w:rsidRDefault="007C3537" w:rsidP="007C3537">
      <w:pPr>
        <w:jc w:val="both"/>
        <w:rPr>
          <w:rFonts w:cs="Times New Roman"/>
          <w:b/>
          <w:bCs/>
          <w:color w:val="632523"/>
        </w:rPr>
      </w:pPr>
    </w:p>
    <w:p w14:paraId="5CBB2C66" w14:textId="77777777" w:rsidR="007C3537" w:rsidRPr="00EE604B" w:rsidRDefault="007C3537" w:rsidP="007C3537">
      <w:pPr>
        <w:jc w:val="both"/>
        <w:rPr>
          <w:rFonts w:cs="Times New Roman"/>
        </w:rPr>
      </w:pPr>
      <w:r w:rsidRPr="00EE604B">
        <w:rPr>
          <w:rFonts w:cs="Times New Roman"/>
        </w:rPr>
        <w:t xml:space="preserve">Para concluir los experimentos realizados queda por delante analizar el comportamiento en tiempo de ejecución de cada migración realizada a Aether. Nuevamente para lograr esto se procedió a ejecutar el caso de test descrito al finalizar la etapa 1 sobre cada implementación. Las figuras 5.32 y 5.33 presentan los resultados para cada migración correspondiente en cuanto a Consumo de memoria y Uso de CPU. </w:t>
      </w:r>
    </w:p>
    <w:p w14:paraId="13A33C45" w14:textId="77777777" w:rsidR="007C3537" w:rsidRPr="00EE604B" w:rsidRDefault="007C3537" w:rsidP="007C3537">
      <w:pPr>
        <w:jc w:val="both"/>
        <w:rPr>
          <w:rFonts w:cs="Times New Roman"/>
        </w:rPr>
      </w:pPr>
    </w:p>
    <w:p w14:paraId="4C2FBB7D" w14:textId="77777777" w:rsidR="007C3537" w:rsidRDefault="007C3537" w:rsidP="00EC6620">
      <w:pPr>
        <w:keepNext/>
        <w:jc w:val="center"/>
      </w:pPr>
      <w:r w:rsidRPr="00EC6620">
        <w:rPr>
          <w:rFonts w:cs="Times New Roman"/>
          <w:noProof/>
          <w:lang w:eastAsia="es-AR"/>
        </w:rPr>
        <mc:AlternateContent>
          <mc:Choice Requires="wps">
            <w:drawing>
              <wp:anchor distT="0" distB="0" distL="114300" distR="114300" simplePos="0" relativeHeight="251677696" behindDoc="0" locked="0" layoutInCell="1" allowOverlap="1" wp14:anchorId="36555A25" wp14:editId="0948FB8A">
                <wp:simplePos x="0" y="0"/>
                <wp:positionH relativeFrom="column">
                  <wp:posOffset>3848100</wp:posOffset>
                </wp:positionH>
                <wp:positionV relativeFrom="paragraph">
                  <wp:posOffset>2457450</wp:posOffset>
                </wp:positionV>
                <wp:extent cx="2200275" cy="438150"/>
                <wp:effectExtent l="0" t="0" r="0" b="0"/>
                <wp:wrapNone/>
                <wp:docPr id="63" name="Cuadro de texto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0275" cy="438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218C02" w14:textId="77777777" w:rsidR="009E3E50" w:rsidRPr="000B6CBF" w:rsidRDefault="009E3E50" w:rsidP="007C3537">
                            <w:pPr>
                              <w:jc w:val="both"/>
                              <w:rPr>
                                <w:i/>
                                <w:color w:val="244061"/>
                              </w:rPr>
                            </w:pPr>
                            <w:r w:rsidRPr="000B6CBF">
                              <w:rPr>
                                <w:rFonts w:cs="Times New Roman"/>
                                <w:i/>
                                <w:color w:val="244061"/>
                                <w:szCs w:val="20"/>
                              </w:rPr>
                              <w:t>Desviación estándar:</w:t>
                            </w:r>
                            <w:r>
                              <w:rPr>
                                <w:rFonts w:cs="Times New Roman"/>
                                <w:i/>
                                <w:color w:val="244061"/>
                                <w:szCs w:val="20"/>
                              </w:rPr>
                              <w:t xml:space="preserve"> </w:t>
                            </w:r>
                            <w:r w:rsidRPr="007C29AC">
                              <w:rPr>
                                <w:rFonts w:eastAsia="Times New Roman"/>
                                <w:b/>
                                <w:bCs/>
                                <w:i/>
                                <w:color w:val="244061"/>
                                <w:sz w:val="20"/>
                                <w:szCs w:val="20"/>
                              </w:rPr>
                              <w:t>2,174 MB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63" o:spid="_x0000_s1040" type="#_x0000_t202" style="position:absolute;left:0;text-align:left;margin-left:303pt;margin-top:193.5pt;width:173.25pt;height:34.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" filled="f" stroked="f">
                <v:textbox>
                  <w:txbxContent>
                    <w:p w14:paraId="0E218C02" w14:textId="77777777" w:rsidR="009E3E50" w:rsidRPr="000B6CBF" w:rsidRDefault="009E3E50" w:rsidP="007C3537">
                      <w:pPr>
                        <w:jc w:val="both"/>
                        <w:rPr>
                          <w:i/>
                          <w:color w:val="244061"/>
                        </w:rPr>
                      </w:pPr>
                      <w:r w:rsidRPr="000B6CBF">
                        <w:rPr>
                          <w:rFonts w:cs="Times New Roman"/>
                          <w:i/>
                          <w:color w:val="244061"/>
                          <w:szCs w:val="20"/>
                        </w:rPr>
                        <w:t>Desviación estándar:</w:t>
                      </w:r>
                      <w:r>
                        <w:rPr>
                          <w:rFonts w:cs="Times New Roman"/>
                          <w:i/>
                          <w:color w:val="244061"/>
                          <w:szCs w:val="20"/>
                        </w:rPr>
                        <w:t xml:space="preserve"> </w:t>
                      </w:r>
                      <w:r w:rsidRPr="007C29AC">
                        <w:rPr>
                          <w:rFonts w:eastAsia="Times New Roman"/>
                          <w:b/>
                          <w:bCs/>
                          <w:i/>
                          <w:color w:val="244061"/>
                          <w:sz w:val="20"/>
                          <w:szCs w:val="20"/>
                        </w:rPr>
                        <w:t>2,174 MB</w:t>
                      </w:r>
                    </w:p>
                  </w:txbxContent>
                </v:textbox>
              </v:shape>
            </w:pict>
          </mc:Fallback>
        </mc:AlternateContent>
      </w:r>
      <w:r w:rsidRPr="00EE604B">
        <w:rPr>
          <w:noProof/>
          <w:lang w:eastAsia="es-AR"/>
        </w:rPr>
        <w:drawing>
          <wp:inline distT="0" distB="0" distL="0" distR="0" wp14:anchorId="3551E316" wp14:editId="174B7D5A">
            <wp:extent cx="5609590" cy="2680335"/>
            <wp:effectExtent l="0" t="0" r="10160" b="5715"/>
            <wp:docPr id="30" name="Gráfico 30"/>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14:paraId="784BD62A" w14:textId="63D4C652" w:rsidR="007C3537" w:rsidRPr="00EE604B" w:rsidRDefault="007C3537" w:rsidP="00EC6620">
      <w:pPr>
        <w:pStyle w:val="Caption"/>
        <w:rPr>
          <w:rFonts w:cs="Times New Roman"/>
          <w:bCs/>
        </w:rPr>
      </w:pPr>
      <w:bookmarkStart w:id="183" w:name="_Toc374286495"/>
      <w:r>
        <w:t xml:space="preserve">Figura </w:t>
      </w:r>
      <w:fldSimple w:instr=" STYLEREF 1 \s ">
        <w:r w:rsidR="004B17DA">
          <w:rPr>
            <w:noProof/>
          </w:rPr>
          <w:t>5</w:t>
        </w:r>
      </w:fldSimple>
      <w:r>
        <w:t>.</w:t>
      </w:r>
      <w:fldSimple w:instr=" SEQ Figura \* ARABIC \s 1 ">
        <w:r w:rsidR="004B17DA">
          <w:rPr>
            <w:noProof/>
          </w:rPr>
          <w:t>32</w:t>
        </w:r>
      </w:fldSimple>
      <w:r>
        <w:t xml:space="preserve"> </w:t>
      </w:r>
      <w:r w:rsidRPr="00756E68">
        <w:t>Consumo de memoria en tiempo de ejecución para migraciones a Aether.</w:t>
      </w:r>
      <w:bookmarkEnd w:id="183"/>
    </w:p>
    <w:p w14:paraId="68198DA1" w14:textId="77777777" w:rsidR="007C3537" w:rsidRPr="00EE604B" w:rsidRDefault="007C3537" w:rsidP="007C3537">
      <w:pPr>
        <w:jc w:val="both"/>
        <w:rPr>
          <w:rFonts w:cs="Times New Roman"/>
          <w:b/>
          <w:bCs/>
        </w:rPr>
      </w:pPr>
    </w:p>
    <w:p w14:paraId="183FE814" w14:textId="77777777" w:rsidR="007C3537" w:rsidRDefault="007C3537" w:rsidP="00EC6620">
      <w:pPr>
        <w:keepNext/>
        <w:jc w:val="center"/>
      </w:pPr>
      <w:r w:rsidRPr="00EC6620">
        <w:rPr>
          <w:rFonts w:cs="Times New Roman"/>
          <w:noProof/>
          <w:lang w:eastAsia="es-AR"/>
        </w:rPr>
        <w:lastRenderedPageBreak/>
        <mc:AlternateContent>
          <mc:Choice Requires="wps">
            <w:drawing>
              <wp:anchor distT="0" distB="0" distL="114300" distR="114300" simplePos="0" relativeHeight="251680768" behindDoc="0" locked="0" layoutInCell="1" allowOverlap="1" wp14:anchorId="036FFCC3" wp14:editId="311C0162">
                <wp:simplePos x="0" y="0"/>
                <wp:positionH relativeFrom="column">
                  <wp:posOffset>3714750</wp:posOffset>
                </wp:positionH>
                <wp:positionV relativeFrom="paragraph">
                  <wp:posOffset>2447925</wp:posOffset>
                </wp:positionV>
                <wp:extent cx="2266950" cy="438150"/>
                <wp:effectExtent l="0" t="0" r="0" b="0"/>
                <wp:wrapNone/>
                <wp:docPr id="62" name="Cuadro de texto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6950" cy="438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279815" w14:textId="77777777" w:rsidR="009E3E50" w:rsidRPr="000B6CBF" w:rsidRDefault="009E3E50" w:rsidP="007C3537">
                            <w:pPr>
                              <w:jc w:val="both"/>
                              <w:rPr>
                                <w:i/>
                                <w:color w:val="244061"/>
                              </w:rPr>
                            </w:pPr>
                            <w:r w:rsidRPr="000B6CBF">
                              <w:rPr>
                                <w:rFonts w:cs="Times New Roman"/>
                                <w:i/>
                                <w:color w:val="244061"/>
                                <w:szCs w:val="20"/>
                              </w:rPr>
                              <w:t>Desviación estándar:</w:t>
                            </w:r>
                            <w:r>
                              <w:rPr>
                                <w:rFonts w:cs="Times New Roman"/>
                                <w:i/>
                                <w:color w:val="244061"/>
                                <w:szCs w:val="20"/>
                              </w:rPr>
                              <w:t xml:space="preserve"> </w:t>
                            </w:r>
                            <w:r w:rsidRPr="007C29AC">
                              <w:rPr>
                                <w:rFonts w:eastAsia="Times New Roman"/>
                                <w:b/>
                                <w:bCs/>
                                <w:i/>
                                <w:color w:val="244061"/>
                                <w:sz w:val="20"/>
                                <w:szCs w:val="20"/>
                              </w:rPr>
                              <w:t xml:space="preserve">1,989 </w:t>
                            </w:r>
                            <w:proofErr w:type="spellStart"/>
                            <w:r w:rsidRPr="007C29AC">
                              <w:rPr>
                                <w:rFonts w:eastAsia="Times New Roman"/>
                                <w:b/>
                                <w:bCs/>
                                <w:i/>
                                <w:color w:val="244061"/>
                                <w:sz w:val="20"/>
                                <w:szCs w:val="20"/>
                              </w:rPr>
                              <w:t>segs</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62" o:spid="_x0000_s1041" type="#_x0000_t202" style="position:absolute;left:0;text-align:left;margin-left:292.5pt;margin-top:192.75pt;width:178.5pt;height:34.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" filled="f" stroked="f">
                <v:textbox>
                  <w:txbxContent>
                    <w:p w14:paraId="2C279815" w14:textId="77777777" w:rsidR="009E3E50" w:rsidRPr="000B6CBF" w:rsidRDefault="009E3E50" w:rsidP="007C3537">
                      <w:pPr>
                        <w:jc w:val="both"/>
                        <w:rPr>
                          <w:i/>
                          <w:color w:val="244061"/>
                        </w:rPr>
                      </w:pPr>
                      <w:r w:rsidRPr="000B6CBF">
                        <w:rPr>
                          <w:rFonts w:cs="Times New Roman"/>
                          <w:i/>
                          <w:color w:val="244061"/>
                          <w:szCs w:val="20"/>
                        </w:rPr>
                        <w:t>Desviación estándar:</w:t>
                      </w:r>
                      <w:r>
                        <w:rPr>
                          <w:rFonts w:cs="Times New Roman"/>
                          <w:i/>
                          <w:color w:val="244061"/>
                          <w:szCs w:val="20"/>
                        </w:rPr>
                        <w:t xml:space="preserve"> </w:t>
                      </w:r>
                      <w:r w:rsidRPr="007C29AC">
                        <w:rPr>
                          <w:rFonts w:eastAsia="Times New Roman"/>
                          <w:b/>
                          <w:bCs/>
                          <w:i/>
                          <w:color w:val="244061"/>
                          <w:sz w:val="20"/>
                          <w:szCs w:val="20"/>
                        </w:rPr>
                        <w:t xml:space="preserve">1,989 </w:t>
                      </w:r>
                      <w:proofErr w:type="spellStart"/>
                      <w:r w:rsidRPr="007C29AC">
                        <w:rPr>
                          <w:rFonts w:eastAsia="Times New Roman"/>
                          <w:b/>
                          <w:bCs/>
                          <w:i/>
                          <w:color w:val="244061"/>
                          <w:sz w:val="20"/>
                          <w:szCs w:val="20"/>
                        </w:rPr>
                        <w:t>segs</w:t>
                      </w:r>
                      <w:proofErr w:type="spellEnd"/>
                    </w:p>
                  </w:txbxContent>
                </v:textbox>
              </v:shape>
            </w:pict>
          </mc:Fallback>
        </mc:AlternateContent>
      </w:r>
      <w:r w:rsidRPr="00EE604B">
        <w:rPr>
          <w:noProof/>
          <w:lang w:eastAsia="es-AR"/>
        </w:rPr>
        <w:drawing>
          <wp:inline distT="0" distB="0" distL="0" distR="0" wp14:anchorId="21819E42" wp14:editId="10DD1663">
            <wp:extent cx="5609590" cy="2680335"/>
            <wp:effectExtent l="0" t="0" r="10160" b="5715"/>
            <wp:docPr id="29" name="Gráfico 29"/>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14:paraId="375B532C" w14:textId="1D35993A" w:rsidR="007C3537" w:rsidRPr="00EE604B" w:rsidRDefault="007C3537" w:rsidP="00EC6620">
      <w:pPr>
        <w:pStyle w:val="Caption"/>
        <w:rPr>
          <w:rFonts w:cs="Times New Roman"/>
          <w:bCs/>
        </w:rPr>
      </w:pPr>
      <w:bookmarkStart w:id="184" w:name="_Toc374286496"/>
      <w:r>
        <w:t xml:space="preserve">Figura </w:t>
      </w:r>
      <w:fldSimple w:instr=" STYLEREF 1 \s ">
        <w:r w:rsidR="004B17DA">
          <w:rPr>
            <w:noProof/>
          </w:rPr>
          <w:t>5</w:t>
        </w:r>
      </w:fldSimple>
      <w:r>
        <w:t>.</w:t>
      </w:r>
      <w:fldSimple w:instr=" SEQ Figura \* ARABIC \s 1 ">
        <w:r w:rsidR="004B17DA">
          <w:rPr>
            <w:noProof/>
          </w:rPr>
          <w:t>33</w:t>
        </w:r>
      </w:fldSimple>
      <w:r>
        <w:t xml:space="preserve"> </w:t>
      </w:r>
      <w:r w:rsidRPr="00B3163F">
        <w:t>Consumo de CPU en tiempo de ejecución para migraciones a Aether.</w:t>
      </w:r>
      <w:bookmarkEnd w:id="184"/>
    </w:p>
    <w:p w14:paraId="23E6A95C" w14:textId="77777777" w:rsidR="007C3537" w:rsidRPr="00EE604B" w:rsidRDefault="007C3537" w:rsidP="007C3537">
      <w:pPr>
        <w:jc w:val="both"/>
        <w:rPr>
          <w:rFonts w:cs="Times New Roman"/>
        </w:rPr>
      </w:pPr>
    </w:p>
    <w:p w14:paraId="62FC026A" w14:textId="77777777" w:rsidR="007C3537" w:rsidRPr="00EE604B" w:rsidRDefault="007C3537" w:rsidP="007C3537">
      <w:pPr>
        <w:jc w:val="both"/>
        <w:rPr>
          <w:rFonts w:cs="Times New Roman"/>
        </w:rPr>
      </w:pPr>
      <w:r w:rsidRPr="00EE604B">
        <w:rPr>
          <w:rFonts w:cs="Times New Roman"/>
        </w:rPr>
        <w:t xml:space="preserve">Se puede apreciar que los Consumos de memoria para cada migración se mantienen estables y similares a los obtenidos en la primera etapa del experimento. No ocurre lo mismo para el Consumo de CPU ya que se ve que al utilizar Aether los valores tienden a estabilizarse lo cual provoca ciertas variaciones en los resultados dependiendo del framework en cuestión. Para las migraciones a Aether desde Dasein, JClouds y </w:t>
      </w:r>
      <w:proofErr w:type="spellStart"/>
      <w:r w:rsidRPr="00EE604B">
        <w:rPr>
          <w:rFonts w:cs="Times New Roman"/>
        </w:rPr>
        <w:t>libcloud</w:t>
      </w:r>
      <w:proofErr w:type="spellEnd"/>
      <w:r w:rsidRPr="00EE604B">
        <w:rPr>
          <w:rFonts w:cs="Times New Roman"/>
        </w:rPr>
        <w:t xml:space="preserve"> puede apreciarse que disminuye el Uso de CPU mientras que para </w:t>
      </w:r>
      <w:proofErr w:type="spellStart"/>
      <w:r w:rsidRPr="00EE604B">
        <w:rPr>
          <w:rFonts w:cs="Times New Roman"/>
        </w:rPr>
        <w:t>CloudLoop</w:t>
      </w:r>
      <w:proofErr w:type="spellEnd"/>
      <w:r w:rsidRPr="00EE604B">
        <w:rPr>
          <w:rFonts w:cs="Times New Roman"/>
        </w:rPr>
        <w:t xml:space="preserve"> y JetS3t el consumo de CPU aumenta.</w:t>
      </w:r>
    </w:p>
    <w:p w14:paraId="78F58E19" w14:textId="77777777" w:rsidR="007C3537" w:rsidRPr="00EE604B" w:rsidRDefault="007C3537" w:rsidP="007C3537">
      <w:pPr>
        <w:jc w:val="both"/>
        <w:rPr>
          <w:rFonts w:cs="Times New Roman"/>
        </w:rPr>
      </w:pPr>
    </w:p>
    <w:p w14:paraId="7F593D01" w14:textId="77777777" w:rsidR="007C3537" w:rsidRPr="00EE604B" w:rsidRDefault="007C3537" w:rsidP="007C3537">
      <w:pPr>
        <w:jc w:val="both"/>
        <w:rPr>
          <w:rFonts w:cs="Times New Roman"/>
        </w:rPr>
      </w:pPr>
      <w:r w:rsidRPr="00EE604B">
        <w:rPr>
          <w:rFonts w:cs="Times New Roman"/>
        </w:rPr>
        <w:t>En líneas generales, se presenta disparidad en el uso de CPU, basada en el adapter de Aether utilizado y la estructura original de cada framework.</w:t>
      </w:r>
    </w:p>
    <w:p w14:paraId="1D864D2C" w14:textId="77777777" w:rsidR="007C3537" w:rsidRDefault="007C3537" w:rsidP="00EC6620"/>
    <w:p w14:paraId="444B4390" w14:textId="77777777" w:rsidR="007C3537" w:rsidRPr="00EE604B" w:rsidRDefault="007C3537" w:rsidP="007C3537">
      <w:pPr>
        <w:pStyle w:val="Heading3"/>
      </w:pPr>
      <w:bookmarkStart w:id="185" w:name="_Toc372995002"/>
      <w:bookmarkStart w:id="186" w:name="_Toc374286525"/>
      <w:r w:rsidRPr="00EE604B">
        <w:t>5.3 Conclusiones generales</w:t>
      </w:r>
      <w:bookmarkEnd w:id="185"/>
      <w:bookmarkEnd w:id="186"/>
    </w:p>
    <w:p w14:paraId="166BB618" w14:textId="77777777" w:rsidR="007C3537" w:rsidRPr="00737E2D" w:rsidRDefault="007C3537" w:rsidP="007C3537">
      <w:pPr>
        <w:rPr>
          <w:rFonts w:cs="Times New Roman"/>
          <w:sz w:val="24"/>
          <w:szCs w:val="24"/>
        </w:rPr>
      </w:pPr>
    </w:p>
    <w:p w14:paraId="3D3574D6" w14:textId="77777777" w:rsidR="007C3537" w:rsidRPr="00EE604B" w:rsidRDefault="007C3537" w:rsidP="007C3537">
      <w:pPr>
        <w:jc w:val="both"/>
        <w:rPr>
          <w:rFonts w:cs="Times New Roman"/>
        </w:rPr>
      </w:pPr>
      <w:r w:rsidRPr="00EE604B">
        <w:rPr>
          <w:rFonts w:cs="Times New Roman"/>
        </w:rPr>
        <w:t>Analizando en conjunto los resultados de los casos de estudio se pueden extraer las siguientes conclusiones:</w:t>
      </w:r>
    </w:p>
    <w:p w14:paraId="46CFFF79" w14:textId="109F94F8" w:rsidR="007C3537" w:rsidRPr="00EE604B" w:rsidRDefault="007C3537" w:rsidP="007C3537">
      <w:pPr>
        <w:numPr>
          <w:ilvl w:val="0"/>
          <w:numId w:val="24"/>
        </w:numPr>
        <w:tabs>
          <w:tab w:val="num" w:pos="720"/>
        </w:tabs>
        <w:jc w:val="both"/>
        <w:rPr>
          <w:rFonts w:cs="Times New Roman"/>
        </w:rPr>
      </w:pPr>
      <w:r w:rsidRPr="00EE604B">
        <w:rPr>
          <w:rFonts w:cs="Times New Roman"/>
        </w:rPr>
        <w:t>En todos los casos de estudio la cantidad de código requerida para implementar la “etapa 1”</w:t>
      </w:r>
      <w:r w:rsidR="008029CF">
        <w:rPr>
          <w:rFonts w:cs="Times New Roman"/>
        </w:rPr>
        <w:t xml:space="preserve"> </w:t>
      </w:r>
      <w:r w:rsidRPr="00EE604B">
        <w:rPr>
          <w:rFonts w:cs="Times New Roman"/>
        </w:rPr>
        <w:t xml:space="preserve">fue similar al producido por la competencia. Analizando los valores obtenidos en las pruebas podemos ver que se destacan libCloud con la mayor cantidad de líneas modificadas (1063) y JetS3t con la menor cantidad, tan sólo 823. A continuación se presenta el gráfico que resume los </w:t>
      </w:r>
      <w:r w:rsidRPr="00EE604B">
        <w:rPr>
          <w:rFonts w:cs="Times New Roman"/>
        </w:rPr>
        <w:lastRenderedPageBreak/>
        <w:t>resultados obtenidos para ésta métrica.</w:t>
      </w:r>
      <w:r>
        <w:rPr>
          <w:rFonts w:cs="Times New Roman"/>
        </w:rPr>
        <w:t xml:space="preserve"> Cabe destacar que Aether requirió sólo 55 líneas más que la mejor solución.</w:t>
      </w:r>
    </w:p>
    <w:p w14:paraId="3488949B" w14:textId="77777777" w:rsidR="007C3537" w:rsidRPr="00737E2D" w:rsidRDefault="007C3537" w:rsidP="007C3537">
      <w:pPr>
        <w:tabs>
          <w:tab w:val="num" w:pos="720"/>
        </w:tabs>
        <w:jc w:val="both"/>
        <w:rPr>
          <w:rFonts w:cs="Times New Roman"/>
          <w:sz w:val="24"/>
          <w:szCs w:val="24"/>
        </w:rPr>
      </w:pPr>
    </w:p>
    <w:p w14:paraId="24579082" w14:textId="77777777" w:rsidR="007C3537" w:rsidRDefault="007C3537" w:rsidP="00EC6620">
      <w:pPr>
        <w:keepNext/>
        <w:tabs>
          <w:tab w:val="num" w:pos="720"/>
        </w:tabs>
        <w:jc w:val="center"/>
      </w:pPr>
      <w:r w:rsidRPr="00995A2B">
        <w:rPr>
          <w:noProof/>
          <w:lang w:eastAsia="es-AR"/>
        </w:rPr>
        <w:drawing>
          <wp:inline distT="0" distB="0" distL="0" distR="0" wp14:anchorId="04A10699" wp14:editId="0FB1C4B6">
            <wp:extent cx="5609590" cy="2741930"/>
            <wp:effectExtent l="0" t="0" r="10160" b="1270"/>
            <wp:docPr id="28" name="Gráfico 28"/>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p w14:paraId="76B9DB5E" w14:textId="0658FF38" w:rsidR="007C3537" w:rsidRPr="00737E2D" w:rsidRDefault="007C3537" w:rsidP="00EC6620">
      <w:pPr>
        <w:pStyle w:val="Caption"/>
        <w:rPr>
          <w:rFonts w:cs="Times New Roman"/>
          <w:noProof/>
          <w:sz w:val="24"/>
          <w:szCs w:val="24"/>
        </w:rPr>
      </w:pPr>
      <w:bookmarkStart w:id="187" w:name="_Toc374286497"/>
      <w:r>
        <w:t xml:space="preserve">Figura </w:t>
      </w:r>
      <w:fldSimple w:instr=" STYLEREF 1 \s ">
        <w:r w:rsidR="004B17DA">
          <w:rPr>
            <w:noProof/>
          </w:rPr>
          <w:t>5</w:t>
        </w:r>
      </w:fldSimple>
      <w:r>
        <w:t>.</w:t>
      </w:r>
      <w:fldSimple w:instr=" SEQ Figura \* ARABIC \s 1 ">
        <w:r w:rsidR="004B17DA">
          <w:rPr>
            <w:noProof/>
          </w:rPr>
          <w:t>34</w:t>
        </w:r>
      </w:fldSimple>
      <w:r>
        <w:t xml:space="preserve"> </w:t>
      </w:r>
      <w:r w:rsidRPr="00947B47">
        <w:t>Líneas de código promedio adicionales para cada implementación.</w:t>
      </w:r>
      <w:bookmarkEnd w:id="187"/>
    </w:p>
    <w:p w14:paraId="4A811A15" w14:textId="77777777" w:rsidR="007C3537" w:rsidRPr="00EE604B" w:rsidRDefault="007C3537" w:rsidP="007C3537">
      <w:pPr>
        <w:tabs>
          <w:tab w:val="num" w:pos="720"/>
        </w:tabs>
        <w:jc w:val="center"/>
        <w:rPr>
          <w:rFonts w:cs="Times New Roman"/>
        </w:rPr>
      </w:pPr>
    </w:p>
    <w:p w14:paraId="55D27CEE" w14:textId="77777777" w:rsidR="007C3537" w:rsidRDefault="007C3537" w:rsidP="007C3537">
      <w:pPr>
        <w:numPr>
          <w:ilvl w:val="0"/>
          <w:numId w:val="24"/>
        </w:numPr>
        <w:tabs>
          <w:tab w:val="num" w:pos="720"/>
        </w:tabs>
        <w:jc w:val="both"/>
        <w:rPr>
          <w:rFonts w:cs="Times New Roman"/>
        </w:rPr>
      </w:pPr>
      <w:r w:rsidRPr="00EE604B">
        <w:rPr>
          <w:rFonts w:cs="Times New Roman"/>
        </w:rPr>
        <w:t>La cantidad de código que debió consultarse para lograr implementar la “etapa 1” con Aether se mantuvo muy baja en todos los casos, resultando el mejor framework en la categoría y seguido muy de cerca por JetS3t. Puede verse también que tanto Dasein como JClouds fueron los peores en este sentido. El gráfico siguiente muestra los resultados de l</w:t>
      </w:r>
      <w:r>
        <w:rPr>
          <w:rFonts w:cs="Times New Roman"/>
        </w:rPr>
        <w:t xml:space="preserve">os experimentos </w:t>
      </w:r>
      <w:r w:rsidRPr="00EE604B">
        <w:rPr>
          <w:rFonts w:cs="Times New Roman"/>
        </w:rPr>
        <w:t>realizad</w:t>
      </w:r>
      <w:r>
        <w:rPr>
          <w:rFonts w:cs="Times New Roman"/>
        </w:rPr>
        <w:t>o</w:t>
      </w:r>
      <w:r w:rsidRPr="00EE604B">
        <w:rPr>
          <w:rFonts w:cs="Times New Roman"/>
        </w:rPr>
        <w:t>s.</w:t>
      </w:r>
    </w:p>
    <w:p w14:paraId="070FA67C" w14:textId="77777777" w:rsidR="007C3537" w:rsidRPr="00EE604B" w:rsidRDefault="007C3537" w:rsidP="007C3537">
      <w:pPr>
        <w:tabs>
          <w:tab w:val="num" w:pos="720"/>
        </w:tabs>
        <w:jc w:val="both"/>
        <w:rPr>
          <w:rFonts w:cs="Times New Roman"/>
        </w:rPr>
      </w:pPr>
    </w:p>
    <w:p w14:paraId="65D21B51" w14:textId="77777777" w:rsidR="007C3537" w:rsidRDefault="007C3537" w:rsidP="00EC6620">
      <w:pPr>
        <w:keepNext/>
        <w:tabs>
          <w:tab w:val="num" w:pos="720"/>
        </w:tabs>
        <w:jc w:val="center"/>
      </w:pPr>
      <w:r w:rsidRPr="00995A2B">
        <w:rPr>
          <w:noProof/>
          <w:lang w:eastAsia="es-AR"/>
        </w:rPr>
        <w:drawing>
          <wp:inline distT="0" distB="0" distL="0" distR="0" wp14:anchorId="3086CD09" wp14:editId="74972076">
            <wp:extent cx="5609590" cy="2517140"/>
            <wp:effectExtent l="0" t="0" r="10160" b="16510"/>
            <wp:docPr id="27" name="Gráfico 27"/>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p>
    <w:p w14:paraId="7E72855C" w14:textId="6E632680" w:rsidR="007C3537" w:rsidRPr="00737E2D" w:rsidRDefault="007C3537" w:rsidP="00EC6620">
      <w:pPr>
        <w:pStyle w:val="Caption"/>
        <w:rPr>
          <w:rFonts w:cs="Times New Roman"/>
          <w:noProof/>
          <w:sz w:val="24"/>
          <w:szCs w:val="24"/>
        </w:rPr>
      </w:pPr>
      <w:bookmarkStart w:id="188" w:name="_Toc374286498"/>
      <w:r>
        <w:t xml:space="preserve">Figura </w:t>
      </w:r>
      <w:fldSimple w:instr=" STYLEREF 1 \s ">
        <w:r w:rsidR="004B17DA">
          <w:rPr>
            <w:noProof/>
          </w:rPr>
          <w:t>5</w:t>
        </w:r>
      </w:fldSimple>
      <w:r>
        <w:t>.</w:t>
      </w:r>
      <w:fldSimple w:instr=" SEQ Figura \* ARABIC \s 1 ">
        <w:r w:rsidR="004B17DA">
          <w:rPr>
            <w:noProof/>
          </w:rPr>
          <w:t>35</w:t>
        </w:r>
      </w:fldSimple>
      <w:r>
        <w:t xml:space="preserve"> </w:t>
      </w:r>
      <w:r w:rsidRPr="0043474E">
        <w:t>Promedio de código consultado para el desarrollo.</w:t>
      </w:r>
      <w:bookmarkEnd w:id="188"/>
    </w:p>
    <w:p w14:paraId="7DEAF132" w14:textId="77777777" w:rsidR="007C3537" w:rsidRPr="00EE604B" w:rsidRDefault="007C3537" w:rsidP="007C3537">
      <w:pPr>
        <w:tabs>
          <w:tab w:val="num" w:pos="720"/>
        </w:tabs>
        <w:jc w:val="center"/>
        <w:rPr>
          <w:rFonts w:cs="Times New Roman"/>
          <w:b/>
        </w:rPr>
      </w:pPr>
    </w:p>
    <w:p w14:paraId="3933FDA8" w14:textId="77777777" w:rsidR="007C3537" w:rsidRPr="00EE604B" w:rsidRDefault="007C3537" w:rsidP="007C3537">
      <w:pPr>
        <w:numPr>
          <w:ilvl w:val="0"/>
          <w:numId w:val="24"/>
        </w:numPr>
        <w:tabs>
          <w:tab w:val="num" w:pos="720"/>
        </w:tabs>
        <w:jc w:val="both"/>
        <w:rPr>
          <w:rFonts w:cs="Times New Roman"/>
        </w:rPr>
      </w:pPr>
      <w:r w:rsidRPr="00EE604B">
        <w:rPr>
          <w:rFonts w:cs="Times New Roman"/>
        </w:rPr>
        <w:t>En cuanto al consumo de memoria en la “etapa 1”, se puede apreciar que la implementación con cada framework tiende a seguir una línea con respecto a las ejecuciones de las aplicaciones restantes que utilizan el mismo framework. JClouds tiende a ser uno de los frameworks que más consumo de memoria requiere en la ejecución, seguido de cerca por Aether. Mientras tanto, Dasein y JetS3T se corresponden con los que menos recursos de este tipo utilizan.</w:t>
      </w:r>
    </w:p>
    <w:p w14:paraId="1A96DE7D" w14:textId="77777777" w:rsidR="007C3537" w:rsidRPr="00737E2D" w:rsidRDefault="007C3537" w:rsidP="007C3537">
      <w:pPr>
        <w:tabs>
          <w:tab w:val="num" w:pos="720"/>
        </w:tabs>
        <w:jc w:val="both"/>
        <w:rPr>
          <w:rFonts w:cs="Times New Roman"/>
          <w:sz w:val="24"/>
          <w:szCs w:val="24"/>
        </w:rPr>
      </w:pPr>
    </w:p>
    <w:p w14:paraId="48448135" w14:textId="77777777" w:rsidR="007C3537" w:rsidRDefault="007C3537" w:rsidP="00EC6620">
      <w:pPr>
        <w:keepNext/>
        <w:tabs>
          <w:tab w:val="num" w:pos="720"/>
        </w:tabs>
        <w:jc w:val="center"/>
      </w:pPr>
      <w:r w:rsidRPr="00995A2B">
        <w:rPr>
          <w:noProof/>
          <w:lang w:eastAsia="es-AR"/>
        </w:rPr>
        <w:drawing>
          <wp:inline distT="0" distB="0" distL="0" distR="0" wp14:anchorId="3E74A79D" wp14:editId="4AA34965">
            <wp:extent cx="5609590" cy="2979420"/>
            <wp:effectExtent l="0" t="0" r="10160" b="11430"/>
            <wp:docPr id="26" name="Gráfico 26"/>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p>
    <w:p w14:paraId="28E22DB0" w14:textId="01488702" w:rsidR="007C3537" w:rsidRPr="00737E2D" w:rsidRDefault="007C3537" w:rsidP="00EC6620">
      <w:pPr>
        <w:pStyle w:val="Caption"/>
        <w:rPr>
          <w:rFonts w:cs="Times New Roman"/>
          <w:noProof/>
          <w:sz w:val="24"/>
          <w:szCs w:val="24"/>
        </w:rPr>
      </w:pPr>
      <w:bookmarkStart w:id="189" w:name="_Toc374286499"/>
      <w:r>
        <w:t xml:space="preserve">Figura </w:t>
      </w:r>
      <w:fldSimple w:instr=" STYLEREF 1 \s ">
        <w:r w:rsidR="004B17DA">
          <w:rPr>
            <w:noProof/>
          </w:rPr>
          <w:t>5</w:t>
        </w:r>
      </w:fldSimple>
      <w:r>
        <w:t>.</w:t>
      </w:r>
      <w:fldSimple w:instr=" SEQ Figura \* ARABIC \s 1 ">
        <w:r w:rsidR="004B17DA">
          <w:rPr>
            <w:noProof/>
          </w:rPr>
          <w:t>36</w:t>
        </w:r>
      </w:fldSimple>
      <w:r>
        <w:t xml:space="preserve"> </w:t>
      </w:r>
      <w:r w:rsidRPr="00F26FEB">
        <w:t>Consumo de memoria para cada implementación.</w:t>
      </w:r>
      <w:bookmarkEnd w:id="189"/>
    </w:p>
    <w:p w14:paraId="722A73E9" w14:textId="77777777" w:rsidR="007C3537" w:rsidRPr="00EE604B" w:rsidRDefault="007C3537" w:rsidP="007C3537">
      <w:pPr>
        <w:tabs>
          <w:tab w:val="num" w:pos="720"/>
        </w:tabs>
        <w:jc w:val="center"/>
        <w:rPr>
          <w:rFonts w:cs="Times New Roman"/>
        </w:rPr>
      </w:pPr>
    </w:p>
    <w:p w14:paraId="61ADAF26" w14:textId="2C38943D" w:rsidR="007C3537" w:rsidRPr="00EE604B" w:rsidRDefault="007C3537" w:rsidP="007C3537">
      <w:pPr>
        <w:numPr>
          <w:ilvl w:val="0"/>
          <w:numId w:val="24"/>
        </w:numPr>
        <w:tabs>
          <w:tab w:val="num" w:pos="720"/>
        </w:tabs>
        <w:jc w:val="both"/>
        <w:rPr>
          <w:rFonts w:cs="Times New Roman"/>
        </w:rPr>
      </w:pPr>
      <w:r w:rsidRPr="00EE604B">
        <w:rPr>
          <w:rFonts w:cs="Times New Roman"/>
        </w:rPr>
        <w:t xml:space="preserve">No hay conclusiones claras en cuanto al uso de CPU en la “etapa 1” ya que los resultados obtenidos varían para las diferentes aplicaciones analizadas. Esto puede deberse a la naturaleza de cada aplicación ya que el objetivo de cada una es diferente al de las demás, lo cual en ciertas ocasiones puede demandar diferente nivel de uso de CPU. </w:t>
      </w:r>
      <w:r>
        <w:rPr>
          <w:rFonts w:cs="Times New Roman"/>
        </w:rPr>
        <w:t xml:space="preserve">De todas maneras, </w:t>
      </w:r>
      <w:r w:rsidRPr="00EE604B">
        <w:rPr>
          <w:rFonts w:cs="Times New Roman"/>
        </w:rPr>
        <w:t xml:space="preserve">se puede observar cierta estabilidad quitando de la comparación a </w:t>
      </w:r>
      <w:proofErr w:type="spellStart"/>
      <w:r w:rsidRPr="00EE604B">
        <w:rPr>
          <w:rFonts w:cs="Times New Roman"/>
        </w:rPr>
        <w:t>libcloud</w:t>
      </w:r>
      <w:proofErr w:type="spellEnd"/>
      <w:r w:rsidRPr="00EE604B">
        <w:rPr>
          <w:rFonts w:cs="Times New Roman"/>
        </w:rPr>
        <w:t xml:space="preserve"> (ya que en las pruebas realizadas sobre </w:t>
      </w:r>
      <w:proofErr w:type="spellStart"/>
      <w:r w:rsidRPr="00EE604B">
        <w:rPr>
          <w:rFonts w:cs="Times New Roman"/>
        </w:rPr>
        <w:t>MuCommander</w:t>
      </w:r>
      <w:proofErr w:type="spellEnd"/>
      <w:r w:rsidRPr="00EE604B">
        <w:rPr>
          <w:rFonts w:cs="Times New Roman"/>
        </w:rPr>
        <w:t xml:space="preserve"> generó un pico de 198 segundos de CPU).Cabe destacar que el uso de este tipo de recursos por parte de Aether se mantuvo dentro de límites razonables y semejante al del</w:t>
      </w:r>
      <w:r w:rsidR="008029CF">
        <w:rPr>
          <w:rFonts w:cs="Times New Roman"/>
        </w:rPr>
        <w:t xml:space="preserve"> </w:t>
      </w:r>
      <w:r w:rsidRPr="00EE604B">
        <w:rPr>
          <w:rFonts w:cs="Times New Roman"/>
        </w:rPr>
        <w:t>resto de los frameworks.</w:t>
      </w:r>
      <w:r>
        <w:rPr>
          <w:rFonts w:cs="Times New Roman"/>
        </w:rPr>
        <w:t xml:space="preserve"> </w:t>
      </w:r>
    </w:p>
    <w:p w14:paraId="5F25283C" w14:textId="77777777" w:rsidR="007C3537" w:rsidRPr="00737E2D" w:rsidRDefault="007C3537" w:rsidP="007C3537">
      <w:pPr>
        <w:tabs>
          <w:tab w:val="num" w:pos="720"/>
        </w:tabs>
        <w:jc w:val="both"/>
        <w:rPr>
          <w:rFonts w:cs="Times New Roman"/>
          <w:sz w:val="24"/>
          <w:szCs w:val="24"/>
        </w:rPr>
      </w:pPr>
    </w:p>
    <w:p w14:paraId="6235296F" w14:textId="77777777" w:rsidR="007C3537" w:rsidRDefault="007C3537" w:rsidP="00EC6620">
      <w:pPr>
        <w:keepNext/>
        <w:tabs>
          <w:tab w:val="num" w:pos="720"/>
        </w:tabs>
        <w:jc w:val="center"/>
      </w:pPr>
      <w:r w:rsidRPr="00904102">
        <w:rPr>
          <w:noProof/>
          <w:lang w:eastAsia="es-AR"/>
        </w:rPr>
        <w:lastRenderedPageBreak/>
        <w:drawing>
          <wp:inline distT="0" distB="0" distL="0" distR="0" wp14:anchorId="1C4F079B" wp14:editId="0E5F8222">
            <wp:extent cx="5609590" cy="3103245"/>
            <wp:effectExtent l="0" t="0" r="10160" b="1905"/>
            <wp:docPr id="25" name="Gráfico 25"/>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p>
    <w:p w14:paraId="2F856110" w14:textId="15BBE60C" w:rsidR="007C3537" w:rsidRPr="00737E2D" w:rsidRDefault="007C3537" w:rsidP="00EC6620">
      <w:pPr>
        <w:pStyle w:val="Caption"/>
        <w:rPr>
          <w:rFonts w:cs="Times New Roman"/>
          <w:noProof/>
          <w:sz w:val="24"/>
          <w:szCs w:val="24"/>
        </w:rPr>
      </w:pPr>
      <w:bookmarkStart w:id="190" w:name="_Toc374286500"/>
      <w:r>
        <w:t xml:space="preserve">Figura </w:t>
      </w:r>
      <w:fldSimple w:instr=" STYLEREF 1 \s ">
        <w:r w:rsidR="004B17DA">
          <w:rPr>
            <w:noProof/>
          </w:rPr>
          <w:t>5</w:t>
        </w:r>
      </w:fldSimple>
      <w:r>
        <w:t>.</w:t>
      </w:r>
      <w:fldSimple w:instr=" SEQ Figura \* ARABIC \s 1 ">
        <w:r w:rsidR="004B17DA">
          <w:rPr>
            <w:noProof/>
          </w:rPr>
          <w:t>37</w:t>
        </w:r>
      </w:fldSimple>
      <w:r>
        <w:t xml:space="preserve"> </w:t>
      </w:r>
      <w:r w:rsidRPr="00BC03D2">
        <w:t>Uso de CPU para cada implementación.</w:t>
      </w:r>
      <w:bookmarkEnd w:id="190"/>
    </w:p>
    <w:p w14:paraId="55FED6C7" w14:textId="77777777" w:rsidR="007C3537" w:rsidRPr="00EE604B" w:rsidRDefault="007C3537" w:rsidP="007C3537">
      <w:pPr>
        <w:tabs>
          <w:tab w:val="num" w:pos="720"/>
        </w:tabs>
        <w:jc w:val="center"/>
        <w:rPr>
          <w:rFonts w:cs="Times New Roman"/>
        </w:rPr>
      </w:pPr>
    </w:p>
    <w:p w14:paraId="2C8265A3" w14:textId="77777777" w:rsidR="007C3537" w:rsidRDefault="007C3537" w:rsidP="007C3537">
      <w:pPr>
        <w:numPr>
          <w:ilvl w:val="0"/>
          <w:numId w:val="24"/>
        </w:numPr>
        <w:tabs>
          <w:tab w:val="num" w:pos="720"/>
        </w:tabs>
        <w:jc w:val="both"/>
        <w:rPr>
          <w:rFonts w:cs="Times New Roman"/>
        </w:rPr>
      </w:pPr>
      <w:r w:rsidRPr="00EE604B">
        <w:rPr>
          <w:rFonts w:cs="Times New Roman"/>
        </w:rPr>
        <w:t xml:space="preserve">Analizando en éste punto la cantidad de líneas modificadas (de código fuente y configuración) para lograr la migración entre protocolos, puede notarse </w:t>
      </w:r>
      <w:r>
        <w:rPr>
          <w:rFonts w:cs="Times New Roman"/>
        </w:rPr>
        <w:t xml:space="preserve">que </w:t>
      </w:r>
      <w:r w:rsidRPr="00EE604B">
        <w:rPr>
          <w:rFonts w:cs="Times New Roman"/>
        </w:rPr>
        <w:t xml:space="preserve">Aether junto a JClouds fueron los frameworks que menos modificaciones debieron sufrir para tal fin. Un dato importante para resaltar en favor de Aether es que las 10 líneas que figuran como modificadas en promedio correspondieron sólo a líneas de configuración y no código fuente de la aplicación. Como caso opuesto nos encontramos con JetS3t y </w:t>
      </w:r>
      <w:proofErr w:type="spellStart"/>
      <w:r w:rsidRPr="00EE604B">
        <w:rPr>
          <w:rFonts w:cs="Times New Roman"/>
        </w:rPr>
        <w:t>libcloud</w:t>
      </w:r>
      <w:proofErr w:type="spellEnd"/>
      <w:r w:rsidRPr="00EE604B">
        <w:rPr>
          <w:rFonts w:cs="Times New Roman"/>
        </w:rPr>
        <w:t xml:space="preserve"> los cuales necesitaron realizar la mayor cantidad de cambios sobre las aplicaciones. A continuación se resume en promedio la cantidad de líneas modificadas totales por cada framework para realizar la migración.</w:t>
      </w:r>
    </w:p>
    <w:p w14:paraId="2181F3C9" w14:textId="77777777" w:rsidR="007C3537" w:rsidRPr="00EE604B" w:rsidRDefault="007C3537" w:rsidP="007C3537">
      <w:pPr>
        <w:tabs>
          <w:tab w:val="num" w:pos="720"/>
        </w:tabs>
        <w:jc w:val="both"/>
        <w:rPr>
          <w:rFonts w:cs="Times New Roman"/>
        </w:rPr>
      </w:pPr>
    </w:p>
    <w:p w14:paraId="6BF2F86C" w14:textId="77777777" w:rsidR="007C3537" w:rsidRDefault="007C3537" w:rsidP="00EC6620">
      <w:pPr>
        <w:keepNext/>
        <w:tabs>
          <w:tab w:val="num" w:pos="720"/>
        </w:tabs>
        <w:jc w:val="center"/>
      </w:pPr>
      <w:r w:rsidRPr="00D23743">
        <w:rPr>
          <w:noProof/>
          <w:lang w:eastAsia="es-AR"/>
        </w:rPr>
        <w:lastRenderedPageBreak/>
        <w:drawing>
          <wp:inline distT="0" distB="0" distL="0" distR="0" wp14:anchorId="1EE3896C" wp14:editId="351B3088">
            <wp:extent cx="5609590" cy="2600960"/>
            <wp:effectExtent l="0" t="0" r="10160" b="8890"/>
            <wp:docPr id="24" name="Gráfico 24"/>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inline>
        </w:drawing>
      </w:r>
    </w:p>
    <w:p w14:paraId="11722A22" w14:textId="65962052" w:rsidR="007C3537" w:rsidRPr="00737E2D" w:rsidRDefault="007C3537" w:rsidP="00EC6620">
      <w:pPr>
        <w:pStyle w:val="Caption"/>
        <w:rPr>
          <w:rFonts w:cs="Times New Roman"/>
          <w:noProof/>
          <w:sz w:val="24"/>
          <w:szCs w:val="24"/>
        </w:rPr>
      </w:pPr>
      <w:bookmarkStart w:id="191" w:name="_Toc374286501"/>
      <w:r>
        <w:t xml:space="preserve">Figura </w:t>
      </w:r>
      <w:fldSimple w:instr=" STYLEREF 1 \s ">
        <w:r w:rsidR="004B17DA">
          <w:rPr>
            <w:noProof/>
          </w:rPr>
          <w:t>5</w:t>
        </w:r>
      </w:fldSimple>
      <w:r>
        <w:t>.</w:t>
      </w:r>
      <w:fldSimple w:instr=" SEQ Figura \* ARABIC \s 1 ">
        <w:r w:rsidR="004B17DA">
          <w:rPr>
            <w:noProof/>
          </w:rPr>
          <w:t>38</w:t>
        </w:r>
      </w:fldSimple>
      <w:r>
        <w:t xml:space="preserve"> </w:t>
      </w:r>
      <w:r w:rsidRPr="00D95658">
        <w:t>Promedio de líneas modificadas para migración entre protocolos.</w:t>
      </w:r>
      <w:bookmarkEnd w:id="191"/>
    </w:p>
    <w:p w14:paraId="670E2850" w14:textId="77777777" w:rsidR="007C3537" w:rsidRPr="00EE604B" w:rsidRDefault="007C3537" w:rsidP="007C3537">
      <w:pPr>
        <w:tabs>
          <w:tab w:val="num" w:pos="720"/>
        </w:tabs>
        <w:jc w:val="center"/>
        <w:rPr>
          <w:rFonts w:cs="Times New Roman"/>
        </w:rPr>
      </w:pPr>
    </w:p>
    <w:p w14:paraId="252D8019" w14:textId="77777777" w:rsidR="007C3537" w:rsidRDefault="007C3537" w:rsidP="007C3537">
      <w:pPr>
        <w:numPr>
          <w:ilvl w:val="0"/>
          <w:numId w:val="24"/>
        </w:numPr>
        <w:tabs>
          <w:tab w:val="num" w:pos="720"/>
        </w:tabs>
        <w:jc w:val="both"/>
        <w:rPr>
          <w:rFonts w:cs="Times New Roman"/>
        </w:rPr>
      </w:pPr>
      <w:r w:rsidRPr="00EE604B">
        <w:rPr>
          <w:rFonts w:cs="Times New Roman"/>
        </w:rPr>
        <w:t>Al realizar las migraciones de cada aplicación ya codificada a otro framework podemos destacar que Aether fue ampliamente superior al resto de los frameworks. En todos los casos se pudo notar que Aether requirió una cantidad muy baja de cambios tanto en líneas de configuración como de código presentando variaciones entre 10 y 20 líneas. Por el contrario, el resto de los frameworks necesitó de unos cuantos cientos de líneas, incluso algunos superando las mil. A continuación se presenta el gráfico que resume los datos obtenidos.</w:t>
      </w:r>
    </w:p>
    <w:p w14:paraId="5D97FC4C" w14:textId="77777777" w:rsidR="007C3537" w:rsidRPr="00EE604B" w:rsidRDefault="007C3537" w:rsidP="007C3537">
      <w:pPr>
        <w:tabs>
          <w:tab w:val="num" w:pos="720"/>
        </w:tabs>
        <w:jc w:val="both"/>
        <w:rPr>
          <w:rFonts w:cs="Times New Roman"/>
        </w:rPr>
      </w:pPr>
    </w:p>
    <w:p w14:paraId="55FFB951" w14:textId="77777777" w:rsidR="007C3537" w:rsidRDefault="007C3537" w:rsidP="00EC6620">
      <w:pPr>
        <w:keepNext/>
        <w:tabs>
          <w:tab w:val="num" w:pos="720"/>
        </w:tabs>
        <w:jc w:val="center"/>
      </w:pPr>
      <w:r w:rsidRPr="00D23743">
        <w:rPr>
          <w:noProof/>
          <w:lang w:eastAsia="es-AR"/>
        </w:rPr>
        <w:drawing>
          <wp:inline distT="0" distB="0" distL="0" distR="0" wp14:anchorId="1A1BABFC" wp14:editId="4E6D4675">
            <wp:extent cx="5609590" cy="2309495"/>
            <wp:effectExtent l="0" t="0" r="10160" b="14605"/>
            <wp:docPr id="23" name="Gráfico 23"/>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inline>
        </w:drawing>
      </w:r>
    </w:p>
    <w:p w14:paraId="2AB6D8CF" w14:textId="2AA87C64" w:rsidR="007C3537" w:rsidRPr="00737E2D" w:rsidRDefault="007C3537" w:rsidP="00EC6620">
      <w:pPr>
        <w:pStyle w:val="Caption"/>
        <w:rPr>
          <w:rFonts w:cs="Times New Roman"/>
          <w:noProof/>
          <w:sz w:val="24"/>
          <w:szCs w:val="24"/>
        </w:rPr>
      </w:pPr>
      <w:bookmarkStart w:id="192" w:name="_Toc374286502"/>
      <w:r>
        <w:t xml:space="preserve">Figura </w:t>
      </w:r>
      <w:fldSimple w:instr=" STYLEREF 1 \s ">
        <w:r w:rsidR="004B17DA">
          <w:rPr>
            <w:noProof/>
          </w:rPr>
          <w:t>5</w:t>
        </w:r>
      </w:fldSimple>
      <w:r>
        <w:t>.</w:t>
      </w:r>
      <w:fldSimple w:instr=" SEQ Figura \* ARABIC \s 1 ">
        <w:r w:rsidR="004B17DA">
          <w:rPr>
            <w:noProof/>
          </w:rPr>
          <w:t>39</w:t>
        </w:r>
      </w:fldSimple>
      <w:r>
        <w:t xml:space="preserve"> </w:t>
      </w:r>
      <w:r w:rsidRPr="00D202B4">
        <w:t>Líneas promedio para migraciones entre frameworks.</w:t>
      </w:r>
      <w:bookmarkEnd w:id="192"/>
    </w:p>
    <w:p w14:paraId="2C426AC1" w14:textId="77777777" w:rsidR="007C3537" w:rsidRPr="00737E2D" w:rsidRDefault="007C3537" w:rsidP="007C3537">
      <w:pPr>
        <w:tabs>
          <w:tab w:val="num" w:pos="720"/>
        </w:tabs>
        <w:jc w:val="center"/>
        <w:rPr>
          <w:rFonts w:cs="Times New Roman"/>
          <w:b/>
          <w:sz w:val="24"/>
          <w:szCs w:val="24"/>
        </w:rPr>
      </w:pPr>
    </w:p>
    <w:p w14:paraId="0B063C6B" w14:textId="77777777" w:rsidR="007C3537" w:rsidRPr="00EE604B" w:rsidRDefault="007C3537" w:rsidP="007C3537">
      <w:pPr>
        <w:numPr>
          <w:ilvl w:val="0"/>
          <w:numId w:val="24"/>
        </w:numPr>
        <w:tabs>
          <w:tab w:val="num" w:pos="720"/>
        </w:tabs>
        <w:jc w:val="both"/>
        <w:rPr>
          <w:rFonts w:cs="Times New Roman"/>
        </w:rPr>
      </w:pPr>
      <w:r w:rsidRPr="00EE604B">
        <w:rPr>
          <w:rFonts w:cs="Times New Roman"/>
        </w:rPr>
        <w:t xml:space="preserve">Como último punto a analizar, en la “etapa 3” se obtuvieron resultados mixtos en cuanto al uso de recursos sobre las migraciones a Aether. En general tanto el uso de CPU como el consumo de </w:t>
      </w:r>
      <w:r w:rsidRPr="00EE604B">
        <w:rPr>
          <w:rFonts w:cs="Times New Roman"/>
        </w:rPr>
        <w:lastRenderedPageBreak/>
        <w:t xml:space="preserve">memoria se vieron afectados luego de la migración a Aether. Este último se vio afectado de diferentes maneras ya que para los frameworks como JClouds, JetS3t y </w:t>
      </w:r>
      <w:proofErr w:type="spellStart"/>
      <w:r w:rsidRPr="00EE604B">
        <w:rPr>
          <w:rFonts w:cs="Times New Roman"/>
        </w:rPr>
        <w:t>libcloud</w:t>
      </w:r>
      <w:proofErr w:type="spellEnd"/>
      <w:r w:rsidRPr="00EE604B">
        <w:rPr>
          <w:rFonts w:cs="Times New Roman"/>
        </w:rPr>
        <w:t xml:space="preserve"> el uso de memoria en promedio tendió a disminuir, mientras que para Cloudloop y </w:t>
      </w:r>
      <w:proofErr w:type="spellStart"/>
      <w:r w:rsidRPr="00EE604B">
        <w:rPr>
          <w:rFonts w:cs="Times New Roman"/>
        </w:rPr>
        <w:t>Daseín</w:t>
      </w:r>
      <w:proofErr w:type="spellEnd"/>
      <w:r w:rsidRPr="00EE604B">
        <w:rPr>
          <w:rFonts w:cs="Times New Roman"/>
        </w:rPr>
        <w:t xml:space="preserve"> ésta métrica en promedio tendió a aumentar. Con respecto al uso de CPU se puede notar que para casi todas las implementaciones los tiempos tienden a aumentar levemente. Este aumento es casi insignificante ya que se trata de unos pocos segundos en los peores casos. Este incremento puede deberse a que Aether traduce cada invocación realizada sobre los frameworks particulares a un conjunto de llamadas a sus métodos para luego procesar los datos y brindar la respuesta con su formato correspondiente. Puede apreciarse también que para el caso de </w:t>
      </w:r>
      <w:proofErr w:type="spellStart"/>
      <w:r w:rsidRPr="00EE604B">
        <w:rPr>
          <w:rFonts w:cs="Times New Roman"/>
        </w:rPr>
        <w:t>libcloud</w:t>
      </w:r>
      <w:proofErr w:type="spellEnd"/>
      <w:r w:rsidRPr="00EE604B">
        <w:rPr>
          <w:rFonts w:cs="Times New Roman"/>
        </w:rPr>
        <w:t xml:space="preserve"> el tiempo se redujo considerablemente.</w:t>
      </w:r>
    </w:p>
    <w:p w14:paraId="0948813B" w14:textId="77777777" w:rsidR="007C3537" w:rsidRPr="00737E2D" w:rsidRDefault="007C3537" w:rsidP="007C3537">
      <w:pPr>
        <w:tabs>
          <w:tab w:val="num" w:pos="720"/>
        </w:tabs>
        <w:ind w:left="720"/>
        <w:jc w:val="both"/>
        <w:rPr>
          <w:rFonts w:cs="Times New Roman"/>
          <w:sz w:val="24"/>
          <w:szCs w:val="24"/>
        </w:rPr>
      </w:pPr>
    </w:p>
    <w:p w14:paraId="7709648C" w14:textId="77777777" w:rsidR="007C3537" w:rsidRDefault="007C3537" w:rsidP="00EC6620">
      <w:pPr>
        <w:keepNext/>
        <w:jc w:val="center"/>
      </w:pPr>
      <w:r w:rsidRPr="008D77AD">
        <w:rPr>
          <w:noProof/>
          <w:lang w:eastAsia="es-AR"/>
        </w:rPr>
        <w:drawing>
          <wp:inline distT="0" distB="0" distL="0" distR="0" wp14:anchorId="32A19B6B" wp14:editId="5925E8A3">
            <wp:extent cx="5609590" cy="2543810"/>
            <wp:effectExtent l="0" t="0" r="10160" b="8890"/>
            <wp:docPr id="22" name="Gráfico 22"/>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inline>
        </w:drawing>
      </w:r>
    </w:p>
    <w:p w14:paraId="3D927C4A" w14:textId="6A7A8860" w:rsidR="007C3537" w:rsidRPr="00737E2D" w:rsidRDefault="007C3537" w:rsidP="00EC6620">
      <w:pPr>
        <w:pStyle w:val="Caption"/>
        <w:rPr>
          <w:rFonts w:cs="Times New Roman"/>
          <w:noProof/>
          <w:sz w:val="24"/>
          <w:szCs w:val="24"/>
        </w:rPr>
      </w:pPr>
      <w:bookmarkStart w:id="193" w:name="_Toc374286503"/>
      <w:r>
        <w:t xml:space="preserve">Figura </w:t>
      </w:r>
      <w:fldSimple w:instr=" STYLEREF 1 \s ">
        <w:r w:rsidR="004B17DA">
          <w:rPr>
            <w:noProof/>
          </w:rPr>
          <w:t>5</w:t>
        </w:r>
      </w:fldSimple>
      <w:r>
        <w:t>.</w:t>
      </w:r>
      <w:fldSimple w:instr=" SEQ Figura \* ARABIC \s 1 ">
        <w:r w:rsidR="004B17DA">
          <w:rPr>
            <w:noProof/>
          </w:rPr>
          <w:t>40</w:t>
        </w:r>
      </w:fldSimple>
      <w:r>
        <w:t xml:space="preserve"> </w:t>
      </w:r>
      <w:r w:rsidRPr="00EC672F">
        <w:t>Consumo de memoria promedio para cada migración a Aether en contraste con el promedio para cada framework.</w:t>
      </w:r>
      <w:bookmarkEnd w:id="193"/>
    </w:p>
    <w:p w14:paraId="0326AA14" w14:textId="77777777" w:rsidR="007C3537" w:rsidRPr="00737E2D" w:rsidRDefault="007C3537" w:rsidP="007C3537">
      <w:pPr>
        <w:jc w:val="center"/>
        <w:rPr>
          <w:rFonts w:cs="Times New Roman"/>
          <w:noProof/>
          <w:sz w:val="24"/>
          <w:szCs w:val="24"/>
        </w:rPr>
      </w:pPr>
    </w:p>
    <w:p w14:paraId="7D57824D" w14:textId="77777777" w:rsidR="007C3537" w:rsidRPr="00737E2D" w:rsidRDefault="007C3537" w:rsidP="007C3537">
      <w:pPr>
        <w:jc w:val="center"/>
        <w:rPr>
          <w:rFonts w:cs="Times New Roman"/>
          <w:noProof/>
          <w:sz w:val="24"/>
          <w:szCs w:val="24"/>
        </w:rPr>
      </w:pPr>
    </w:p>
    <w:p w14:paraId="38BBABD9" w14:textId="77777777" w:rsidR="007C3537" w:rsidRDefault="007C3537" w:rsidP="00EC6620">
      <w:pPr>
        <w:keepNext/>
        <w:jc w:val="center"/>
      </w:pPr>
      <w:r w:rsidRPr="008D77AD">
        <w:rPr>
          <w:noProof/>
          <w:lang w:eastAsia="es-AR"/>
        </w:rPr>
        <w:lastRenderedPageBreak/>
        <w:drawing>
          <wp:inline distT="0" distB="0" distL="0" distR="0" wp14:anchorId="7CD42C89" wp14:editId="1613F575">
            <wp:extent cx="5609590" cy="2531110"/>
            <wp:effectExtent l="0" t="0" r="10160" b="2540"/>
            <wp:docPr id="21" name="Gráfico 2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71"/>
              </a:graphicData>
            </a:graphic>
          </wp:inline>
        </w:drawing>
      </w:r>
    </w:p>
    <w:p w14:paraId="212EB74B" w14:textId="6B8C7CA0" w:rsidR="007C3537" w:rsidRPr="00737E2D" w:rsidRDefault="007C3537" w:rsidP="00EC6620">
      <w:pPr>
        <w:pStyle w:val="Caption"/>
        <w:rPr>
          <w:rFonts w:cs="Times New Roman"/>
          <w:noProof/>
          <w:sz w:val="24"/>
          <w:szCs w:val="24"/>
        </w:rPr>
      </w:pPr>
      <w:bookmarkStart w:id="194" w:name="_Toc374286504"/>
      <w:r>
        <w:t xml:space="preserve">Figura </w:t>
      </w:r>
      <w:fldSimple w:instr=" STYLEREF 1 \s ">
        <w:r w:rsidR="004B17DA">
          <w:rPr>
            <w:noProof/>
          </w:rPr>
          <w:t>5</w:t>
        </w:r>
      </w:fldSimple>
      <w:r>
        <w:t>.</w:t>
      </w:r>
      <w:fldSimple w:instr=" SEQ Figura \* ARABIC \s 1 ">
        <w:r w:rsidR="004B17DA">
          <w:rPr>
            <w:noProof/>
          </w:rPr>
          <w:t>41</w:t>
        </w:r>
      </w:fldSimple>
      <w:r>
        <w:t xml:space="preserve"> </w:t>
      </w:r>
      <w:r w:rsidRPr="00E42020">
        <w:t>Uso de CPU promedio para cada migración a Aether en contraste con el promedio para cada framework.</w:t>
      </w:r>
      <w:bookmarkEnd w:id="194"/>
    </w:p>
    <w:p w14:paraId="15182050" w14:textId="77777777" w:rsidR="007C3537" w:rsidRDefault="007C3537" w:rsidP="007C3537">
      <w:pPr>
        <w:tabs>
          <w:tab w:val="num" w:pos="720"/>
        </w:tabs>
        <w:jc w:val="center"/>
        <w:rPr>
          <w:rFonts w:cs="Times New Roman"/>
          <w:sz w:val="24"/>
          <w:szCs w:val="24"/>
        </w:rPr>
      </w:pPr>
    </w:p>
    <w:p w14:paraId="44192134" w14:textId="53DE82FA" w:rsidR="00BD29DC" w:rsidRDefault="007C3537" w:rsidP="00EC6620">
      <w:pPr>
        <w:tabs>
          <w:tab w:val="num" w:pos="720"/>
        </w:tabs>
        <w:jc w:val="both"/>
        <w:rPr>
          <w:rFonts w:asciiTheme="minorHAnsi" w:hAnsiTheme="minorHAnsi" w:cstheme="minorHAnsi"/>
          <w:b/>
          <w:bCs/>
          <w:color w:val="111111"/>
          <w:sz w:val="52"/>
          <w:szCs w:val="48"/>
        </w:rPr>
      </w:pPr>
      <w:r w:rsidRPr="00E477F6">
        <w:rPr>
          <w:rFonts w:cs="Times New Roman"/>
        </w:rPr>
        <w:t xml:space="preserve">En resumen, Aether ha mejorado en aspectos como cantidad de líneas de código consultadas, cantidad de líneas modificadas para migración entre protocolos y </w:t>
      </w:r>
      <w:r>
        <w:rPr>
          <w:rFonts w:cs="Times New Roman"/>
        </w:rPr>
        <w:t>es muy superior al</w:t>
      </w:r>
      <w:r w:rsidR="008029CF">
        <w:rPr>
          <w:rFonts w:cs="Times New Roman"/>
        </w:rPr>
        <w:t xml:space="preserve"> </w:t>
      </w:r>
      <w:r w:rsidRPr="00E477F6">
        <w:rPr>
          <w:rFonts w:cs="Times New Roman"/>
        </w:rPr>
        <w:t xml:space="preserve">resto de los frameworks en cuanto a la cantidad de líneas de código necesarias para migrar las aplicaciones entre frameworks. Los valores de cantidad de líneas de código adicionales para la implementación se mantuvieron dentro de los valores de los mejores frameworks ubicándolo segundo. </w:t>
      </w:r>
      <w:r>
        <w:rPr>
          <w:rFonts w:cs="Times New Roman"/>
        </w:rPr>
        <w:t>Por último, l</w:t>
      </w:r>
      <w:r w:rsidRPr="00E477F6">
        <w:rPr>
          <w:rFonts w:cs="Times New Roman"/>
        </w:rPr>
        <w:t>as principales limitaciones fueron el consumo de memoria y en menor medida el uso de CPU tanto para el uso normal como para las migraciones a Aether.</w:t>
      </w:r>
    </w:p>
    <w:p w14:paraId="5D4F3665" w14:textId="77777777" w:rsidR="00BD29DC" w:rsidRDefault="00BD29DC">
      <w:pPr>
        <w:spacing w:line="240" w:lineRule="auto"/>
        <w:rPr>
          <w:b/>
          <w:bCs/>
          <w:color w:val="111111"/>
          <w:sz w:val="52"/>
          <w:szCs w:val="52"/>
        </w:rPr>
      </w:pPr>
      <w:r>
        <w:rPr>
          <w:szCs w:val="52"/>
        </w:rPr>
        <w:br w:type="page"/>
      </w:r>
    </w:p>
    <w:p w14:paraId="6214EE91" w14:textId="77777777" w:rsidR="00BD29DC" w:rsidRDefault="00BD29DC" w:rsidP="00CD6E2F">
      <w:pPr>
        <w:pStyle w:val="Heading1"/>
        <w:spacing w:before="240" w:after="0"/>
        <w:rPr>
          <w:szCs w:val="52"/>
        </w:rPr>
        <w:sectPr w:rsidR="00BD29DC" w:rsidSect="000142E6">
          <w:pgSz w:w="12240" w:h="15840"/>
          <w:pgMar w:top="1440" w:right="1440" w:bottom="1440" w:left="1440" w:header="720" w:footer="720" w:gutter="0"/>
          <w:cols w:space="720"/>
          <w:docGrid w:linePitch="360"/>
        </w:sectPr>
      </w:pPr>
    </w:p>
    <w:p w14:paraId="23A75AC7" w14:textId="3A8900D9" w:rsidR="00BD29DC" w:rsidRDefault="00BD29DC" w:rsidP="00CD6E2F">
      <w:pPr>
        <w:pStyle w:val="Heading1"/>
        <w:spacing w:before="240" w:after="0"/>
        <w:rPr>
          <w:szCs w:val="52"/>
        </w:rPr>
        <w:sectPr w:rsidR="00BD29DC" w:rsidSect="00EC6620">
          <w:pgSz w:w="12240" w:h="15840"/>
          <w:pgMar w:top="1440" w:right="1440" w:bottom="1440" w:left="1440" w:header="720" w:footer="720" w:gutter="0"/>
          <w:cols w:space="720"/>
          <w:vAlign w:val="center"/>
          <w:docGrid w:linePitch="360"/>
        </w:sectPr>
      </w:pPr>
      <w:r>
        <w:rPr>
          <w:szCs w:val="52"/>
        </w:rPr>
        <w:lastRenderedPageBreak/>
        <w:t xml:space="preserve"> </w:t>
      </w:r>
      <w:bookmarkStart w:id="195" w:name="_Toc372995003"/>
      <w:bookmarkStart w:id="196" w:name="_Toc374286526"/>
      <w:bookmarkEnd w:id="195"/>
      <w:bookmarkEnd w:id="196"/>
    </w:p>
    <w:p w14:paraId="7285A87F" w14:textId="77777777" w:rsidR="00CD6E2F" w:rsidRDefault="00CD6E2F" w:rsidP="00CD6E2F">
      <w:pPr>
        <w:pStyle w:val="Heading2"/>
      </w:pPr>
      <w:bookmarkStart w:id="197" w:name="_Toc372995004"/>
      <w:bookmarkStart w:id="198" w:name="_Toc374286527"/>
      <w:r>
        <w:lastRenderedPageBreak/>
        <w:t>6</w:t>
      </w:r>
      <w:r w:rsidRPr="006B74E7">
        <w:t>.</w:t>
      </w:r>
      <w:r>
        <w:t xml:space="preserve"> Conclusiones</w:t>
      </w:r>
      <w:bookmarkEnd w:id="197"/>
      <w:bookmarkEnd w:id="198"/>
    </w:p>
    <w:p w14:paraId="34F251C9" w14:textId="77777777" w:rsidR="00BD29DC" w:rsidRPr="00CC6B4D" w:rsidRDefault="00BD29DC" w:rsidP="00EC6620"/>
    <w:p w14:paraId="0C9DFD50" w14:textId="5FA41A5F" w:rsidR="00CD6E2F" w:rsidRPr="00371486" w:rsidRDefault="00CD6E2F" w:rsidP="00CD6E2F">
      <w:pPr>
        <w:jc w:val="both"/>
        <w:rPr>
          <w:rFonts w:cs="Times New Roman"/>
          <w:lang w:eastAsia="es-AR"/>
        </w:rPr>
      </w:pPr>
      <w:r w:rsidRPr="00371486">
        <w:rPr>
          <w:rFonts w:cs="Times New Roman"/>
          <w:lang w:eastAsia="es-AR"/>
        </w:rPr>
        <w:t xml:space="preserve">En este trabajo de tesis se presentó un framework capaz de abstraer los diferentes servicios que se brindan sobre </w:t>
      </w:r>
      <w:r w:rsidRPr="00E511AB">
        <w:rPr>
          <w:rFonts w:cs="Times New Roman"/>
          <w:i/>
          <w:lang w:eastAsia="es-AR"/>
        </w:rPr>
        <w:t xml:space="preserve">Cloud </w:t>
      </w:r>
      <w:r w:rsidRPr="00371486">
        <w:rPr>
          <w:rFonts w:cs="Times New Roman"/>
          <w:lang w:eastAsia="es-AR"/>
        </w:rPr>
        <w:t xml:space="preserve">y soportar migraciones entre diversos proveedores de servicios y herramientas. Ambos ejes fueron tratados en pos de hacer frente a los problemas con que se encuentran </w:t>
      </w:r>
      <w:r>
        <w:rPr>
          <w:rFonts w:cs="Times New Roman"/>
          <w:lang w:eastAsia="es-AR"/>
        </w:rPr>
        <w:t>los desarrolladores</w:t>
      </w:r>
      <w:r w:rsidRPr="00371486">
        <w:rPr>
          <w:rFonts w:cs="Times New Roman"/>
          <w:lang w:eastAsia="es-AR"/>
        </w:rPr>
        <w:t xml:space="preserve"> </w:t>
      </w:r>
      <w:r w:rsidR="00206D83">
        <w:rPr>
          <w:rFonts w:cs="Times New Roman"/>
          <w:lang w:eastAsia="es-AR"/>
        </w:rPr>
        <w:t>y</w:t>
      </w:r>
      <w:r>
        <w:rPr>
          <w:rFonts w:cs="Times New Roman"/>
          <w:lang w:eastAsia="es-AR"/>
        </w:rPr>
        <w:t xml:space="preserve"> empresas </w:t>
      </w:r>
      <w:r w:rsidRPr="00371486">
        <w:rPr>
          <w:rFonts w:cs="Times New Roman"/>
          <w:lang w:eastAsia="es-AR"/>
        </w:rPr>
        <w:t xml:space="preserve">al momento de decidir un cambio de proveedor de servicios para sus aplicaciones. </w:t>
      </w:r>
    </w:p>
    <w:p w14:paraId="240B8C34" w14:textId="77777777" w:rsidR="00CD6E2F" w:rsidRDefault="00CD6E2F" w:rsidP="00CD6E2F">
      <w:pPr>
        <w:jc w:val="both"/>
        <w:rPr>
          <w:rFonts w:cs="Times New Roman"/>
          <w:lang w:eastAsia="es-AR"/>
        </w:rPr>
      </w:pPr>
    </w:p>
    <w:p w14:paraId="6A0E6BD3" w14:textId="63234C45" w:rsidR="00CD6E2F" w:rsidRPr="00371486" w:rsidRDefault="00CD6E2F" w:rsidP="00CD6E2F">
      <w:pPr>
        <w:jc w:val="both"/>
        <w:rPr>
          <w:rFonts w:cs="Times New Roman"/>
          <w:lang w:eastAsia="es-AR"/>
        </w:rPr>
      </w:pPr>
      <w:r>
        <w:rPr>
          <w:rFonts w:cs="Times New Roman"/>
          <w:lang w:eastAsia="es-AR"/>
        </w:rPr>
        <w:t xml:space="preserve">El primer paso de este trabajo fue recolectar datos de las herramientas disponibles actualmente para trabajar con servicios en </w:t>
      </w:r>
      <w:r>
        <w:rPr>
          <w:rFonts w:cs="Times New Roman"/>
          <w:i/>
          <w:lang w:eastAsia="es-AR"/>
        </w:rPr>
        <w:t>Cloud</w:t>
      </w:r>
      <w:r>
        <w:rPr>
          <w:rFonts w:cs="Times New Roman"/>
          <w:lang w:eastAsia="es-AR"/>
        </w:rPr>
        <w:t xml:space="preserve">. Estos datos fueron </w:t>
      </w:r>
      <w:proofErr w:type="spellStart"/>
      <w:r w:rsidRPr="00371486">
        <w:rPr>
          <w:rFonts w:cs="Times New Roman"/>
          <w:lang w:eastAsia="es-AR"/>
        </w:rPr>
        <w:t>analizar</w:t>
      </w:r>
      <w:r w:rsidR="00206D83">
        <w:rPr>
          <w:rFonts w:cs="Times New Roman"/>
          <w:lang w:eastAsia="es-AR"/>
        </w:rPr>
        <w:t>dos</w:t>
      </w:r>
      <w:proofErr w:type="spellEnd"/>
      <w:r w:rsidRPr="00371486">
        <w:rPr>
          <w:rFonts w:cs="Times New Roman"/>
          <w:lang w:eastAsia="es-AR"/>
        </w:rPr>
        <w:t xml:space="preserve"> </w:t>
      </w:r>
      <w:r>
        <w:rPr>
          <w:rFonts w:cs="Times New Roman"/>
          <w:lang w:eastAsia="es-AR"/>
        </w:rPr>
        <w:t xml:space="preserve">con el objetivo de detectar </w:t>
      </w:r>
      <w:r w:rsidRPr="00371486">
        <w:rPr>
          <w:rFonts w:cs="Times New Roman"/>
          <w:lang w:eastAsia="es-AR"/>
        </w:rPr>
        <w:t xml:space="preserve">los puntos fuertes y débiles de cada una de las </w:t>
      </w:r>
      <w:r>
        <w:rPr>
          <w:rFonts w:cs="Times New Roman"/>
          <w:lang w:eastAsia="es-AR"/>
        </w:rPr>
        <w:t>herramientas</w:t>
      </w:r>
      <w:r w:rsidRPr="00371486">
        <w:rPr>
          <w:rFonts w:cs="Times New Roman"/>
          <w:lang w:eastAsia="es-AR"/>
        </w:rPr>
        <w:t>. El resultado de este análisis puso en evidencia una serie de problemas comunes a todas las herramientas que se relacionan fundamentalmente con las capacidades de migración. Por un lado</w:t>
      </w:r>
      <w:r w:rsidR="005E0A21">
        <w:rPr>
          <w:rFonts w:cs="Times New Roman"/>
          <w:lang w:eastAsia="es-AR"/>
        </w:rPr>
        <w:t>,</w:t>
      </w:r>
      <w:r w:rsidRPr="00371486">
        <w:rPr>
          <w:rFonts w:cs="Times New Roman"/>
          <w:lang w:eastAsia="es-AR"/>
        </w:rPr>
        <w:t xml:space="preserve"> se distinguió la migración de aplicaciones entre servicios, por ejemplo de Amazon S3 a Google Storage. Este tipo de migración suele ser tenida en cuenta por los diseñadores de las herramientas para </w:t>
      </w:r>
      <w:r w:rsidRPr="00E511AB">
        <w:rPr>
          <w:rFonts w:cs="Times New Roman"/>
          <w:i/>
          <w:lang w:eastAsia="es-AR"/>
        </w:rPr>
        <w:t>Cloud Computing</w:t>
      </w:r>
      <w:r w:rsidRPr="00371486">
        <w:rPr>
          <w:rFonts w:cs="Times New Roman"/>
          <w:lang w:eastAsia="es-AR"/>
        </w:rPr>
        <w:t xml:space="preserve">, pero no se encuentra disponible un mecanismo que realmente facilite la tarea al usuario ya que en muchos casos debe volver a codificar para adaptarse a los objetos del nuevo servicio. Por otro lado se analizó la migración de aplicaciones entre herramientas o frameworks para </w:t>
      </w:r>
      <w:r w:rsidRPr="00E511AB">
        <w:rPr>
          <w:rFonts w:cs="Times New Roman"/>
          <w:i/>
          <w:lang w:eastAsia="es-AR"/>
        </w:rPr>
        <w:t>Cloud Computing</w:t>
      </w:r>
      <w:r w:rsidRPr="00371486">
        <w:rPr>
          <w:rFonts w:cs="Times New Roman"/>
          <w:lang w:eastAsia="es-AR"/>
        </w:rPr>
        <w:t>. Un ejemplo de esto sería tener una aplicación codificada con el SDK de Amazon S3 y querer comenzar a utilizar Google Storage provisto por jClouds. Como pudimos ver, ninguna de las herramientas disponibles en la actualidad considera este tipo de migración y esto deriva en que el desarrollador deba recodificar la aplicación para utilizar la nueva plataforma.</w:t>
      </w:r>
    </w:p>
    <w:p w14:paraId="464B5BB0" w14:textId="77777777" w:rsidR="00CD6E2F" w:rsidRPr="00371486" w:rsidRDefault="00CD6E2F" w:rsidP="00CD6E2F">
      <w:pPr>
        <w:jc w:val="both"/>
        <w:rPr>
          <w:rFonts w:cs="Times New Roman"/>
          <w:lang w:eastAsia="es-AR"/>
        </w:rPr>
      </w:pPr>
    </w:p>
    <w:p w14:paraId="7C4FF05C" w14:textId="32EBEEFB" w:rsidR="007D4F74" w:rsidRDefault="00CD6E2F" w:rsidP="00EC6620">
      <w:pPr>
        <w:jc w:val="both"/>
        <w:rPr>
          <w:b/>
          <w:bCs/>
          <w:color w:val="00002A"/>
          <w:sz w:val="32"/>
          <w:szCs w:val="28"/>
        </w:rPr>
      </w:pPr>
      <w:r w:rsidRPr="00371486">
        <w:rPr>
          <w:rFonts w:cs="Times New Roman"/>
          <w:lang w:eastAsia="es-AR"/>
        </w:rPr>
        <w:t>De acuerdo a la problemática planteada</w:t>
      </w:r>
      <w:r w:rsidR="00E953CC">
        <w:rPr>
          <w:rFonts w:cs="Times New Roman"/>
          <w:lang w:eastAsia="es-AR"/>
        </w:rPr>
        <w:t xml:space="preserve"> anteriormente</w:t>
      </w:r>
      <w:r w:rsidRPr="00371486">
        <w:rPr>
          <w:rFonts w:cs="Times New Roman"/>
          <w:lang w:eastAsia="es-AR"/>
        </w:rPr>
        <w:t xml:space="preserve">, el framework desarrollado </w:t>
      </w:r>
      <w:r w:rsidR="00E953CC">
        <w:rPr>
          <w:rFonts w:cs="Times New Roman"/>
          <w:lang w:eastAsia="es-AR"/>
        </w:rPr>
        <w:t>permite</w:t>
      </w:r>
      <w:r w:rsidRPr="00371486">
        <w:rPr>
          <w:rFonts w:cs="Times New Roman"/>
          <w:lang w:eastAsia="es-AR"/>
        </w:rPr>
        <w:t xml:space="preserve"> </w:t>
      </w:r>
      <w:r w:rsidR="00E953CC">
        <w:rPr>
          <w:rFonts w:cs="Times New Roman"/>
          <w:lang w:eastAsia="es-AR"/>
        </w:rPr>
        <w:t xml:space="preserve">reducir considerablemente el esfuerzo de codificación al realizar estas migraciones. </w:t>
      </w:r>
      <w:r w:rsidR="009E3E50">
        <w:rPr>
          <w:rFonts w:cs="Times New Roman"/>
          <w:lang w:eastAsia="es-AR"/>
        </w:rPr>
        <w:t>Para lograr esto se trabajó con un modelo basado en reflexión y reemplazo en tiempo de ejecución de código fuente. Los resultados fueron muy positivos en todos los escenarios de migración estudiados. En los casos más extremos, Aether logro reducir el costo de codificación y configuración de</w:t>
      </w:r>
      <w:r w:rsidR="007D4F74">
        <w:rPr>
          <w:rFonts w:cs="Times New Roman"/>
          <w:lang w:eastAsia="es-AR"/>
        </w:rPr>
        <w:t>l orden de las mil líneas a tan solo una o dos decenas</w:t>
      </w:r>
      <w:r w:rsidR="009E3E50">
        <w:rPr>
          <w:rFonts w:cs="Times New Roman"/>
          <w:lang w:eastAsia="es-AR"/>
        </w:rPr>
        <w:t>.</w:t>
      </w:r>
      <w:r w:rsidR="007D4F74">
        <w:rPr>
          <w:rFonts w:cs="Times New Roman"/>
          <w:lang w:eastAsia="es-AR"/>
        </w:rPr>
        <w:t xml:space="preserve"> Es importante destacar que en </w:t>
      </w:r>
      <w:r w:rsidR="003D4B76">
        <w:rPr>
          <w:rFonts w:cs="Times New Roman"/>
          <w:lang w:eastAsia="es-AR"/>
        </w:rPr>
        <w:t xml:space="preserve"> </w:t>
      </w:r>
      <w:r w:rsidR="00EB25E7">
        <w:rPr>
          <w:rFonts w:cs="Times New Roman"/>
          <w:lang w:eastAsia="es-AR"/>
        </w:rPr>
        <w:t>la mayoría de l</w:t>
      </w:r>
      <w:r w:rsidR="003D4B76">
        <w:rPr>
          <w:rFonts w:cs="Times New Roman"/>
          <w:lang w:eastAsia="es-AR"/>
        </w:rPr>
        <w:t>o</w:t>
      </w:r>
      <w:r w:rsidR="00EB25E7">
        <w:rPr>
          <w:rFonts w:cs="Times New Roman"/>
          <w:lang w:eastAsia="es-AR"/>
        </w:rPr>
        <w:t xml:space="preserve">s </w:t>
      </w:r>
      <w:r w:rsidR="003D4B76">
        <w:rPr>
          <w:rFonts w:cs="Times New Roman"/>
          <w:lang w:eastAsia="es-AR"/>
        </w:rPr>
        <w:t>casos</w:t>
      </w:r>
      <w:r w:rsidR="00EB25E7">
        <w:rPr>
          <w:rFonts w:cs="Times New Roman"/>
          <w:lang w:eastAsia="es-AR"/>
        </w:rPr>
        <w:t xml:space="preserve"> alcanz</w:t>
      </w:r>
      <w:r w:rsidR="007D4F74">
        <w:rPr>
          <w:rFonts w:cs="Times New Roman"/>
          <w:lang w:eastAsia="es-AR"/>
        </w:rPr>
        <w:t>ó con modificar archivos de configuración para indicar los nuevos datos</w:t>
      </w:r>
      <w:r w:rsidR="00EB25E7">
        <w:rPr>
          <w:rFonts w:cs="Times New Roman"/>
          <w:lang w:eastAsia="es-AR"/>
        </w:rPr>
        <w:t xml:space="preserve"> de la conexión al servicio</w:t>
      </w:r>
      <w:r w:rsidR="007D4F74">
        <w:rPr>
          <w:rFonts w:cs="Times New Roman"/>
          <w:lang w:eastAsia="es-AR"/>
        </w:rPr>
        <w:t xml:space="preserve"> y</w:t>
      </w:r>
      <w:r w:rsidR="00EB25E7">
        <w:rPr>
          <w:rFonts w:cs="Times New Roman"/>
          <w:lang w:eastAsia="es-AR"/>
        </w:rPr>
        <w:t xml:space="preserve"> el adaptador que se debe utilizar para </w:t>
      </w:r>
      <w:r w:rsidR="003D4B76">
        <w:rPr>
          <w:rFonts w:cs="Times New Roman"/>
          <w:lang w:eastAsia="es-AR"/>
        </w:rPr>
        <w:t>interpretar las invocaciones que se hacen a los servicios</w:t>
      </w:r>
      <w:r w:rsidR="00EB25E7">
        <w:rPr>
          <w:rFonts w:cs="Times New Roman"/>
          <w:lang w:eastAsia="es-AR"/>
        </w:rPr>
        <w:t>. L</w:t>
      </w:r>
      <w:r w:rsidR="00E720D5">
        <w:rPr>
          <w:rFonts w:cs="Times New Roman"/>
          <w:lang w:eastAsia="es-AR"/>
        </w:rPr>
        <w:t>as aplicaciones</w:t>
      </w:r>
      <w:r w:rsidR="00EB25E7">
        <w:rPr>
          <w:rFonts w:cs="Times New Roman"/>
          <w:lang w:eastAsia="es-AR"/>
        </w:rPr>
        <w:t xml:space="preserve"> que requi</w:t>
      </w:r>
      <w:r w:rsidR="007D4F74">
        <w:rPr>
          <w:rFonts w:cs="Times New Roman"/>
          <w:lang w:eastAsia="es-AR"/>
        </w:rPr>
        <w:t>rieron</w:t>
      </w:r>
      <w:r w:rsidR="00EB25E7">
        <w:rPr>
          <w:rFonts w:cs="Times New Roman"/>
          <w:lang w:eastAsia="es-AR"/>
        </w:rPr>
        <w:t xml:space="preserve"> modificaciones en el código fuente corresponden a </w:t>
      </w:r>
      <w:r w:rsidR="00E720D5">
        <w:rPr>
          <w:rFonts w:cs="Times New Roman"/>
          <w:lang w:eastAsia="es-AR"/>
        </w:rPr>
        <w:t>aquellas que</w:t>
      </w:r>
      <w:r w:rsidR="00EB25E7">
        <w:rPr>
          <w:rFonts w:cs="Times New Roman"/>
          <w:lang w:eastAsia="es-AR"/>
        </w:rPr>
        <w:t xml:space="preserve"> pose</w:t>
      </w:r>
      <w:r w:rsidR="00E720D5">
        <w:rPr>
          <w:rFonts w:cs="Times New Roman"/>
          <w:lang w:eastAsia="es-AR"/>
        </w:rPr>
        <w:t>e</w:t>
      </w:r>
      <w:r w:rsidR="00EB25E7">
        <w:rPr>
          <w:rFonts w:cs="Times New Roman"/>
          <w:lang w:eastAsia="es-AR"/>
        </w:rPr>
        <w:t>n cargadores de clases personalizados</w:t>
      </w:r>
      <w:r w:rsidR="00E720D5">
        <w:rPr>
          <w:rFonts w:cs="Times New Roman"/>
          <w:lang w:eastAsia="es-AR"/>
        </w:rPr>
        <w:t>. En estos casos se deb</w:t>
      </w:r>
      <w:r w:rsidR="007D4F74">
        <w:rPr>
          <w:rFonts w:cs="Times New Roman"/>
          <w:lang w:eastAsia="es-AR"/>
        </w:rPr>
        <w:t>ieron</w:t>
      </w:r>
      <w:r w:rsidR="00E720D5">
        <w:rPr>
          <w:rFonts w:cs="Times New Roman"/>
          <w:lang w:eastAsia="es-AR"/>
        </w:rPr>
        <w:t xml:space="preserve"> modificar los cargadores de clases para delegar </w:t>
      </w:r>
      <w:r w:rsidR="003D4B76">
        <w:rPr>
          <w:rFonts w:cs="Times New Roman"/>
          <w:lang w:eastAsia="es-AR"/>
        </w:rPr>
        <w:t>esta</w:t>
      </w:r>
      <w:r w:rsidR="00E720D5">
        <w:rPr>
          <w:rFonts w:cs="Times New Roman"/>
          <w:lang w:eastAsia="es-AR"/>
        </w:rPr>
        <w:t xml:space="preserve"> carga a Aether</w:t>
      </w:r>
      <w:r w:rsidRPr="00371486">
        <w:rPr>
          <w:rFonts w:cs="Times New Roman"/>
          <w:lang w:eastAsia="es-AR"/>
        </w:rPr>
        <w:t xml:space="preserve">. </w:t>
      </w:r>
      <w:bookmarkStart w:id="199" w:name="_Toc372995005"/>
      <w:r w:rsidR="007D4F74">
        <w:br w:type="page"/>
      </w:r>
    </w:p>
    <w:p w14:paraId="0CB77480" w14:textId="00DB68CB" w:rsidR="00CD6E2F" w:rsidRDefault="00CD6E2F" w:rsidP="00CD6E2F">
      <w:pPr>
        <w:pStyle w:val="Heading3"/>
      </w:pPr>
      <w:bookmarkStart w:id="200" w:name="_Toc374286528"/>
      <w:r>
        <w:lastRenderedPageBreak/>
        <w:t>6</w:t>
      </w:r>
      <w:r w:rsidRPr="0066729A">
        <w:t xml:space="preserve">.1 </w:t>
      </w:r>
      <w:r>
        <w:t>Limitaciones de la herramienta</w:t>
      </w:r>
      <w:bookmarkEnd w:id="199"/>
      <w:bookmarkEnd w:id="200"/>
    </w:p>
    <w:p w14:paraId="3F76F655" w14:textId="77777777" w:rsidR="00BD29DC" w:rsidRPr="00CC6B4D" w:rsidRDefault="00BD29DC" w:rsidP="00EC6620"/>
    <w:p w14:paraId="74FD0CDE" w14:textId="77777777" w:rsidR="00CD6E2F" w:rsidRDefault="00CD6E2F" w:rsidP="00CD6E2F">
      <w:pPr>
        <w:jc w:val="both"/>
        <w:rPr>
          <w:rFonts w:cs="Times New Roman"/>
          <w:lang w:eastAsia="es-AR"/>
        </w:rPr>
      </w:pPr>
      <w:r w:rsidRPr="00371486">
        <w:rPr>
          <w:rFonts w:cs="Times New Roman"/>
          <w:lang w:eastAsia="es-AR"/>
        </w:rPr>
        <w:t xml:space="preserve">La principal limitación de la herramienta radica en que está desarrollada para utilizarse solamente en aplicaciones escritas en lenguaje Java. Esto reduce el rango de aplicabilidad a desarrollos ya existentes escritos en un lenguaje diferente. </w:t>
      </w:r>
    </w:p>
    <w:p w14:paraId="1582DDB9" w14:textId="77777777" w:rsidR="00DC4200" w:rsidRPr="00371486" w:rsidRDefault="00DC4200" w:rsidP="00CD6E2F">
      <w:pPr>
        <w:jc w:val="both"/>
        <w:rPr>
          <w:rFonts w:cs="Times New Roman"/>
          <w:lang w:eastAsia="es-AR"/>
        </w:rPr>
      </w:pPr>
    </w:p>
    <w:p w14:paraId="2AE38D99" w14:textId="398D7C3E" w:rsidR="00CD6E2F" w:rsidRDefault="00CD6E2F" w:rsidP="00CD6E2F">
      <w:pPr>
        <w:jc w:val="both"/>
        <w:rPr>
          <w:rFonts w:cs="Times New Roman"/>
          <w:lang w:eastAsia="es-AR"/>
        </w:rPr>
      </w:pPr>
      <w:r w:rsidRPr="00371486">
        <w:rPr>
          <w:rFonts w:cs="Times New Roman"/>
          <w:lang w:eastAsia="es-AR"/>
        </w:rPr>
        <w:t xml:space="preserve">Otra limitación que encontramos se corresponde con la administración de las dependencias. Debido a que se utiliza MAVEN para administrar las dependencias utilizadas por el framework, es posible caer en la situación en que un proveedor de alguna </w:t>
      </w:r>
      <w:r w:rsidR="005E0A21">
        <w:rPr>
          <w:rFonts w:cs="Times New Roman"/>
          <w:lang w:eastAsia="es-AR"/>
        </w:rPr>
        <w:t>biblioteca</w:t>
      </w:r>
      <w:r w:rsidRPr="00371486">
        <w:rPr>
          <w:rFonts w:cs="Times New Roman"/>
          <w:lang w:eastAsia="es-AR"/>
        </w:rPr>
        <w:t xml:space="preserve"> modifique el código fuente de la versión que se utiliza y cree algún tipo de conflicto con las clases que la utilizan. Esta limitación es sencilla de solventar. En caso de que ocurra algún problema de este tipo se podría recurrir a descargar al repositorio de MAVEN la versión de la </w:t>
      </w:r>
      <w:r w:rsidR="005E0A21">
        <w:rPr>
          <w:rFonts w:cs="Times New Roman"/>
          <w:lang w:eastAsia="es-AR"/>
        </w:rPr>
        <w:t>biblioteca</w:t>
      </w:r>
      <w:r w:rsidRPr="00371486">
        <w:rPr>
          <w:rFonts w:cs="Times New Roman"/>
          <w:lang w:eastAsia="es-AR"/>
        </w:rPr>
        <w:t xml:space="preserve"> que se estaba utilizando de manera correcta o bien agregarla al proyecto como una </w:t>
      </w:r>
      <w:proofErr w:type="spellStart"/>
      <w:r w:rsidR="005E0A21">
        <w:rPr>
          <w:rFonts w:cs="Times New Roman"/>
          <w:lang w:eastAsia="es-AR"/>
        </w:rPr>
        <w:t>bibioteca</w:t>
      </w:r>
      <w:proofErr w:type="spellEnd"/>
      <w:r w:rsidRPr="00371486">
        <w:rPr>
          <w:rFonts w:cs="Times New Roman"/>
          <w:lang w:eastAsia="es-AR"/>
        </w:rPr>
        <w:t xml:space="preserve"> estática e indicar esto en el archivo de configuración de MAVEN (pom.xml).</w:t>
      </w:r>
    </w:p>
    <w:p w14:paraId="5880BEAC" w14:textId="77777777" w:rsidR="00DC4200" w:rsidRPr="00371486" w:rsidRDefault="00DC4200" w:rsidP="00CD6E2F">
      <w:pPr>
        <w:jc w:val="both"/>
        <w:rPr>
          <w:rFonts w:cs="Times New Roman"/>
          <w:lang w:eastAsia="es-AR"/>
        </w:rPr>
      </w:pPr>
    </w:p>
    <w:p w14:paraId="204A3BE2" w14:textId="7080D6BD" w:rsidR="00CD6E2F" w:rsidRDefault="00CD6E2F" w:rsidP="00EC6620">
      <w:pPr>
        <w:jc w:val="both"/>
        <w:rPr>
          <w:b/>
          <w:bCs/>
          <w:color w:val="00002A"/>
          <w:sz w:val="28"/>
          <w:szCs w:val="28"/>
        </w:rPr>
      </w:pPr>
      <w:r w:rsidRPr="00371486">
        <w:rPr>
          <w:rFonts w:cs="Times New Roman"/>
          <w:lang w:eastAsia="es-AR"/>
        </w:rPr>
        <w:t>Con respecto a la usabilidad de la herramienta, como se mencionó en capítulos anteriores, nos encontramos con dificultades al momento de utilizar este framework en aplicaciones ya desarrolladas utilizando otro framework y que poseen un cargador de clases (classloader) personalizado. En estos casos el cargador de clases de Aether no funcionará de manera correcta debido a que las clases son cargadas por el classloader de la aplicación. Para solventar este problema el programador deberá modificar el código de la aplicación desarrollada para delegar la carga de clases al cargador de Aether permitiendo de esta forma que este cargue y modifique las clases que sean necesarias.</w:t>
      </w:r>
    </w:p>
    <w:p w14:paraId="5AE7FFAD" w14:textId="77777777" w:rsidR="00CD6E2F" w:rsidRDefault="00CD6E2F" w:rsidP="00CD6E2F">
      <w:pPr>
        <w:pStyle w:val="Heading3"/>
      </w:pPr>
      <w:bookmarkStart w:id="201" w:name="_Toc372995006"/>
      <w:bookmarkStart w:id="202" w:name="_Toc374286529"/>
      <w:r>
        <w:t>6</w:t>
      </w:r>
      <w:r w:rsidRPr="004A53B1">
        <w:t xml:space="preserve">.2. </w:t>
      </w:r>
      <w:r>
        <w:t>Trabajos futuros</w:t>
      </w:r>
      <w:bookmarkEnd w:id="201"/>
      <w:bookmarkEnd w:id="202"/>
    </w:p>
    <w:p w14:paraId="19BB095F" w14:textId="77777777" w:rsidR="00BD29DC" w:rsidRPr="00CC6B4D" w:rsidRDefault="00BD29DC" w:rsidP="00EC6620"/>
    <w:p w14:paraId="114880FE" w14:textId="77777777" w:rsidR="00CD6E2F" w:rsidRPr="00371486" w:rsidRDefault="00CD6E2F" w:rsidP="00CD6E2F">
      <w:pPr>
        <w:jc w:val="both"/>
        <w:rPr>
          <w:rFonts w:cs="Times New Roman"/>
          <w:lang w:eastAsia="es-AR"/>
        </w:rPr>
      </w:pPr>
      <w:r w:rsidRPr="00371486">
        <w:rPr>
          <w:rFonts w:cs="Times New Roman"/>
          <w:lang w:eastAsia="es-AR"/>
        </w:rPr>
        <w:t xml:space="preserve">Existen distintos aspectos de la herramienta que pueden ser mejorados como trabajos futuros e incluso extendidos para lograr tener un mejor provecho de su utilización: </w:t>
      </w:r>
    </w:p>
    <w:p w14:paraId="25894E64" w14:textId="77777777" w:rsidR="00CD6E2F" w:rsidRPr="00371486" w:rsidRDefault="00CD6E2F" w:rsidP="00CD6E2F">
      <w:pPr>
        <w:jc w:val="both"/>
        <w:rPr>
          <w:rFonts w:cs="Times New Roman"/>
          <w:lang w:eastAsia="es-AR"/>
        </w:rPr>
      </w:pPr>
    </w:p>
    <w:p w14:paraId="1F911C0F" w14:textId="77777777" w:rsidR="00CD6E2F" w:rsidRDefault="00CD6E2F" w:rsidP="00CD6E2F">
      <w:pPr>
        <w:pStyle w:val="ListParagraph"/>
        <w:numPr>
          <w:ilvl w:val="0"/>
          <w:numId w:val="37"/>
        </w:numPr>
        <w:jc w:val="both"/>
        <w:rPr>
          <w:rFonts w:cs="Times New Roman"/>
          <w:lang w:eastAsia="es-AR"/>
        </w:rPr>
      </w:pPr>
      <w:r w:rsidRPr="00371486">
        <w:rPr>
          <w:rFonts w:cs="Times New Roman"/>
          <w:lang w:eastAsia="es-AR"/>
        </w:rPr>
        <w:t>Usabilidad: La usabilidad es un atributo muy importante en este tipo de sistemas. Los experimentos que se llevaron a cabo a lo largo del documento fueron realizados por usuarios expertos en el dominio. Debido a esto sería deseable poder probar la utilización de la herramienta por parte de otros usuarios con diferentes conocimientos.</w:t>
      </w:r>
    </w:p>
    <w:p w14:paraId="5E1FBCBA" w14:textId="77777777" w:rsidR="00DC4200" w:rsidRPr="00EC6620" w:rsidRDefault="00DC4200" w:rsidP="00EC6620">
      <w:pPr>
        <w:jc w:val="both"/>
        <w:rPr>
          <w:rFonts w:cs="Times New Roman"/>
          <w:lang w:eastAsia="es-AR"/>
        </w:rPr>
      </w:pPr>
    </w:p>
    <w:p w14:paraId="6B2F958B" w14:textId="56C2D511" w:rsidR="00DC4200" w:rsidRPr="00EC6620" w:rsidRDefault="00CD6E2F">
      <w:pPr>
        <w:pStyle w:val="ListParagraph"/>
        <w:numPr>
          <w:ilvl w:val="0"/>
          <w:numId w:val="37"/>
        </w:numPr>
        <w:jc w:val="both"/>
        <w:rPr>
          <w:rFonts w:cs="Times New Roman"/>
          <w:lang w:eastAsia="es-AR"/>
        </w:rPr>
      </w:pPr>
      <w:r w:rsidRPr="00DC4200">
        <w:rPr>
          <w:rFonts w:cs="Times New Roman"/>
          <w:lang w:eastAsia="es-AR"/>
        </w:rPr>
        <w:t xml:space="preserve">Versatilidad de servicios: sería bastante útil extender el framework para abarcar otros tipos de servicios además del servicio de almacenamiento ya implementado. Este framework fue diseñado </w:t>
      </w:r>
      <w:r w:rsidRPr="00DC4200">
        <w:rPr>
          <w:rFonts w:cs="Times New Roman"/>
          <w:lang w:eastAsia="es-AR"/>
        </w:rPr>
        <w:lastRenderedPageBreak/>
        <w:t xml:space="preserve">para poder extender los servicios e implementar el que fuera necesario de manera sencilla. Debido a que nos basamos en servicios de </w:t>
      </w:r>
      <w:r w:rsidRPr="00DC4200">
        <w:rPr>
          <w:rFonts w:cs="Times New Roman"/>
          <w:i/>
          <w:lang w:eastAsia="es-AR"/>
        </w:rPr>
        <w:t xml:space="preserve">Cloud </w:t>
      </w:r>
      <w:r w:rsidRPr="00DC4200">
        <w:rPr>
          <w:rFonts w:cs="Times New Roman"/>
          <w:lang w:eastAsia="es-AR"/>
        </w:rPr>
        <w:t>para desarrollar el trabajo sería importante agregarle los servicios por ejemplo de colas (queue) y cómputo (compute).</w:t>
      </w:r>
    </w:p>
    <w:p w14:paraId="20DA20F8" w14:textId="77777777" w:rsidR="00DC4200" w:rsidRPr="00EC6620" w:rsidRDefault="00DC4200" w:rsidP="00EC6620">
      <w:pPr>
        <w:jc w:val="both"/>
        <w:rPr>
          <w:rFonts w:cs="Times New Roman"/>
          <w:lang w:eastAsia="es-AR"/>
        </w:rPr>
      </w:pPr>
    </w:p>
    <w:p w14:paraId="7A5E0B24" w14:textId="77777777" w:rsidR="00CD6E2F" w:rsidRDefault="00CD6E2F" w:rsidP="00CD6E2F">
      <w:pPr>
        <w:pStyle w:val="ListParagraph"/>
        <w:numPr>
          <w:ilvl w:val="0"/>
          <w:numId w:val="37"/>
        </w:numPr>
        <w:jc w:val="both"/>
        <w:rPr>
          <w:rFonts w:cs="Times New Roman"/>
          <w:lang w:eastAsia="es-AR"/>
        </w:rPr>
      </w:pPr>
      <w:r w:rsidRPr="00371486">
        <w:rPr>
          <w:rFonts w:cs="Times New Roman"/>
          <w:lang w:eastAsia="es-AR"/>
        </w:rPr>
        <w:t>Soporte de métricas: Otro punto interesante sería agregar al framework soporte para obtener métricas sobre las ejecuciones de los servicios. Debido a que es muy sencillo intercambiar los proveedores de servicios y no es necesario modificar el código fuente de la aplicación se podrían tomar métricas fácilmente para los diferentes proveedores y poder comparar de esta manera el rendimiento de cada uno. Por ejemplo comparando el tiempo que tarda en ejecutar un determinado servicio, o realizar algún cálculo específico.</w:t>
      </w:r>
    </w:p>
    <w:p w14:paraId="682FAC77" w14:textId="77777777" w:rsidR="00DC4200" w:rsidRPr="00EC6620" w:rsidRDefault="00DC4200" w:rsidP="00EC6620">
      <w:pPr>
        <w:pStyle w:val="ListParagraph"/>
        <w:rPr>
          <w:rFonts w:cs="Times New Roman"/>
          <w:lang w:eastAsia="es-AR"/>
        </w:rPr>
      </w:pPr>
    </w:p>
    <w:p w14:paraId="04DE54D9" w14:textId="161207D9" w:rsidR="00CD6E2F" w:rsidRPr="00371486" w:rsidRDefault="00CD6E2F" w:rsidP="00CD6E2F">
      <w:pPr>
        <w:pStyle w:val="ListParagraph"/>
        <w:numPr>
          <w:ilvl w:val="0"/>
          <w:numId w:val="37"/>
        </w:numPr>
        <w:jc w:val="both"/>
        <w:rPr>
          <w:rFonts w:cs="Times New Roman"/>
          <w:lang w:eastAsia="es-AR"/>
        </w:rPr>
      </w:pPr>
      <w:r w:rsidRPr="00371486">
        <w:rPr>
          <w:rFonts w:cs="Times New Roman"/>
          <w:lang w:eastAsia="es-AR"/>
        </w:rPr>
        <w:t xml:space="preserve">Soporte de backup: Aunque la gran mayoría de los proveedores de servicios tienen métodos para realizar </w:t>
      </w:r>
      <w:proofErr w:type="spellStart"/>
      <w:r w:rsidRPr="00371486">
        <w:rPr>
          <w:rFonts w:cs="Times New Roman"/>
          <w:lang w:eastAsia="es-AR"/>
        </w:rPr>
        <w:t>backups</w:t>
      </w:r>
      <w:proofErr w:type="spellEnd"/>
      <w:r w:rsidRPr="00371486">
        <w:rPr>
          <w:rFonts w:cs="Times New Roman"/>
          <w:lang w:eastAsia="es-AR"/>
        </w:rPr>
        <w:t xml:space="preserve"> para solventar ciertos errores y caídas de sistemas, puede extenderse el framework para proveer al usuario una alternativa a los mecanismos utilizados por cada proveedor. Esto podría ser utilizado para mantener de manera transparente al usuario copias de los datos vitales de una aplicación en otro servidor o proveedor alternativo y</w:t>
      </w:r>
      <w:r w:rsidR="005E0A21">
        <w:rPr>
          <w:rFonts w:cs="Times New Roman"/>
          <w:lang w:eastAsia="es-AR"/>
        </w:rPr>
        <w:t>,</w:t>
      </w:r>
      <w:r w:rsidRPr="00371486">
        <w:rPr>
          <w:rFonts w:cs="Times New Roman"/>
          <w:lang w:eastAsia="es-AR"/>
        </w:rPr>
        <w:t xml:space="preserve"> de esta manera</w:t>
      </w:r>
      <w:r w:rsidR="005E0A21">
        <w:rPr>
          <w:rFonts w:cs="Times New Roman"/>
          <w:lang w:eastAsia="es-AR"/>
        </w:rPr>
        <w:t>,</w:t>
      </w:r>
      <w:r w:rsidRPr="00371486">
        <w:rPr>
          <w:rFonts w:cs="Times New Roman"/>
          <w:lang w:eastAsia="es-AR"/>
        </w:rPr>
        <w:t xml:space="preserve"> tener acceso a esos datos en casos de fallos en el servicio principal.</w:t>
      </w:r>
    </w:p>
    <w:p w14:paraId="4A557778" w14:textId="4BD5075E" w:rsidR="000142E6" w:rsidRDefault="000142E6">
      <w:pPr>
        <w:spacing w:line="240" w:lineRule="auto"/>
        <w:rPr>
          <w:rFonts w:asciiTheme="minorHAnsi" w:hAnsiTheme="minorHAnsi" w:cstheme="minorHAnsi"/>
        </w:rPr>
      </w:pPr>
    </w:p>
    <w:p w14:paraId="468873A5" w14:textId="3011451C" w:rsidR="00B224D9" w:rsidRDefault="00B224D9">
      <w:pPr>
        <w:spacing w:line="240" w:lineRule="auto"/>
        <w:rPr>
          <w:rFonts w:asciiTheme="minorHAnsi" w:hAnsiTheme="minorHAnsi" w:cstheme="minorHAnsi"/>
        </w:rPr>
      </w:pPr>
      <w:r>
        <w:rPr>
          <w:rFonts w:asciiTheme="minorHAnsi" w:hAnsiTheme="minorHAnsi" w:cstheme="minorHAnsi"/>
        </w:rPr>
        <w:br w:type="page"/>
      </w:r>
    </w:p>
    <w:bookmarkStart w:id="203" w:name="_Toc372995007" w:displacedByCustomXml="next"/>
    <w:bookmarkStart w:id="204" w:name="_Toc374286530" w:displacedByCustomXml="next"/>
    <w:sdt>
      <w:sdtPr>
        <w:rPr>
          <w:b w:val="0"/>
          <w:bCs w:val="0"/>
          <w:color w:val="000000"/>
          <w:sz w:val="22"/>
          <w:szCs w:val="22"/>
          <w:lang w:val="es-ES"/>
        </w:rPr>
        <w:id w:val="909740628"/>
        <w:docPartObj>
          <w:docPartGallery w:val="Bibliographies"/>
          <w:docPartUnique/>
        </w:docPartObj>
      </w:sdtPr>
      <w:sdtEndPr>
        <w:rPr>
          <w:lang w:val="es-AR"/>
        </w:rPr>
      </w:sdtEndPr>
      <w:sdtContent>
        <w:p w14:paraId="1E14DD48" w14:textId="0FF1BCCA" w:rsidR="001B3EB7" w:rsidRDefault="00B224D9" w:rsidP="00CC6B4D">
          <w:pPr>
            <w:pStyle w:val="Heading1"/>
            <w:numPr>
              <w:ilvl w:val="0"/>
              <w:numId w:val="0"/>
            </w:numPr>
            <w:jc w:val="left"/>
          </w:pPr>
          <w:r>
            <w:rPr>
              <w:lang w:val="es-ES"/>
            </w:rPr>
            <w:t>BIBLIOGRAFÍA</w:t>
          </w:r>
          <w:bookmarkEnd w:id="204"/>
          <w:bookmarkEnd w:id="203"/>
        </w:p>
        <w:sdt>
          <w:sdtPr>
            <w:id w:val="111145805"/>
            <w:bibliography/>
          </w:sdtPr>
          <w:sdtEndPr/>
          <w:sdtContent>
            <w:p w14:paraId="0222033B" w14:textId="77777777" w:rsidR="00DC4200" w:rsidRDefault="009B1747" w:rsidP="00DC4200">
              <w:pPr>
                <w:pStyle w:val="Bibliography"/>
                <w:ind w:left="720" w:hanging="720"/>
                <w:rPr>
                  <w:noProof/>
                  <w:sz w:val="24"/>
                  <w:szCs w:val="24"/>
                </w:rPr>
              </w:pPr>
              <w:r>
                <w:fldChar w:fldCharType="begin"/>
              </w:r>
              <w:r w:rsidR="001B3EB7" w:rsidRPr="00EC6620">
                <w:rPr>
                  <w:lang w:val="es-ES"/>
                </w:rPr>
                <w:instrText>BIBLIOGRAPHY</w:instrText>
              </w:r>
              <w:r>
                <w:fldChar w:fldCharType="separate"/>
              </w:r>
              <w:r w:rsidR="00DC4200">
                <w:rPr>
                  <w:noProof/>
                </w:rPr>
                <w:t xml:space="preserve">Alegsa. (2013). </w:t>
              </w:r>
              <w:r w:rsidR="00DC4200">
                <w:rPr>
                  <w:i/>
                  <w:iCs/>
                  <w:noProof/>
                </w:rPr>
                <w:t>Diccionario de informática</w:t>
              </w:r>
              <w:r w:rsidR="00DC4200">
                <w:rPr>
                  <w:noProof/>
                </w:rPr>
                <w:t>. Recuperado el 25 de Marzo de 2013, de http://www.alegsa.com.ar/Dic/tecnologias%20de%20la%20informacion.php</w:t>
              </w:r>
            </w:p>
            <w:p w14:paraId="6DE29E63" w14:textId="77777777" w:rsidR="00DC4200" w:rsidRDefault="00DC4200" w:rsidP="00DC4200">
              <w:pPr>
                <w:pStyle w:val="Bibliography"/>
                <w:ind w:left="720" w:hanging="720"/>
                <w:rPr>
                  <w:noProof/>
                </w:rPr>
              </w:pPr>
              <w:r>
                <w:rPr>
                  <w:noProof/>
                </w:rPr>
                <w:t xml:space="preserve">Amazon. (2013). </w:t>
              </w:r>
              <w:r>
                <w:rPr>
                  <w:i/>
                  <w:iCs/>
                  <w:noProof/>
                </w:rPr>
                <w:t>Amazon AWS SDK para Java</w:t>
              </w:r>
              <w:r>
                <w:rPr>
                  <w:noProof/>
                </w:rPr>
                <w:t>. Recuperado el 5 de Marzo de 2013, de http://aws.amazon.com/sdkforjava/</w:t>
              </w:r>
            </w:p>
            <w:p w14:paraId="29E31F66" w14:textId="77777777" w:rsidR="00DC4200" w:rsidRDefault="00DC4200" w:rsidP="00DC4200">
              <w:pPr>
                <w:pStyle w:val="Bibliography"/>
                <w:ind w:left="720" w:hanging="720"/>
                <w:rPr>
                  <w:noProof/>
                </w:rPr>
              </w:pPr>
              <w:r>
                <w:rPr>
                  <w:noProof/>
                </w:rPr>
                <w:t xml:space="preserve">Amazon. (2013). </w:t>
              </w:r>
              <w:r>
                <w:rPr>
                  <w:i/>
                  <w:iCs/>
                  <w:noProof/>
                </w:rPr>
                <w:t>Amazon EC2</w:t>
              </w:r>
              <w:r>
                <w:rPr>
                  <w:noProof/>
                </w:rPr>
                <w:t>. Recuperado el 3 de Mayo de 2013, de http://aws.amazon.com/es/ec2/</w:t>
              </w:r>
            </w:p>
            <w:p w14:paraId="093857F6" w14:textId="77777777" w:rsidR="00DC4200" w:rsidRDefault="00DC4200" w:rsidP="00DC4200">
              <w:pPr>
                <w:pStyle w:val="Bibliography"/>
                <w:ind w:left="720" w:hanging="720"/>
                <w:rPr>
                  <w:noProof/>
                </w:rPr>
              </w:pPr>
              <w:r>
                <w:rPr>
                  <w:noProof/>
                </w:rPr>
                <w:t xml:space="preserve">Amazon. (2013). </w:t>
              </w:r>
              <w:r>
                <w:rPr>
                  <w:i/>
                  <w:iCs/>
                  <w:noProof/>
                </w:rPr>
                <w:t>Amazon EC2 Pricing</w:t>
              </w:r>
              <w:r>
                <w:rPr>
                  <w:noProof/>
                </w:rPr>
                <w:t>. Recuperado el 3 de Mayo de 2013, de http://aws.amazon.com/es/ec2/pricing/</w:t>
              </w:r>
            </w:p>
            <w:p w14:paraId="51932BEB" w14:textId="77777777" w:rsidR="00DC4200" w:rsidRDefault="00DC4200" w:rsidP="00DC4200">
              <w:pPr>
                <w:pStyle w:val="Bibliography"/>
                <w:ind w:left="720" w:hanging="720"/>
                <w:rPr>
                  <w:noProof/>
                </w:rPr>
              </w:pPr>
              <w:r>
                <w:rPr>
                  <w:noProof/>
                </w:rPr>
                <w:t xml:space="preserve">Amazon. (3 de Mayo de 2013). </w:t>
              </w:r>
              <w:r>
                <w:rPr>
                  <w:i/>
                  <w:iCs/>
                  <w:noProof/>
                </w:rPr>
                <w:t>Amazon Elastic Compute Cloud (Amazon EC2)</w:t>
              </w:r>
              <w:r>
                <w:rPr>
                  <w:noProof/>
                </w:rPr>
                <w:t>. Obtenido de Amazon Elastic Compute Cloud (Amazon EC2): http://aws.amazon.com/es/ec2/</w:t>
              </w:r>
            </w:p>
            <w:p w14:paraId="1608AF04" w14:textId="77777777" w:rsidR="00DC4200" w:rsidRDefault="00DC4200" w:rsidP="00DC4200">
              <w:pPr>
                <w:pStyle w:val="Bibliography"/>
                <w:ind w:left="720" w:hanging="720"/>
                <w:rPr>
                  <w:noProof/>
                </w:rPr>
              </w:pPr>
              <w:r>
                <w:rPr>
                  <w:noProof/>
                </w:rPr>
                <w:t xml:space="preserve">Amazon. (3 de Mayo de 2013). </w:t>
              </w:r>
              <w:r>
                <w:rPr>
                  <w:i/>
                  <w:iCs/>
                  <w:noProof/>
                </w:rPr>
                <w:t>Amazon S3 Multipart Upload</w:t>
              </w:r>
              <w:r>
                <w:rPr>
                  <w:noProof/>
                </w:rPr>
                <w:t>. Obtenido de Amazon S3 Multipart Upload: http://aws.typepad.com/aws/2010/11/amazon-s3-multipart-upload.html</w:t>
              </w:r>
            </w:p>
            <w:p w14:paraId="662EDB5B" w14:textId="77777777" w:rsidR="00DC4200" w:rsidRDefault="00DC4200" w:rsidP="00DC4200">
              <w:pPr>
                <w:pStyle w:val="Bibliography"/>
                <w:ind w:left="720" w:hanging="720"/>
                <w:rPr>
                  <w:noProof/>
                </w:rPr>
              </w:pPr>
              <w:r>
                <w:rPr>
                  <w:noProof/>
                </w:rPr>
                <w:t xml:space="preserve">Amazon. (3 de Mayo de 2013). </w:t>
              </w:r>
              <w:r>
                <w:rPr>
                  <w:i/>
                  <w:iCs/>
                  <w:noProof/>
                </w:rPr>
                <w:t>Amazon Simple Queue Service (Amazon SQS)</w:t>
              </w:r>
              <w:r>
                <w:rPr>
                  <w:noProof/>
                </w:rPr>
                <w:t>. Obtenido de Amazon Simple Queue Service (Amazon SQS): http://aws.amazon.com/es/sqs/</w:t>
              </w:r>
            </w:p>
            <w:p w14:paraId="2EA22706" w14:textId="77777777" w:rsidR="00DC4200" w:rsidRDefault="00DC4200" w:rsidP="00DC4200">
              <w:pPr>
                <w:pStyle w:val="Bibliography"/>
                <w:ind w:left="720" w:hanging="720"/>
                <w:rPr>
                  <w:noProof/>
                </w:rPr>
              </w:pPr>
              <w:r>
                <w:rPr>
                  <w:noProof/>
                </w:rPr>
                <w:t xml:space="preserve">Apache. (2013). </w:t>
              </w:r>
              <w:r>
                <w:rPr>
                  <w:i/>
                  <w:iCs/>
                  <w:noProof/>
                </w:rPr>
                <w:t>Apache libCloud</w:t>
              </w:r>
              <w:r>
                <w:rPr>
                  <w:noProof/>
                </w:rPr>
                <w:t>. Recuperado el 5 de Marzo de 2013, de http://libcloud.apache.org/</w:t>
              </w:r>
            </w:p>
            <w:p w14:paraId="1DBFD96A" w14:textId="77777777" w:rsidR="00DC4200" w:rsidRDefault="00DC4200" w:rsidP="00DC4200">
              <w:pPr>
                <w:pStyle w:val="Bibliography"/>
                <w:ind w:left="720" w:hanging="720"/>
                <w:rPr>
                  <w:noProof/>
                </w:rPr>
              </w:pPr>
              <w:r>
                <w:rPr>
                  <w:noProof/>
                </w:rPr>
                <w:t xml:space="preserve">Apache. (3 de Mayo de 2013). </w:t>
              </w:r>
              <w:r>
                <w:rPr>
                  <w:i/>
                  <w:iCs/>
                  <w:noProof/>
                </w:rPr>
                <w:t>Apache Maven Project</w:t>
              </w:r>
              <w:r>
                <w:rPr>
                  <w:noProof/>
                </w:rPr>
                <w:t>. Obtenido de Apache Maven Project: http://maven.apache.org/</w:t>
              </w:r>
            </w:p>
            <w:p w14:paraId="64046EE1" w14:textId="77777777" w:rsidR="00DC4200" w:rsidRDefault="00DC4200" w:rsidP="00DC4200">
              <w:pPr>
                <w:pStyle w:val="Bibliography"/>
                <w:ind w:left="720" w:hanging="720"/>
                <w:rPr>
                  <w:noProof/>
                </w:rPr>
              </w:pPr>
              <w:r>
                <w:rPr>
                  <w:noProof/>
                </w:rPr>
                <w:t xml:space="preserve">Apache Software Foundation. (3 de Mayo de 2013). </w:t>
              </w:r>
              <w:r>
                <w:rPr>
                  <w:i/>
                  <w:iCs/>
                  <w:noProof/>
                </w:rPr>
                <w:t>Deltacloud API</w:t>
              </w:r>
              <w:r>
                <w:rPr>
                  <w:noProof/>
                </w:rPr>
                <w:t>. Obtenido de Deltacloud API: http://deltacloud.apache.org/</w:t>
              </w:r>
            </w:p>
            <w:p w14:paraId="191E907F" w14:textId="77777777" w:rsidR="00DC4200" w:rsidRDefault="00DC4200" w:rsidP="00DC4200">
              <w:pPr>
                <w:pStyle w:val="Bibliography"/>
                <w:ind w:left="720" w:hanging="720"/>
                <w:rPr>
                  <w:noProof/>
                </w:rPr>
              </w:pPr>
              <w:r>
                <w:rPr>
                  <w:noProof/>
                </w:rPr>
                <w:t xml:space="preserve">Araxis. (5 de Mayo de 2013). </w:t>
              </w:r>
              <w:r>
                <w:rPr>
                  <w:i/>
                  <w:iCs/>
                  <w:noProof/>
                </w:rPr>
                <w:t>Araxis Merge</w:t>
              </w:r>
              <w:r>
                <w:rPr>
                  <w:noProof/>
                </w:rPr>
                <w:t>. Obtenido de http://www.araxis.com/merge/</w:t>
              </w:r>
            </w:p>
            <w:p w14:paraId="449A1B0C" w14:textId="77777777" w:rsidR="00DC4200" w:rsidRPr="00EC6620" w:rsidRDefault="00DC4200" w:rsidP="00DC4200">
              <w:pPr>
                <w:pStyle w:val="Bibliography"/>
                <w:ind w:left="720" w:hanging="720"/>
                <w:rPr>
                  <w:noProof/>
                  <w:lang w:val="en-US"/>
                </w:rPr>
              </w:pPr>
              <w:r w:rsidRPr="00EC6620">
                <w:rPr>
                  <w:noProof/>
                  <w:lang w:val="en-US"/>
                </w:rPr>
                <w:t xml:space="preserve">Armbrust, M., Fox, A., Griffith, R., Joseph, A., Katz, R., Konwinski, A., &amp; Lee, G. (2010). A view of Cloud Computing. </w:t>
              </w:r>
              <w:r w:rsidRPr="00EC6620">
                <w:rPr>
                  <w:i/>
                  <w:iCs/>
                  <w:noProof/>
                  <w:lang w:val="en-US"/>
                </w:rPr>
                <w:t>Communications of the ACM, 53</w:t>
              </w:r>
              <w:r w:rsidRPr="00EC6620">
                <w:rPr>
                  <w:noProof/>
                  <w:lang w:val="en-US"/>
                </w:rPr>
                <w:t>(4), 50-58.</w:t>
              </w:r>
            </w:p>
            <w:p w14:paraId="670C7D10" w14:textId="77777777" w:rsidR="00DC4200" w:rsidRPr="00EC6620" w:rsidRDefault="00DC4200" w:rsidP="00DC4200">
              <w:pPr>
                <w:pStyle w:val="Bibliography"/>
                <w:ind w:left="720" w:hanging="720"/>
                <w:rPr>
                  <w:noProof/>
                  <w:lang w:val="en-US"/>
                </w:rPr>
              </w:pPr>
              <w:r w:rsidRPr="00EC6620">
                <w:rPr>
                  <w:noProof/>
                  <w:lang w:val="en-US"/>
                </w:rPr>
                <w:t xml:space="preserve">Briscoe, G., &amp; Marinos, A. (2009). Digital ecosystems in the Clouds: towards community Cloud Computing. </w:t>
              </w:r>
              <w:r w:rsidRPr="00EC6620">
                <w:rPr>
                  <w:i/>
                  <w:iCs/>
                  <w:noProof/>
                  <w:lang w:val="en-US"/>
                </w:rPr>
                <w:t>In Digital Ecosystems and Technologies. 3rd IEEE International Conference.</w:t>
              </w:r>
              <w:r w:rsidRPr="00EC6620">
                <w:rPr>
                  <w:noProof/>
                  <w:lang w:val="en-US"/>
                </w:rPr>
                <w:t>, (págs. 103-108).</w:t>
              </w:r>
            </w:p>
            <w:p w14:paraId="6526C99E" w14:textId="77777777" w:rsidR="00DC4200" w:rsidRPr="00EC6620" w:rsidRDefault="00DC4200" w:rsidP="00DC4200">
              <w:pPr>
                <w:pStyle w:val="Bibliography"/>
                <w:ind w:left="720" w:hanging="720"/>
                <w:rPr>
                  <w:noProof/>
                  <w:lang w:val="en-US"/>
                </w:rPr>
              </w:pPr>
              <w:r w:rsidRPr="00EC6620">
                <w:rPr>
                  <w:noProof/>
                  <w:lang w:val="en-US"/>
                </w:rPr>
                <w:t xml:space="preserve">Clark, J. (3 de Mayo de 2013). </w:t>
              </w:r>
              <w:r w:rsidRPr="00EC6620">
                <w:rPr>
                  <w:i/>
                  <w:iCs/>
                  <w:noProof/>
                  <w:lang w:val="en-US"/>
                </w:rPr>
                <w:t>How Amazon exposed its guts: The History of AWS's EC2</w:t>
              </w:r>
              <w:r w:rsidRPr="00EC6620">
                <w:rPr>
                  <w:noProof/>
                  <w:lang w:val="en-US"/>
                </w:rPr>
                <w:t>. Obtenido de How Amazon exposed its guts: The History of AWS's EC2: http://www.zdnet.com/how-amazon-exposed-its-guts-the-history-of-awss-ec2-3040155310/</w:t>
              </w:r>
            </w:p>
            <w:p w14:paraId="1C11A770" w14:textId="77777777" w:rsidR="00DC4200" w:rsidRDefault="00DC4200" w:rsidP="00DC4200">
              <w:pPr>
                <w:pStyle w:val="Bibliography"/>
                <w:ind w:left="720" w:hanging="720"/>
                <w:rPr>
                  <w:noProof/>
                </w:rPr>
              </w:pPr>
              <w:r>
                <w:rPr>
                  <w:noProof/>
                </w:rPr>
                <w:t xml:space="preserve">Cloudloop. (3 de Mayo de 2013). </w:t>
              </w:r>
              <w:r>
                <w:rPr>
                  <w:i/>
                  <w:iCs/>
                  <w:noProof/>
                </w:rPr>
                <w:t>Cloudloop</w:t>
              </w:r>
              <w:r>
                <w:rPr>
                  <w:noProof/>
                </w:rPr>
                <w:t>. Obtenido de Cloudloop: https://java.net/projects/cloudloop</w:t>
              </w:r>
            </w:p>
            <w:p w14:paraId="6C5142E2" w14:textId="77777777" w:rsidR="00DC4200" w:rsidRPr="00EC6620" w:rsidRDefault="00DC4200" w:rsidP="00DC4200">
              <w:pPr>
                <w:pStyle w:val="Bibliography"/>
                <w:ind w:left="720" w:hanging="720"/>
                <w:rPr>
                  <w:noProof/>
                  <w:lang w:val="en-US"/>
                </w:rPr>
              </w:pPr>
              <w:r>
                <w:rPr>
                  <w:noProof/>
                </w:rPr>
                <w:t xml:space="preserve">Computer World. (3 de Mayo de 2013). </w:t>
              </w:r>
              <w:r w:rsidRPr="00EC6620">
                <w:rPr>
                  <w:i/>
                  <w:iCs/>
                  <w:noProof/>
                  <w:lang w:val="en-US"/>
                </w:rPr>
                <w:t>Cloud storage specification gets ISO approval</w:t>
              </w:r>
              <w:r w:rsidRPr="00EC6620">
                <w:rPr>
                  <w:noProof/>
                  <w:lang w:val="en-US"/>
                </w:rPr>
                <w:t>. Obtenido de Cloud storage specification gets ISO approval: http://www.computerworld.com/s/article/9232598/Cloud_storage_specification_gets_ISO_approval</w:t>
              </w:r>
            </w:p>
            <w:p w14:paraId="047FD815" w14:textId="77777777" w:rsidR="00DC4200" w:rsidRDefault="00DC4200" w:rsidP="00DC4200">
              <w:pPr>
                <w:pStyle w:val="Bibliography"/>
                <w:ind w:left="720" w:hanging="720"/>
                <w:rPr>
                  <w:noProof/>
                </w:rPr>
              </w:pPr>
              <w:r>
                <w:rPr>
                  <w:noProof/>
                </w:rPr>
                <w:lastRenderedPageBreak/>
                <w:t xml:space="preserve">Dasein. (2013). </w:t>
              </w:r>
              <w:r>
                <w:rPr>
                  <w:i/>
                  <w:iCs/>
                  <w:noProof/>
                </w:rPr>
                <w:t>Dasein Cloud API</w:t>
              </w:r>
              <w:r>
                <w:rPr>
                  <w:noProof/>
                </w:rPr>
                <w:t>. Recuperado el 5 de Marzo de 2013, de http://dasein-cloud.sourceforge.net/</w:t>
              </w:r>
            </w:p>
            <w:p w14:paraId="37915A66" w14:textId="77777777" w:rsidR="00DC4200" w:rsidRDefault="00DC4200" w:rsidP="00DC4200">
              <w:pPr>
                <w:pStyle w:val="Bibliography"/>
                <w:ind w:left="720" w:hanging="720"/>
                <w:rPr>
                  <w:noProof/>
                </w:rPr>
              </w:pPr>
              <w:r>
                <w:rPr>
                  <w:noProof/>
                </w:rPr>
                <w:t xml:space="preserve">Dropbox. (3 de Mayo de 2013). </w:t>
              </w:r>
              <w:r>
                <w:rPr>
                  <w:i/>
                  <w:iCs/>
                  <w:noProof/>
                </w:rPr>
                <w:t>Dropbox</w:t>
              </w:r>
              <w:r>
                <w:rPr>
                  <w:noProof/>
                </w:rPr>
                <w:t>. Obtenido de Dropbox: https://www.dropbox.com/</w:t>
              </w:r>
            </w:p>
            <w:p w14:paraId="5E45BA71" w14:textId="77777777" w:rsidR="00DC4200" w:rsidRPr="00EC6620" w:rsidRDefault="00DC4200" w:rsidP="00DC4200">
              <w:pPr>
                <w:pStyle w:val="Bibliography"/>
                <w:ind w:left="720" w:hanging="720"/>
                <w:rPr>
                  <w:noProof/>
                  <w:lang w:val="en-US"/>
                </w:rPr>
              </w:pPr>
              <w:r>
                <w:rPr>
                  <w:noProof/>
                </w:rPr>
                <w:t xml:space="preserve">Eclipse Foundation, Inc. (3 de Mayo de 2013). </w:t>
              </w:r>
              <w:r w:rsidRPr="00EC6620">
                <w:rPr>
                  <w:i/>
                  <w:iCs/>
                  <w:noProof/>
                  <w:lang w:val="en-US"/>
                </w:rPr>
                <w:t>The Eclipse Foundation open source community website</w:t>
              </w:r>
              <w:r w:rsidRPr="00EC6620">
                <w:rPr>
                  <w:noProof/>
                  <w:lang w:val="en-US"/>
                </w:rPr>
                <w:t>. Obtenido de The Eclipse Foundation open source community website: http://www.eclipse.org/</w:t>
              </w:r>
            </w:p>
            <w:p w14:paraId="340E7484" w14:textId="77777777" w:rsidR="00DC4200" w:rsidRDefault="00DC4200" w:rsidP="00DC4200">
              <w:pPr>
                <w:pStyle w:val="Bibliography"/>
                <w:ind w:left="720" w:hanging="720"/>
                <w:rPr>
                  <w:noProof/>
                </w:rPr>
              </w:pPr>
              <w:r>
                <w:rPr>
                  <w:noProof/>
                </w:rPr>
                <w:t xml:space="preserve">Eucalyptus Systems. (3 de Mayo de 2013). </w:t>
              </w:r>
              <w:r>
                <w:rPr>
                  <w:i/>
                  <w:iCs/>
                  <w:noProof/>
                </w:rPr>
                <w:t>Eucalyptus</w:t>
              </w:r>
              <w:r>
                <w:rPr>
                  <w:noProof/>
                </w:rPr>
                <w:t>. Obtenido de Eucalyptus: http://www.eucalyptus.com/</w:t>
              </w:r>
            </w:p>
            <w:p w14:paraId="2998C246" w14:textId="77777777" w:rsidR="00DC4200" w:rsidRPr="00EC6620" w:rsidRDefault="00DC4200" w:rsidP="00DC4200">
              <w:pPr>
                <w:pStyle w:val="Bibliography"/>
                <w:ind w:left="720" w:hanging="720"/>
                <w:rPr>
                  <w:noProof/>
                  <w:lang w:val="en-US"/>
                </w:rPr>
              </w:pPr>
              <w:r w:rsidRPr="00EC6620">
                <w:rPr>
                  <w:noProof/>
                  <w:lang w:val="en-US"/>
                </w:rPr>
                <w:t xml:space="preserve">Forman, I., &amp; Forman, N. (2005). </w:t>
              </w:r>
              <w:r w:rsidRPr="00EC6620">
                <w:rPr>
                  <w:i/>
                  <w:iCs/>
                  <w:noProof/>
                  <w:lang w:val="en-US"/>
                </w:rPr>
                <w:t>Java Reflection in Action.</w:t>
              </w:r>
              <w:r w:rsidRPr="00EC6620">
                <w:rPr>
                  <w:noProof/>
                  <w:lang w:val="en-US"/>
                </w:rPr>
                <w:t xml:space="preserve"> </w:t>
              </w:r>
            </w:p>
            <w:p w14:paraId="6461B47F" w14:textId="77777777" w:rsidR="00DC4200" w:rsidRDefault="00DC4200" w:rsidP="00DC4200">
              <w:pPr>
                <w:pStyle w:val="Bibliography"/>
                <w:ind w:left="720" w:hanging="720"/>
                <w:rPr>
                  <w:noProof/>
                </w:rPr>
              </w:pPr>
              <w:r>
                <w:rPr>
                  <w:noProof/>
                </w:rPr>
                <w:t xml:space="preserve">Franco. (2013). </w:t>
              </w:r>
              <w:r>
                <w:rPr>
                  <w:i/>
                  <w:iCs/>
                  <w:noProof/>
                </w:rPr>
                <w:t>El cloud multiplica la competitividad de las empresas</w:t>
              </w:r>
              <w:r>
                <w:rPr>
                  <w:noProof/>
                </w:rPr>
                <w:t>. Recuperado el 12 de Abril de 2013, de http://cloud.ticbeat.com/cloud-multiplica-competitividad-empresas-entrevista/</w:t>
              </w:r>
            </w:p>
            <w:p w14:paraId="13564767" w14:textId="77777777" w:rsidR="00DC4200" w:rsidRDefault="00DC4200" w:rsidP="00DC4200">
              <w:pPr>
                <w:pStyle w:val="Bibliography"/>
                <w:ind w:left="720" w:hanging="720"/>
                <w:rPr>
                  <w:noProof/>
                </w:rPr>
              </w:pPr>
              <w:r>
                <w:rPr>
                  <w:noProof/>
                </w:rPr>
                <w:t xml:space="preserve">Google. (2013). </w:t>
              </w:r>
              <w:r>
                <w:rPr>
                  <w:i/>
                  <w:iCs/>
                  <w:noProof/>
                </w:rPr>
                <w:t>Google App Engine</w:t>
              </w:r>
              <w:r>
                <w:rPr>
                  <w:noProof/>
                </w:rPr>
                <w:t>. Recuperado el 3 de Mayo de 2013, de https://developers.google.com/appengine/</w:t>
              </w:r>
            </w:p>
            <w:p w14:paraId="6FFDF708" w14:textId="77777777" w:rsidR="00DC4200" w:rsidRDefault="00DC4200" w:rsidP="00DC4200">
              <w:pPr>
                <w:pStyle w:val="Bibliography"/>
                <w:ind w:left="720" w:hanging="720"/>
                <w:rPr>
                  <w:noProof/>
                </w:rPr>
              </w:pPr>
              <w:r>
                <w:rPr>
                  <w:noProof/>
                </w:rPr>
                <w:t xml:space="preserve">Google. (2013). </w:t>
              </w:r>
              <w:r>
                <w:rPr>
                  <w:i/>
                  <w:iCs/>
                  <w:noProof/>
                </w:rPr>
                <w:t>Google Cloud Storage</w:t>
              </w:r>
              <w:r>
                <w:rPr>
                  <w:noProof/>
                </w:rPr>
                <w:t>. Recuperado el 3 de Mayo de 2013, de https://developers.google.com/storage/</w:t>
              </w:r>
            </w:p>
            <w:p w14:paraId="7CFAEC15" w14:textId="77777777" w:rsidR="00DC4200" w:rsidRDefault="00DC4200" w:rsidP="00DC4200">
              <w:pPr>
                <w:pStyle w:val="Bibliography"/>
                <w:ind w:left="720" w:hanging="720"/>
                <w:rPr>
                  <w:noProof/>
                </w:rPr>
              </w:pPr>
              <w:r w:rsidRPr="00EC6620">
                <w:rPr>
                  <w:noProof/>
                  <w:lang w:val="en-US"/>
                </w:rPr>
                <w:t xml:space="preserve">Heroku. (2013). </w:t>
              </w:r>
              <w:r w:rsidRPr="00EC6620">
                <w:rPr>
                  <w:i/>
                  <w:iCs/>
                  <w:noProof/>
                  <w:lang w:val="en-US"/>
                </w:rPr>
                <w:t>Heroku Cloud Application Platform</w:t>
              </w:r>
              <w:r w:rsidRPr="00EC6620">
                <w:rPr>
                  <w:noProof/>
                  <w:lang w:val="en-US"/>
                </w:rPr>
                <w:t xml:space="preserve">. </w:t>
              </w:r>
              <w:r>
                <w:rPr>
                  <w:noProof/>
                </w:rPr>
                <w:t>Recuperado el 3 de Mayo de 2013, de http://www.heroku.com/</w:t>
              </w:r>
            </w:p>
            <w:p w14:paraId="413FDD56" w14:textId="77777777" w:rsidR="00DC4200" w:rsidRDefault="00DC4200" w:rsidP="00DC4200">
              <w:pPr>
                <w:pStyle w:val="Bibliography"/>
                <w:ind w:left="720" w:hanging="720"/>
                <w:rPr>
                  <w:noProof/>
                </w:rPr>
              </w:pPr>
              <w:r w:rsidRPr="00EC6620">
                <w:rPr>
                  <w:noProof/>
                  <w:lang w:val="en-US"/>
                </w:rPr>
                <w:t xml:space="preserve">Hewlett-Packard. (2013). </w:t>
              </w:r>
              <w:r w:rsidRPr="00EC6620">
                <w:rPr>
                  <w:i/>
                  <w:iCs/>
                  <w:noProof/>
                  <w:lang w:val="en-US"/>
                </w:rPr>
                <w:t>Hewlett-Packard Cloud Services</w:t>
              </w:r>
              <w:r w:rsidRPr="00EC6620">
                <w:rPr>
                  <w:noProof/>
                  <w:lang w:val="en-US"/>
                </w:rPr>
                <w:t xml:space="preserve">. </w:t>
              </w:r>
              <w:r>
                <w:rPr>
                  <w:noProof/>
                </w:rPr>
                <w:t>Recuperado el 3 de Mayo de 2013, de https://www.hpcloud.com/</w:t>
              </w:r>
            </w:p>
            <w:p w14:paraId="4A1B01E3" w14:textId="77777777" w:rsidR="00DC4200" w:rsidRDefault="00DC4200" w:rsidP="00DC4200">
              <w:pPr>
                <w:pStyle w:val="Bibliography"/>
                <w:ind w:left="720" w:hanging="720"/>
                <w:rPr>
                  <w:noProof/>
                </w:rPr>
              </w:pPr>
              <w:r w:rsidRPr="00EC6620">
                <w:rPr>
                  <w:noProof/>
                  <w:lang w:val="en-US"/>
                </w:rPr>
                <w:t xml:space="preserve">Hofmann, P., &amp; Woods, D. (2010). Cloud Computing: The limits of public Clouds for business applications. </w:t>
              </w:r>
              <w:r>
                <w:rPr>
                  <w:i/>
                  <w:iCs/>
                  <w:noProof/>
                </w:rPr>
                <w:t>Internet Computing, IEEE, 14</w:t>
              </w:r>
              <w:r>
                <w:rPr>
                  <w:noProof/>
                </w:rPr>
                <w:t>(6), 90-93.</w:t>
              </w:r>
            </w:p>
            <w:p w14:paraId="09242C8C" w14:textId="77777777" w:rsidR="00DC4200" w:rsidRDefault="00DC4200" w:rsidP="00DC4200">
              <w:pPr>
                <w:pStyle w:val="Bibliography"/>
                <w:ind w:left="720" w:hanging="720"/>
                <w:rPr>
                  <w:noProof/>
                </w:rPr>
              </w:pPr>
              <w:r>
                <w:rPr>
                  <w:noProof/>
                </w:rPr>
                <w:t xml:space="preserve">IBM. (2013). </w:t>
              </w:r>
              <w:r>
                <w:rPr>
                  <w:i/>
                  <w:iCs/>
                  <w:noProof/>
                </w:rPr>
                <w:t>IBM Cloud Computing</w:t>
              </w:r>
              <w:r>
                <w:rPr>
                  <w:noProof/>
                </w:rPr>
                <w:t>. Recuperado el 3 de Mayo de 2013, de http://www.ibm.com/cloud-computing/us/en/</w:t>
              </w:r>
            </w:p>
            <w:p w14:paraId="4BCDAA7C" w14:textId="77777777" w:rsidR="00DC4200" w:rsidRPr="00EC6620" w:rsidRDefault="00DC4200" w:rsidP="00DC4200">
              <w:pPr>
                <w:pStyle w:val="Bibliography"/>
                <w:ind w:left="720" w:hanging="720"/>
                <w:rPr>
                  <w:noProof/>
                  <w:lang w:val="en-US"/>
                </w:rPr>
              </w:pPr>
              <w:r w:rsidRPr="00EC6620">
                <w:rPr>
                  <w:noProof/>
                  <w:lang w:val="en-US"/>
                </w:rPr>
                <w:t xml:space="preserve">InfoWorld. (3 de Mayo de 2013). </w:t>
              </w:r>
              <w:r w:rsidRPr="00EC6620">
                <w:rPr>
                  <w:i/>
                  <w:iCs/>
                  <w:noProof/>
                  <w:lang w:val="en-US"/>
                </w:rPr>
                <w:t>IEEE aims to drive cloud computing standards</w:t>
              </w:r>
              <w:r w:rsidRPr="00EC6620">
                <w:rPr>
                  <w:noProof/>
                  <w:lang w:val="en-US"/>
                </w:rPr>
                <w:t>. Obtenido de IEEE aims to drive cloud computing standards: http://www.infoworld.com/d/cloud-computing/ieee-aims-drive-cloud-computing-standards-712</w:t>
              </w:r>
            </w:p>
            <w:p w14:paraId="2C1236A8" w14:textId="77777777" w:rsidR="00DC4200" w:rsidRDefault="00DC4200" w:rsidP="00DC4200">
              <w:pPr>
                <w:pStyle w:val="Bibliography"/>
                <w:ind w:left="720" w:hanging="720"/>
                <w:rPr>
                  <w:noProof/>
                </w:rPr>
              </w:pPr>
              <w:r>
                <w:rPr>
                  <w:noProof/>
                </w:rPr>
                <w:t xml:space="preserve">Javassist. (3 de Mayo de 2013). </w:t>
              </w:r>
              <w:r>
                <w:rPr>
                  <w:i/>
                  <w:iCs/>
                  <w:noProof/>
                </w:rPr>
                <w:t>Javassist</w:t>
              </w:r>
              <w:r>
                <w:rPr>
                  <w:noProof/>
                </w:rPr>
                <w:t>. Obtenido de Javassist: http://www.csg.ci.i.u-tokyo.ac.jp/~chiba/javassist/</w:t>
              </w:r>
            </w:p>
            <w:p w14:paraId="51C79C2E" w14:textId="77777777" w:rsidR="00DC4200" w:rsidRDefault="00DC4200" w:rsidP="00DC4200">
              <w:pPr>
                <w:pStyle w:val="Bibliography"/>
                <w:ind w:left="720" w:hanging="720"/>
                <w:rPr>
                  <w:noProof/>
                </w:rPr>
              </w:pPr>
              <w:r>
                <w:rPr>
                  <w:noProof/>
                </w:rPr>
                <w:t xml:space="preserve">java-storage. (3 de Mayo de 2013). </w:t>
              </w:r>
              <w:r>
                <w:rPr>
                  <w:i/>
                  <w:iCs/>
                  <w:noProof/>
                </w:rPr>
                <w:t>java-storage</w:t>
              </w:r>
              <w:r>
                <w:rPr>
                  <w:noProof/>
                </w:rPr>
                <w:t>. Obtenido de java-storage: http://code.google.com/p/java-storage/</w:t>
              </w:r>
            </w:p>
            <w:p w14:paraId="71BF5FAF" w14:textId="77777777" w:rsidR="00DC4200" w:rsidRDefault="00DC4200" w:rsidP="00DC4200">
              <w:pPr>
                <w:pStyle w:val="Bibliography"/>
                <w:ind w:left="720" w:hanging="720"/>
                <w:rPr>
                  <w:noProof/>
                </w:rPr>
              </w:pPr>
              <w:r>
                <w:rPr>
                  <w:noProof/>
                </w:rPr>
                <w:t xml:space="preserve">jClouds. (2013). </w:t>
              </w:r>
              <w:r>
                <w:rPr>
                  <w:i/>
                  <w:iCs/>
                  <w:noProof/>
                </w:rPr>
                <w:t>jClouds</w:t>
              </w:r>
              <w:r>
                <w:rPr>
                  <w:noProof/>
                </w:rPr>
                <w:t>. Recuperado el 5 de Marzo de 2013, de http://www.jclouds.org/</w:t>
              </w:r>
            </w:p>
            <w:p w14:paraId="55C6A7A5" w14:textId="77777777" w:rsidR="00DC4200" w:rsidRDefault="00DC4200" w:rsidP="00DC4200">
              <w:pPr>
                <w:pStyle w:val="Bibliography"/>
                <w:ind w:left="720" w:hanging="720"/>
                <w:rPr>
                  <w:noProof/>
                </w:rPr>
              </w:pPr>
              <w:r>
                <w:rPr>
                  <w:noProof/>
                </w:rPr>
                <w:t xml:space="preserve">JetS3t. (3 de Mayo de 2013). </w:t>
              </w:r>
              <w:r>
                <w:rPr>
                  <w:i/>
                  <w:iCs/>
                  <w:noProof/>
                </w:rPr>
                <w:t>JetS3t</w:t>
              </w:r>
              <w:r>
                <w:rPr>
                  <w:noProof/>
                </w:rPr>
                <w:t>. Obtenido de JetS3t: http://www.jets3t.org/</w:t>
              </w:r>
            </w:p>
            <w:p w14:paraId="411A5483" w14:textId="77777777" w:rsidR="00DC4200" w:rsidRDefault="00DC4200" w:rsidP="00DC4200">
              <w:pPr>
                <w:pStyle w:val="Bibliography"/>
                <w:ind w:left="720" w:hanging="720"/>
                <w:rPr>
                  <w:noProof/>
                </w:rPr>
              </w:pPr>
              <w:r>
                <w:rPr>
                  <w:noProof/>
                </w:rPr>
                <w:t xml:space="preserve">JFileSync. (5 de Mayo de 2013). </w:t>
              </w:r>
              <w:r>
                <w:rPr>
                  <w:i/>
                  <w:iCs/>
                  <w:noProof/>
                </w:rPr>
                <w:t>JFileSync</w:t>
              </w:r>
              <w:r>
                <w:rPr>
                  <w:noProof/>
                </w:rPr>
                <w:t>. Obtenido de http://jfilesync.sourceforge.net/</w:t>
              </w:r>
            </w:p>
            <w:p w14:paraId="2A28EAD3" w14:textId="77777777" w:rsidR="00DC4200" w:rsidRDefault="00DC4200" w:rsidP="00DC4200">
              <w:pPr>
                <w:pStyle w:val="Bibliography"/>
                <w:ind w:left="720" w:hanging="720"/>
                <w:rPr>
                  <w:noProof/>
                </w:rPr>
              </w:pPr>
              <w:r w:rsidRPr="00EC6620">
                <w:rPr>
                  <w:noProof/>
                  <w:lang w:val="en-US"/>
                </w:rPr>
                <w:t xml:space="preserve">Leavitt, N. (2009). Is cloud computing really ready for prime time. </w:t>
              </w:r>
              <w:r>
                <w:rPr>
                  <w:i/>
                  <w:iCs/>
                  <w:noProof/>
                </w:rPr>
                <w:t>Growth, 27</w:t>
              </w:r>
              <w:r>
                <w:rPr>
                  <w:noProof/>
                </w:rPr>
                <w:t>(5).</w:t>
              </w:r>
            </w:p>
            <w:p w14:paraId="7EC57432" w14:textId="77777777" w:rsidR="00DC4200" w:rsidRDefault="00DC4200" w:rsidP="00DC4200">
              <w:pPr>
                <w:pStyle w:val="Bibliography"/>
                <w:ind w:left="720" w:hanging="720"/>
                <w:rPr>
                  <w:noProof/>
                </w:rPr>
              </w:pPr>
              <w:r>
                <w:rPr>
                  <w:noProof/>
                </w:rPr>
                <w:t xml:space="preserve">Mandel, M. (2001). </w:t>
              </w:r>
              <w:r>
                <w:rPr>
                  <w:i/>
                  <w:iCs/>
                  <w:noProof/>
                </w:rPr>
                <w:t>La Depresión de Internet.</w:t>
              </w:r>
              <w:r>
                <w:rPr>
                  <w:noProof/>
                </w:rPr>
                <w:t xml:space="preserve"> Madrid: Pearson Educación.</w:t>
              </w:r>
            </w:p>
            <w:p w14:paraId="7807904E" w14:textId="77777777" w:rsidR="00DC4200" w:rsidRPr="00EC6620" w:rsidRDefault="00DC4200" w:rsidP="00DC4200">
              <w:pPr>
                <w:pStyle w:val="Bibliography"/>
                <w:ind w:left="720" w:hanging="720"/>
                <w:rPr>
                  <w:noProof/>
                  <w:lang w:val="en-US"/>
                </w:rPr>
              </w:pPr>
              <w:r w:rsidRPr="00EC6620">
                <w:rPr>
                  <w:noProof/>
                  <w:lang w:val="en-US"/>
                </w:rPr>
                <w:lastRenderedPageBreak/>
                <w:t xml:space="preserve">Mell, P., &amp; Grance, T. (2011). The NIST Definition of Cloud Computing. </w:t>
              </w:r>
              <w:r w:rsidRPr="00EC6620">
                <w:rPr>
                  <w:i/>
                  <w:iCs/>
                  <w:noProof/>
                  <w:lang w:val="en-US"/>
                </w:rPr>
                <w:t>NIST Special Publication 800-145</w:t>
              </w:r>
              <w:r w:rsidRPr="00EC6620">
                <w:rPr>
                  <w:noProof/>
                  <w:lang w:val="en-US"/>
                </w:rPr>
                <w:t>. Obtenido de , , NIST Special Publication 800-145 (September 2011)..</w:t>
              </w:r>
            </w:p>
            <w:p w14:paraId="55380123" w14:textId="77777777" w:rsidR="00DC4200" w:rsidRDefault="00DC4200" w:rsidP="00DC4200">
              <w:pPr>
                <w:pStyle w:val="Bibliography"/>
                <w:ind w:left="720" w:hanging="720"/>
                <w:rPr>
                  <w:noProof/>
                </w:rPr>
              </w:pPr>
              <w:r w:rsidRPr="00EC6620">
                <w:rPr>
                  <w:noProof/>
                  <w:lang w:val="en-US"/>
                </w:rPr>
                <w:t xml:space="preserve">Microsoft. </w:t>
              </w:r>
              <w:r>
                <w:rPr>
                  <w:noProof/>
                </w:rPr>
                <w:t xml:space="preserve">(2013). </w:t>
              </w:r>
              <w:r>
                <w:rPr>
                  <w:i/>
                  <w:iCs/>
                  <w:noProof/>
                </w:rPr>
                <w:t>Windows Azure</w:t>
              </w:r>
              <w:r>
                <w:rPr>
                  <w:noProof/>
                </w:rPr>
                <w:t>. Recuperado el 3 de Mayo de 2013, de http://www.windowsazure.com/es-es/</w:t>
              </w:r>
            </w:p>
            <w:p w14:paraId="60907ED8" w14:textId="77777777" w:rsidR="00DC4200" w:rsidRDefault="00DC4200" w:rsidP="00DC4200">
              <w:pPr>
                <w:pStyle w:val="Bibliography"/>
                <w:ind w:left="720" w:hanging="720"/>
                <w:rPr>
                  <w:noProof/>
                </w:rPr>
              </w:pPr>
              <w:r>
                <w:rPr>
                  <w:noProof/>
                </w:rPr>
                <w:t xml:space="preserve">Microsoft. (3 de Mayo de 2013). </w:t>
              </w:r>
              <w:r>
                <w:rPr>
                  <w:i/>
                  <w:iCs/>
                  <w:noProof/>
                </w:rPr>
                <w:t>Windows Azure: Plataforma en la nube de Microsoft</w:t>
              </w:r>
              <w:r>
                <w:rPr>
                  <w:noProof/>
                </w:rPr>
                <w:t>. Obtenido de Windows Azure: Plataforma en la nube de Microsoft: http://www.windowsazure.com/es-es/</w:t>
              </w:r>
            </w:p>
            <w:p w14:paraId="225F0A39" w14:textId="77777777" w:rsidR="00DC4200" w:rsidRDefault="00DC4200" w:rsidP="00DC4200">
              <w:pPr>
                <w:pStyle w:val="Bibliography"/>
                <w:ind w:left="720" w:hanging="720"/>
                <w:rPr>
                  <w:noProof/>
                </w:rPr>
              </w:pPr>
              <w:r>
                <w:rPr>
                  <w:noProof/>
                </w:rPr>
                <w:t xml:space="preserve">MuCommander. (5 de Mayo de 2013). </w:t>
              </w:r>
              <w:r>
                <w:rPr>
                  <w:i/>
                  <w:iCs/>
                  <w:noProof/>
                </w:rPr>
                <w:t>MuCommander</w:t>
              </w:r>
              <w:r>
                <w:rPr>
                  <w:noProof/>
                </w:rPr>
                <w:t>. Obtenido de http://www.mucommander.com/</w:t>
              </w:r>
            </w:p>
            <w:p w14:paraId="3317F9CF" w14:textId="77777777" w:rsidR="00DC4200" w:rsidRDefault="00DC4200" w:rsidP="00DC4200">
              <w:pPr>
                <w:pStyle w:val="Bibliography"/>
                <w:ind w:left="720" w:hanging="720"/>
                <w:rPr>
                  <w:noProof/>
                </w:rPr>
              </w:pPr>
              <w:r>
                <w:rPr>
                  <w:noProof/>
                </w:rPr>
                <w:t xml:space="preserve">neoeedit. (5 de Mayo de 2013). </w:t>
              </w:r>
              <w:r>
                <w:rPr>
                  <w:i/>
                  <w:iCs/>
                  <w:noProof/>
                </w:rPr>
                <w:t>neoeedit</w:t>
              </w:r>
              <w:r>
                <w:rPr>
                  <w:noProof/>
                </w:rPr>
                <w:t>. Obtenido de https://code.google.com/p/neoeedit/</w:t>
              </w:r>
            </w:p>
            <w:p w14:paraId="39D75084" w14:textId="77777777" w:rsidR="00DC4200" w:rsidRPr="00EC6620" w:rsidRDefault="00DC4200" w:rsidP="00DC4200">
              <w:pPr>
                <w:pStyle w:val="Bibliography"/>
                <w:ind w:left="720" w:hanging="720"/>
                <w:rPr>
                  <w:noProof/>
                  <w:lang w:val="en-US"/>
                </w:rPr>
              </w:pPr>
              <w:r w:rsidRPr="00EC6620">
                <w:rPr>
                  <w:noProof/>
                  <w:lang w:val="en-US"/>
                </w:rPr>
                <w:t xml:space="preserve">NIST. (3 de Mayo de 2013). </w:t>
              </w:r>
              <w:r w:rsidRPr="00EC6620">
                <w:rPr>
                  <w:i/>
                  <w:iCs/>
                  <w:noProof/>
                  <w:lang w:val="en-US"/>
                </w:rPr>
                <w:t>Two New Publications Provide a Cloud Computing Standards Roadmap and Reference Architecture</w:t>
              </w:r>
              <w:r w:rsidRPr="00EC6620">
                <w:rPr>
                  <w:noProof/>
                  <w:lang w:val="en-US"/>
                </w:rPr>
                <w:t>. Obtenido de Two New Publications Provide a Cloud Computing Standards Roadmap and Reference Architecture: http://www.nist.gov/itl/csd/cloud-091311.cfm</w:t>
              </w:r>
            </w:p>
            <w:p w14:paraId="1438BB63" w14:textId="77777777" w:rsidR="00DC4200" w:rsidRDefault="00DC4200" w:rsidP="00DC4200">
              <w:pPr>
                <w:pStyle w:val="Bibliography"/>
                <w:ind w:left="720" w:hanging="720"/>
                <w:rPr>
                  <w:noProof/>
                </w:rPr>
              </w:pPr>
              <w:r>
                <w:rPr>
                  <w:noProof/>
                </w:rPr>
                <w:t xml:space="preserve">OpenNebula Project. (3 de Mayo de 2013). </w:t>
              </w:r>
              <w:r>
                <w:rPr>
                  <w:i/>
                  <w:iCs/>
                  <w:noProof/>
                </w:rPr>
                <w:t>OpenNebula</w:t>
              </w:r>
              <w:r>
                <w:rPr>
                  <w:noProof/>
                </w:rPr>
                <w:t>. Obtenido de OpenNebula: http://opennebula.org/</w:t>
              </w:r>
            </w:p>
            <w:p w14:paraId="5F7979DD" w14:textId="77777777" w:rsidR="00DC4200" w:rsidRDefault="00DC4200" w:rsidP="00DC4200">
              <w:pPr>
                <w:pStyle w:val="Bibliography"/>
                <w:ind w:left="720" w:hanging="720"/>
                <w:rPr>
                  <w:noProof/>
                </w:rPr>
              </w:pPr>
              <w:r>
                <w:rPr>
                  <w:noProof/>
                </w:rPr>
                <w:t xml:space="preserve">Oracle. (3 de Mayo de 2013). </w:t>
              </w:r>
              <w:r>
                <w:rPr>
                  <w:i/>
                  <w:iCs/>
                  <w:noProof/>
                </w:rPr>
                <w:t>ClassLoader (Java Platform SE 7 )</w:t>
              </w:r>
              <w:r>
                <w:rPr>
                  <w:noProof/>
                </w:rPr>
                <w:t>. Obtenido de ClassLoader (Java Platform SE 7 ): http://docs.oracle.com/javase/7/docs/api/java/lang/ClassLoader.html</w:t>
              </w:r>
            </w:p>
            <w:p w14:paraId="5244F644" w14:textId="77777777" w:rsidR="00DC4200" w:rsidRDefault="00DC4200" w:rsidP="00DC4200">
              <w:pPr>
                <w:pStyle w:val="Bibliography"/>
                <w:ind w:left="720" w:hanging="720"/>
                <w:rPr>
                  <w:noProof/>
                </w:rPr>
              </w:pPr>
              <w:r>
                <w:rPr>
                  <w:noProof/>
                </w:rPr>
                <w:t xml:space="preserve">Oracle. (28 de Septiembre de 2013). </w:t>
              </w:r>
              <w:r>
                <w:rPr>
                  <w:i/>
                  <w:iCs/>
                  <w:noProof/>
                </w:rPr>
                <w:t>The Reflection API</w:t>
              </w:r>
              <w:r>
                <w:rPr>
                  <w:noProof/>
                </w:rPr>
                <w:t>. Obtenido de The Reflection API: http://docs.oracle.com/javase/tutorial/reflect/index.html</w:t>
              </w:r>
            </w:p>
            <w:p w14:paraId="3AA86685" w14:textId="77777777" w:rsidR="00DC4200" w:rsidRDefault="00DC4200" w:rsidP="00DC4200">
              <w:pPr>
                <w:pStyle w:val="Bibliography"/>
                <w:ind w:left="720" w:hanging="720"/>
                <w:rPr>
                  <w:noProof/>
                </w:rPr>
              </w:pPr>
              <w:r>
                <w:rPr>
                  <w:noProof/>
                </w:rPr>
                <w:t xml:space="preserve">Rackspace. (2013). </w:t>
              </w:r>
              <w:r>
                <w:rPr>
                  <w:i/>
                  <w:iCs/>
                  <w:noProof/>
                </w:rPr>
                <w:t>Rackspace</w:t>
              </w:r>
              <w:r>
                <w:rPr>
                  <w:noProof/>
                </w:rPr>
                <w:t>. Recuperado el 3 de Mayo de 2013, de http://www.rackspace.com/</w:t>
              </w:r>
            </w:p>
            <w:p w14:paraId="6971D1A8" w14:textId="77777777" w:rsidR="00DC4200" w:rsidRPr="00EC6620" w:rsidRDefault="00DC4200" w:rsidP="00DC4200">
              <w:pPr>
                <w:pStyle w:val="Bibliography"/>
                <w:ind w:left="720" w:hanging="720"/>
                <w:rPr>
                  <w:noProof/>
                  <w:lang w:val="en-US"/>
                </w:rPr>
              </w:pPr>
              <w:r>
                <w:rPr>
                  <w:noProof/>
                </w:rPr>
                <w:t xml:space="preserve">Sobel, J., &amp; Friedman, D. (28 de Septiembre de 2013). </w:t>
              </w:r>
              <w:r w:rsidRPr="00EC6620">
                <w:rPr>
                  <w:i/>
                  <w:iCs/>
                  <w:noProof/>
                  <w:lang w:val="en-US"/>
                </w:rPr>
                <w:t>An Introduction to Reflection-Oriented Programming.</w:t>
              </w:r>
              <w:r w:rsidRPr="00EC6620">
                <w:rPr>
                  <w:noProof/>
                  <w:lang w:val="en-US"/>
                </w:rPr>
                <w:t xml:space="preserve"> Obtenido de An Introduction to Reflection-Oriented Programming: http://www.cs.indiana.edu/~jsobel/rop.html</w:t>
              </w:r>
            </w:p>
            <w:p w14:paraId="4E8515F6" w14:textId="77777777" w:rsidR="00DC4200" w:rsidRDefault="00DC4200" w:rsidP="00DC4200">
              <w:pPr>
                <w:pStyle w:val="Bibliography"/>
                <w:ind w:left="720" w:hanging="720"/>
                <w:rPr>
                  <w:noProof/>
                </w:rPr>
              </w:pPr>
              <w:r>
                <w:rPr>
                  <w:noProof/>
                </w:rPr>
                <w:t xml:space="preserve">The Eclipse Foundation. (5 de Mayo de 2013). </w:t>
              </w:r>
              <w:r>
                <w:rPr>
                  <w:i/>
                  <w:iCs/>
                  <w:noProof/>
                </w:rPr>
                <w:t>Mylyn</w:t>
              </w:r>
              <w:r>
                <w:rPr>
                  <w:noProof/>
                </w:rPr>
                <w:t>. Obtenido de http://eclipse.org/mylyn/</w:t>
              </w:r>
            </w:p>
            <w:p w14:paraId="62A868D7" w14:textId="77777777" w:rsidR="00DC4200" w:rsidRPr="00EC6620" w:rsidRDefault="00DC4200" w:rsidP="00DC4200">
              <w:pPr>
                <w:pStyle w:val="Bibliography"/>
                <w:ind w:left="720" w:hanging="720"/>
                <w:rPr>
                  <w:noProof/>
                  <w:lang w:val="en-US"/>
                </w:rPr>
              </w:pPr>
              <w:r w:rsidRPr="00EC6620">
                <w:rPr>
                  <w:noProof/>
                  <w:lang w:val="en-US"/>
                </w:rPr>
                <w:t xml:space="preserve">TrainSignal. (3 de Mayo de 2013). </w:t>
              </w:r>
              <w:r w:rsidRPr="00EC6620">
                <w:rPr>
                  <w:i/>
                  <w:iCs/>
                  <w:noProof/>
                  <w:lang w:val="en-US"/>
                </w:rPr>
                <w:t>CCSK Overview: Certificate of Cloud Security Knowledge</w:t>
              </w:r>
              <w:r w:rsidRPr="00EC6620">
                <w:rPr>
                  <w:noProof/>
                  <w:lang w:val="en-US"/>
                </w:rPr>
                <w:t>. Obtenido de CCSK Overview: Certificate of Cloud Security Knowledge: http://www.trainsignal.com/blog/ccsk-certificate-of-cloud-security-knowledge</w:t>
              </w:r>
            </w:p>
            <w:p w14:paraId="71CADE36" w14:textId="77777777" w:rsidR="00DC4200" w:rsidRDefault="00DC4200" w:rsidP="00DC4200">
              <w:pPr>
                <w:pStyle w:val="Bibliography"/>
                <w:ind w:left="720" w:hanging="720"/>
                <w:rPr>
                  <w:noProof/>
                </w:rPr>
              </w:pPr>
              <w:r w:rsidRPr="00EC6620">
                <w:rPr>
                  <w:noProof/>
                  <w:lang w:val="en-US"/>
                </w:rPr>
                <w:t xml:space="preserve">VMWare. (2013). </w:t>
              </w:r>
              <w:r w:rsidRPr="00EC6620">
                <w:rPr>
                  <w:i/>
                  <w:iCs/>
                  <w:noProof/>
                  <w:lang w:val="en-US"/>
                </w:rPr>
                <w:t>VMWare Cloud Computing Solutions</w:t>
              </w:r>
              <w:r w:rsidRPr="00EC6620">
                <w:rPr>
                  <w:noProof/>
                  <w:lang w:val="en-US"/>
                </w:rPr>
                <w:t xml:space="preserve">. </w:t>
              </w:r>
              <w:r>
                <w:rPr>
                  <w:noProof/>
                </w:rPr>
                <w:t>Recuperado el 3 de Mayo de 2013, de http://www.vmware.com/solutions/cloud-computing/index.html</w:t>
              </w:r>
            </w:p>
            <w:p w14:paraId="0EBBC338" w14:textId="77777777" w:rsidR="00DC4200" w:rsidRDefault="00DC4200" w:rsidP="00DC4200">
              <w:pPr>
                <w:pStyle w:val="Bibliography"/>
                <w:ind w:left="720" w:hanging="720"/>
                <w:rPr>
                  <w:noProof/>
                </w:rPr>
              </w:pPr>
              <w:r>
                <w:rPr>
                  <w:noProof/>
                </w:rPr>
                <w:t xml:space="preserve">W3C. (3 de Mayo de 2013). </w:t>
              </w:r>
              <w:r>
                <w:rPr>
                  <w:i/>
                  <w:iCs/>
                  <w:noProof/>
                </w:rPr>
                <w:t>Extensible Markup Language (XML)</w:t>
              </w:r>
              <w:r>
                <w:rPr>
                  <w:noProof/>
                </w:rPr>
                <w:t>. Obtenido de Extensible Markup Language (XML): http://www.w3.org/XML/</w:t>
              </w:r>
            </w:p>
            <w:p w14:paraId="543CE9B9" w14:textId="77777777" w:rsidR="00DC4200" w:rsidRDefault="00DC4200" w:rsidP="00DC4200">
              <w:pPr>
                <w:pStyle w:val="Bibliography"/>
                <w:ind w:left="720" w:hanging="720"/>
                <w:rPr>
                  <w:noProof/>
                </w:rPr>
              </w:pPr>
              <w:r>
                <w:rPr>
                  <w:noProof/>
                </w:rPr>
                <w:t xml:space="preserve">YourKit. (5 de Mayo de 2013). </w:t>
              </w:r>
              <w:r>
                <w:rPr>
                  <w:i/>
                  <w:iCs/>
                  <w:noProof/>
                </w:rPr>
                <w:t>YourKit Java Profiler</w:t>
              </w:r>
              <w:r>
                <w:rPr>
                  <w:noProof/>
                </w:rPr>
                <w:t>. Obtenido de http://www.yourkit.com/</w:t>
              </w:r>
            </w:p>
            <w:p w14:paraId="40AB5DE3" w14:textId="77777777" w:rsidR="001B3EB7" w:rsidRDefault="009B1747" w:rsidP="00DC4200">
              <w:r>
                <w:rPr>
                  <w:b/>
                  <w:bCs/>
                </w:rPr>
                <w:fldChar w:fldCharType="end"/>
              </w:r>
            </w:p>
          </w:sdtContent>
        </w:sdt>
      </w:sdtContent>
    </w:sdt>
    <w:p w14:paraId="093DB5D8" w14:textId="77777777" w:rsidR="00E10A9F" w:rsidRPr="00EC6620" w:rsidRDefault="00E10A9F" w:rsidP="00EC6620">
      <w:pPr>
        <w:rPr>
          <w:rFonts w:asciiTheme="minorHAnsi" w:hAnsiTheme="minorHAnsi" w:cstheme="minorHAnsi"/>
          <w:u w:val="single"/>
        </w:rPr>
      </w:pPr>
    </w:p>
    <w:sectPr w:rsidR="00E10A9F" w:rsidRPr="00EC6620" w:rsidSect="00BD29DC">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01" w:author="Usuario" w:date="2013-10-24T15:27:00Z" w:initials="U">
    <w:p w14:paraId="7D5477BD" w14:textId="77777777" w:rsidR="009E3E50" w:rsidRDefault="009E3E50" w:rsidP="000142E6">
      <w:pPr>
        <w:pStyle w:val="CommentText"/>
      </w:pPr>
      <w:r>
        <w:rPr>
          <w:rStyle w:val="CommentReference"/>
        </w:rPr>
        <w:annotationRef/>
      </w:r>
      <w:r>
        <w:t>C{</w:t>
      </w:r>
      <w:proofErr w:type="spellStart"/>
      <w:r>
        <w:t>omo</w:t>
      </w:r>
      <w:proofErr w:type="spellEnd"/>
      <w:r>
        <w:t xml:space="preserve"> hace eso aether...</w:t>
      </w:r>
    </w:p>
  </w:comment>
  <w:comment w:id="104" w:author="Usuario" w:date="2013-10-24T11:06:00Z" w:initials="U">
    <w:p w14:paraId="2C8279B5" w14:textId="77777777" w:rsidR="009E3E50" w:rsidRDefault="009E3E50" w:rsidP="000142E6">
      <w:pPr>
        <w:pStyle w:val="CommentText"/>
      </w:pPr>
      <w:r>
        <w:rPr>
          <w:rStyle w:val="CommentReference"/>
        </w:rPr>
        <w:annotationRef/>
      </w:r>
      <w:proofErr w:type="spellStart"/>
      <w:r>
        <w:t>Recueden</w:t>
      </w:r>
      <w:proofErr w:type="spellEnd"/>
      <w:r>
        <w:t xml:space="preserve"> que </w:t>
      </w:r>
      <w:proofErr w:type="spellStart"/>
      <w:r>
        <w:t>estan</w:t>
      </w:r>
      <w:proofErr w:type="spellEnd"/>
      <w:r>
        <w:t xml:space="preserve"> presentando algo que ya hicieron. siempre cuenta que ya hicieron eso..</w:t>
      </w:r>
    </w:p>
    <w:p w14:paraId="2483EBE6" w14:textId="77777777" w:rsidR="009E3E50" w:rsidRDefault="009E3E50" w:rsidP="000142E6">
      <w:pPr>
        <w:pStyle w:val="CommentText"/>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FA8AA5B" w15:done="0"/>
  <w15:commentEx w15:paraId="55CC706F" w15:done="0"/>
  <w15:commentEx w15:paraId="1F02383B" w15:done="0"/>
  <w15:commentEx w15:paraId="3333E41C" w15:done="0"/>
  <w15:commentEx w15:paraId="68C2D43F" w15:done="0"/>
  <w15:commentEx w15:paraId="0646B566" w15:done="0"/>
  <w15:commentEx w15:paraId="61A9C3D3" w15:done="0"/>
  <w15:commentEx w15:paraId="48CA5137" w15:done="0"/>
  <w15:commentEx w15:paraId="149A8379" w15:done="0"/>
  <w15:commentEx w15:paraId="06B2804B" w15:done="0"/>
  <w15:commentEx w15:paraId="678006FA" w15:done="0"/>
  <w15:commentEx w15:paraId="4BA44D27" w15:done="0"/>
  <w15:commentEx w15:paraId="5E73A7B1" w15:done="0"/>
  <w15:commentEx w15:paraId="7D7FB817" w15:done="0"/>
  <w15:commentEx w15:paraId="5C0831BF" w15:done="0"/>
  <w15:commentEx w15:paraId="41695B48" w15:done="1"/>
  <w15:commentEx w15:paraId="01DFAC68" w15:done="1"/>
  <w15:commentEx w15:paraId="7CE5BDB0" w15:done="1"/>
  <w15:commentEx w15:paraId="14AAF3B7" w15:paraIdParent="7CE5BDB0" w15:done="0"/>
  <w15:commentEx w15:paraId="7D5477BD" w15:done="1"/>
  <w15:commentEx w15:paraId="2483EBE6" w15:done="1"/>
  <w15:commentEx w15:paraId="7C4C922F"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C400647" w14:textId="77777777" w:rsidR="00D911A9" w:rsidRDefault="00D911A9" w:rsidP="00E407A4">
      <w:pPr>
        <w:spacing w:line="240" w:lineRule="auto"/>
      </w:pPr>
      <w:r>
        <w:separator/>
      </w:r>
    </w:p>
  </w:endnote>
  <w:endnote w:type="continuationSeparator" w:id="0">
    <w:p w14:paraId="785940C6" w14:textId="77777777" w:rsidR="00D911A9" w:rsidRDefault="00D911A9" w:rsidP="00E407A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61002A87" w:usb1="80000000" w:usb2="00000008"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E909BE5" w14:textId="77777777" w:rsidR="00D911A9" w:rsidRDefault="00D911A9" w:rsidP="00E407A4">
      <w:pPr>
        <w:spacing w:line="240" w:lineRule="auto"/>
      </w:pPr>
      <w:r>
        <w:separator/>
      </w:r>
    </w:p>
  </w:footnote>
  <w:footnote w:type="continuationSeparator" w:id="0">
    <w:p w14:paraId="03041127" w14:textId="77777777" w:rsidR="00D911A9" w:rsidRDefault="00D911A9" w:rsidP="00E407A4">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1">
    <w:nsid w:val="00000002"/>
    <w:multiLevelType w:val="hybridMultilevel"/>
    <w:tmpl w:val="00000002"/>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2">
    <w:nsid w:val="00000006"/>
    <w:multiLevelType w:val="hybridMultilevel"/>
    <w:tmpl w:val="04322F82"/>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3">
    <w:nsid w:val="00000007"/>
    <w:multiLevelType w:val="hybridMultilevel"/>
    <w:tmpl w:val="00000007"/>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4">
    <w:nsid w:val="00000008"/>
    <w:multiLevelType w:val="hybridMultilevel"/>
    <w:tmpl w:val="923804DC"/>
    <w:lvl w:ilvl="0" w:tplc="FFFFFFFF">
      <w:start w:val="1"/>
      <w:numFmt w:val="decimal"/>
      <w:lvlText w:val="%1."/>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lowerLetter"/>
      <w:lvlText w:val="%2."/>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lowerRoman"/>
      <w:lvlText w:val="%3."/>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decimal"/>
      <w:lvlText w:val="%4."/>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lowerLetter"/>
      <w:lvlText w:val="%5."/>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lowerRoman"/>
      <w:lvlText w:val="%6."/>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decimal"/>
      <w:lvlText w:val="%7."/>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lowerLetter"/>
      <w:lvlText w:val="%8."/>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lowerRoman"/>
      <w:lvlText w:val="%9."/>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5">
    <w:nsid w:val="0000000A"/>
    <w:multiLevelType w:val="hybridMultilevel"/>
    <w:tmpl w:val="0000000A"/>
    <w:lvl w:ilvl="0" w:tplc="FFFFFFFF">
      <w:start w:val="1"/>
      <w:numFmt w:val="decimal"/>
      <w:lvlText w:val="%1."/>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lowerLetter"/>
      <w:lvlText w:val="%2."/>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lowerRoman"/>
      <w:lvlText w:val="%3."/>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decimal"/>
      <w:lvlText w:val="%4."/>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lowerLetter"/>
      <w:lvlText w:val="%5."/>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lowerRoman"/>
      <w:lvlText w:val="%6."/>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decimal"/>
      <w:lvlText w:val="%7."/>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lowerLetter"/>
      <w:lvlText w:val="%8."/>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lowerRoman"/>
      <w:lvlText w:val="%9."/>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6">
    <w:nsid w:val="001E1BE8"/>
    <w:multiLevelType w:val="hybridMultilevel"/>
    <w:tmpl w:val="95009064"/>
    <w:lvl w:ilvl="0" w:tplc="FFFFFFFF">
      <w:start w:val="1"/>
      <w:numFmt w:val="bullet"/>
      <w:lvlText w:val="●"/>
      <w:lvlJc w:val="left"/>
      <w:pPr>
        <w:ind w:left="720" w:hanging="360"/>
      </w:pPr>
      <w:rPr>
        <w:rFonts w:ascii="Arial" w:eastAsia="Arial" w:hAnsi="Arial" w:cs="Arial"/>
        <w:b w:val="0"/>
        <w:bCs w:val="0"/>
        <w:i w:val="0"/>
        <w:iCs w:val="0"/>
        <w:strike w:val="0"/>
        <w:color w:val="000000"/>
        <w:sz w:val="22"/>
        <w:szCs w:val="22"/>
        <w:u w:val="none"/>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01EA2FEC"/>
    <w:multiLevelType w:val="multilevel"/>
    <w:tmpl w:val="507860CC"/>
    <w:lvl w:ilvl="0">
      <w:start w:val="1"/>
      <w:numFmt w:val="bullet"/>
      <w:lvlText w:val="●"/>
      <w:lvlJc w:val="left"/>
      <w:pPr>
        <w:ind w:left="720" w:firstLine="360"/>
      </w:pPr>
      <w:rPr>
        <w:rFonts w:ascii="Arial" w:eastAsia="Arial" w:hAnsi="Arial" w:cs="Arial"/>
        <w:b w:val="0"/>
        <w:i w:val="0"/>
        <w:smallCaps w:val="0"/>
        <w:strike w:val="0"/>
        <w:dstrike w:val="0"/>
        <w:color w:val="000000"/>
        <w:sz w:val="22"/>
        <w:highlight w:val="none"/>
        <w:u w:val="none"/>
        <w:effect w:val="none"/>
        <w:vertAlign w:val="baseline"/>
      </w:rPr>
    </w:lvl>
    <w:lvl w:ilvl="1">
      <w:start w:val="1"/>
      <w:numFmt w:val="bullet"/>
      <w:lvlText w:val="○"/>
      <w:lvlJc w:val="left"/>
      <w:pPr>
        <w:ind w:left="1440" w:firstLine="1080"/>
      </w:pPr>
      <w:rPr>
        <w:rFonts w:ascii="Arial" w:eastAsia="Arial" w:hAnsi="Arial" w:cs="Arial"/>
        <w:b w:val="0"/>
        <w:i w:val="0"/>
        <w:smallCaps w:val="0"/>
        <w:strike w:val="0"/>
        <w:dstrike w:val="0"/>
        <w:color w:val="000000"/>
        <w:sz w:val="22"/>
        <w:highlight w:val="none"/>
        <w:u w:val="none"/>
        <w:effect w:val="none"/>
        <w:vertAlign w:val="baseline"/>
      </w:rPr>
    </w:lvl>
    <w:lvl w:ilvl="2">
      <w:start w:val="1"/>
      <w:numFmt w:val="bullet"/>
      <w:lvlText w:val="■"/>
      <w:lvlJc w:val="left"/>
      <w:pPr>
        <w:ind w:left="2160" w:firstLine="1800"/>
      </w:pPr>
      <w:rPr>
        <w:rFonts w:ascii="Arial" w:eastAsia="Arial" w:hAnsi="Arial" w:cs="Arial"/>
        <w:b w:val="0"/>
        <w:i w:val="0"/>
        <w:smallCaps w:val="0"/>
        <w:strike w:val="0"/>
        <w:dstrike w:val="0"/>
        <w:color w:val="000000"/>
        <w:sz w:val="22"/>
        <w:highlight w:val="none"/>
        <w:u w:val="none"/>
        <w:effect w:val="none"/>
        <w:vertAlign w:val="baseline"/>
      </w:rPr>
    </w:lvl>
    <w:lvl w:ilvl="3">
      <w:start w:val="1"/>
      <w:numFmt w:val="bullet"/>
      <w:lvlText w:val="●"/>
      <w:lvlJc w:val="left"/>
      <w:pPr>
        <w:ind w:left="2880" w:firstLine="2520"/>
      </w:pPr>
      <w:rPr>
        <w:rFonts w:ascii="Arial" w:eastAsia="Arial" w:hAnsi="Arial" w:cs="Arial"/>
        <w:b w:val="0"/>
        <w:i w:val="0"/>
        <w:smallCaps w:val="0"/>
        <w:strike w:val="0"/>
        <w:dstrike w:val="0"/>
        <w:color w:val="000000"/>
        <w:sz w:val="22"/>
        <w:highlight w:val="none"/>
        <w:u w:val="none"/>
        <w:effect w:val="none"/>
        <w:vertAlign w:val="baseline"/>
      </w:rPr>
    </w:lvl>
    <w:lvl w:ilvl="4">
      <w:start w:val="1"/>
      <w:numFmt w:val="bullet"/>
      <w:lvlText w:val="○"/>
      <w:lvlJc w:val="left"/>
      <w:pPr>
        <w:ind w:left="3600" w:firstLine="3240"/>
      </w:pPr>
      <w:rPr>
        <w:rFonts w:ascii="Arial" w:eastAsia="Arial" w:hAnsi="Arial" w:cs="Arial"/>
        <w:b w:val="0"/>
        <w:i w:val="0"/>
        <w:smallCaps w:val="0"/>
        <w:strike w:val="0"/>
        <w:dstrike w:val="0"/>
        <w:color w:val="000000"/>
        <w:sz w:val="22"/>
        <w:highlight w:val="none"/>
        <w:u w:val="none"/>
        <w:effect w:val="none"/>
        <w:vertAlign w:val="baseline"/>
      </w:rPr>
    </w:lvl>
    <w:lvl w:ilvl="5">
      <w:start w:val="1"/>
      <w:numFmt w:val="bullet"/>
      <w:lvlText w:val="■"/>
      <w:lvlJc w:val="left"/>
      <w:pPr>
        <w:ind w:left="4320" w:firstLine="3960"/>
      </w:pPr>
      <w:rPr>
        <w:rFonts w:ascii="Arial" w:eastAsia="Arial" w:hAnsi="Arial" w:cs="Arial"/>
        <w:b w:val="0"/>
        <w:i w:val="0"/>
        <w:smallCaps w:val="0"/>
        <w:strike w:val="0"/>
        <w:dstrike w:val="0"/>
        <w:color w:val="000000"/>
        <w:sz w:val="22"/>
        <w:highlight w:val="none"/>
        <w:u w:val="none"/>
        <w:effect w:val="none"/>
        <w:vertAlign w:val="baseline"/>
      </w:rPr>
    </w:lvl>
    <w:lvl w:ilvl="6">
      <w:start w:val="1"/>
      <w:numFmt w:val="bullet"/>
      <w:lvlText w:val="●"/>
      <w:lvlJc w:val="left"/>
      <w:pPr>
        <w:ind w:left="5040" w:firstLine="4680"/>
      </w:pPr>
      <w:rPr>
        <w:rFonts w:ascii="Arial" w:eastAsia="Arial" w:hAnsi="Arial" w:cs="Arial"/>
        <w:b w:val="0"/>
        <w:i w:val="0"/>
        <w:smallCaps w:val="0"/>
        <w:strike w:val="0"/>
        <w:dstrike w:val="0"/>
        <w:color w:val="000000"/>
        <w:sz w:val="22"/>
        <w:highlight w:val="none"/>
        <w:u w:val="none"/>
        <w:effect w:val="none"/>
        <w:vertAlign w:val="baseline"/>
      </w:rPr>
    </w:lvl>
    <w:lvl w:ilvl="7">
      <w:start w:val="1"/>
      <w:numFmt w:val="bullet"/>
      <w:lvlText w:val="○"/>
      <w:lvlJc w:val="left"/>
      <w:pPr>
        <w:ind w:left="5760" w:firstLine="5400"/>
      </w:pPr>
      <w:rPr>
        <w:rFonts w:ascii="Arial" w:eastAsia="Arial" w:hAnsi="Arial" w:cs="Arial"/>
        <w:b w:val="0"/>
        <w:i w:val="0"/>
        <w:smallCaps w:val="0"/>
        <w:strike w:val="0"/>
        <w:dstrike w:val="0"/>
        <w:color w:val="000000"/>
        <w:sz w:val="22"/>
        <w:highlight w:val="none"/>
        <w:u w:val="none"/>
        <w:effect w:val="none"/>
        <w:vertAlign w:val="baseline"/>
      </w:rPr>
    </w:lvl>
    <w:lvl w:ilvl="8">
      <w:start w:val="1"/>
      <w:numFmt w:val="bullet"/>
      <w:lvlText w:val="■"/>
      <w:lvlJc w:val="left"/>
      <w:pPr>
        <w:ind w:left="6480" w:firstLine="6120"/>
      </w:pPr>
      <w:rPr>
        <w:rFonts w:ascii="Arial" w:eastAsia="Arial" w:hAnsi="Arial" w:cs="Arial"/>
        <w:b w:val="0"/>
        <w:i w:val="0"/>
        <w:smallCaps w:val="0"/>
        <w:strike w:val="0"/>
        <w:dstrike w:val="0"/>
        <w:color w:val="000000"/>
        <w:sz w:val="22"/>
        <w:highlight w:val="none"/>
        <w:u w:val="none"/>
        <w:effect w:val="none"/>
        <w:vertAlign w:val="baseline"/>
      </w:rPr>
    </w:lvl>
  </w:abstractNum>
  <w:abstractNum w:abstractNumId="8">
    <w:nsid w:val="0AD53A53"/>
    <w:multiLevelType w:val="hybridMultilevel"/>
    <w:tmpl w:val="64884E98"/>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12B313E8"/>
    <w:multiLevelType w:val="hybridMultilevel"/>
    <w:tmpl w:val="BD0614A0"/>
    <w:lvl w:ilvl="0" w:tplc="FFFFFFFF">
      <w:start w:val="1"/>
      <w:numFmt w:val="bullet"/>
      <w:lvlText w:val="●"/>
      <w:lvlJc w:val="left"/>
      <w:pPr>
        <w:ind w:left="720" w:hanging="360"/>
      </w:pPr>
      <w:rPr>
        <w:rFonts w:ascii="Arial" w:eastAsia="Arial" w:hAnsi="Arial" w:cs="Arial"/>
        <w:b w:val="0"/>
        <w:bCs w:val="0"/>
        <w:i w:val="0"/>
        <w:iCs w:val="0"/>
        <w:strike w:val="0"/>
        <w:color w:val="000000"/>
        <w:sz w:val="22"/>
        <w:szCs w:val="22"/>
        <w:u w:val="none"/>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186A5166"/>
    <w:multiLevelType w:val="hybridMultilevel"/>
    <w:tmpl w:val="64884E98"/>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19534874"/>
    <w:multiLevelType w:val="multilevel"/>
    <w:tmpl w:val="0E88BCB2"/>
    <w:lvl w:ilvl="0">
      <w:start w:val="1"/>
      <w:numFmt w:val="decimal"/>
      <w:pStyle w:val="Heading1"/>
      <w:suff w:val="space"/>
      <w:lvlText w:val="Capítulo %1"/>
      <w:lvlJc w:val="left"/>
      <w:pPr>
        <w:ind w:left="0" w:firstLine="0"/>
      </w:pPr>
      <w:rPr>
        <w:rFonts w:hint="default"/>
        <w:b/>
        <w:i w:val="0"/>
        <w:caps/>
        <w:sz w:val="52"/>
      </w:rPr>
    </w:lvl>
    <w:lvl w:ilvl="1">
      <w:start w:val="1"/>
      <w:numFmt w:val="none"/>
      <w:pStyle w:val="Heading2"/>
      <w:suff w:val="nothing"/>
      <w:lvlText w:val=""/>
      <w:lvlJc w:val="left"/>
      <w:pPr>
        <w:ind w:left="0" w:firstLine="0"/>
      </w:pPr>
      <w:rPr>
        <w:rFonts w:hint="default"/>
      </w:rPr>
    </w:lvl>
    <w:lvl w:ilvl="2">
      <w:start w:val="1"/>
      <w:numFmt w:val="none"/>
      <w:pStyle w:val="Heading3"/>
      <w:suff w:val="nothing"/>
      <w:lvlText w:val=""/>
      <w:lvlJc w:val="left"/>
      <w:pPr>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12">
    <w:nsid w:val="1A5315BE"/>
    <w:multiLevelType w:val="hybridMultilevel"/>
    <w:tmpl w:val="64884E98"/>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25C52C89"/>
    <w:multiLevelType w:val="hybridMultilevel"/>
    <w:tmpl w:val="5B6EE630"/>
    <w:lvl w:ilvl="0" w:tplc="FFFFFFFF">
      <w:start w:val="1"/>
      <w:numFmt w:val="bullet"/>
      <w:lvlText w:val="●"/>
      <w:lvlJc w:val="left"/>
      <w:pPr>
        <w:ind w:left="720" w:hanging="360"/>
      </w:pPr>
      <w:rPr>
        <w:rFonts w:ascii="Arial" w:eastAsia="Arial" w:hAnsi="Arial" w:cs="Arial"/>
        <w:b w:val="0"/>
        <w:bCs w:val="0"/>
        <w:i w:val="0"/>
        <w:iCs w:val="0"/>
        <w:strike w:val="0"/>
        <w:color w:val="000000"/>
        <w:sz w:val="22"/>
        <w:szCs w:val="22"/>
        <w:u w:val="none"/>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2A344A01"/>
    <w:multiLevelType w:val="multilevel"/>
    <w:tmpl w:val="BD12E02C"/>
    <w:lvl w:ilvl="0">
      <w:start w:val="1"/>
      <w:numFmt w:val="bullet"/>
      <w:lvlText w:val="●"/>
      <w:lvlJc w:val="left"/>
      <w:pPr>
        <w:ind w:left="720" w:firstLine="360"/>
      </w:pPr>
      <w:rPr>
        <w:rFonts w:ascii="Arial" w:eastAsia="Arial" w:hAnsi="Arial" w:cs="Arial"/>
        <w:b w:val="0"/>
        <w:i w:val="0"/>
        <w:smallCaps w:val="0"/>
        <w:strike w:val="0"/>
        <w:dstrike w:val="0"/>
        <w:color w:val="000000"/>
        <w:sz w:val="22"/>
        <w:highlight w:val="none"/>
        <w:u w:val="none"/>
        <w:effect w:val="none"/>
        <w:vertAlign w:val="baseline"/>
      </w:rPr>
    </w:lvl>
    <w:lvl w:ilvl="1">
      <w:start w:val="1"/>
      <w:numFmt w:val="bullet"/>
      <w:lvlText w:val="○"/>
      <w:lvlJc w:val="left"/>
      <w:pPr>
        <w:ind w:left="1440" w:firstLine="1080"/>
      </w:pPr>
      <w:rPr>
        <w:rFonts w:ascii="Arial" w:eastAsia="Arial" w:hAnsi="Arial" w:cs="Arial"/>
        <w:b w:val="0"/>
        <w:i w:val="0"/>
        <w:smallCaps w:val="0"/>
        <w:strike w:val="0"/>
        <w:dstrike w:val="0"/>
        <w:color w:val="000000"/>
        <w:sz w:val="22"/>
        <w:highlight w:val="none"/>
        <w:u w:val="none"/>
        <w:effect w:val="none"/>
        <w:vertAlign w:val="baseline"/>
      </w:rPr>
    </w:lvl>
    <w:lvl w:ilvl="2">
      <w:start w:val="1"/>
      <w:numFmt w:val="bullet"/>
      <w:lvlText w:val="■"/>
      <w:lvlJc w:val="left"/>
      <w:pPr>
        <w:ind w:left="2160" w:firstLine="1800"/>
      </w:pPr>
      <w:rPr>
        <w:rFonts w:ascii="Arial" w:eastAsia="Arial" w:hAnsi="Arial" w:cs="Arial"/>
        <w:b w:val="0"/>
        <w:i w:val="0"/>
        <w:smallCaps w:val="0"/>
        <w:strike w:val="0"/>
        <w:dstrike w:val="0"/>
        <w:color w:val="000000"/>
        <w:sz w:val="22"/>
        <w:highlight w:val="none"/>
        <w:u w:val="none"/>
        <w:effect w:val="none"/>
        <w:vertAlign w:val="baseline"/>
      </w:rPr>
    </w:lvl>
    <w:lvl w:ilvl="3">
      <w:start w:val="1"/>
      <w:numFmt w:val="bullet"/>
      <w:lvlText w:val="●"/>
      <w:lvlJc w:val="left"/>
      <w:pPr>
        <w:ind w:left="2880" w:firstLine="2520"/>
      </w:pPr>
      <w:rPr>
        <w:rFonts w:ascii="Arial" w:eastAsia="Arial" w:hAnsi="Arial" w:cs="Arial"/>
        <w:b w:val="0"/>
        <w:i w:val="0"/>
        <w:smallCaps w:val="0"/>
        <w:strike w:val="0"/>
        <w:dstrike w:val="0"/>
        <w:color w:val="000000"/>
        <w:sz w:val="22"/>
        <w:highlight w:val="none"/>
        <w:u w:val="none"/>
        <w:effect w:val="none"/>
        <w:vertAlign w:val="baseline"/>
      </w:rPr>
    </w:lvl>
    <w:lvl w:ilvl="4">
      <w:start w:val="1"/>
      <w:numFmt w:val="bullet"/>
      <w:lvlText w:val="○"/>
      <w:lvlJc w:val="left"/>
      <w:pPr>
        <w:ind w:left="3600" w:firstLine="3240"/>
      </w:pPr>
      <w:rPr>
        <w:rFonts w:ascii="Arial" w:eastAsia="Arial" w:hAnsi="Arial" w:cs="Arial"/>
        <w:b w:val="0"/>
        <w:i w:val="0"/>
        <w:smallCaps w:val="0"/>
        <w:strike w:val="0"/>
        <w:dstrike w:val="0"/>
        <w:color w:val="000000"/>
        <w:sz w:val="22"/>
        <w:highlight w:val="none"/>
        <w:u w:val="none"/>
        <w:effect w:val="none"/>
        <w:vertAlign w:val="baseline"/>
      </w:rPr>
    </w:lvl>
    <w:lvl w:ilvl="5">
      <w:start w:val="1"/>
      <w:numFmt w:val="bullet"/>
      <w:lvlText w:val="■"/>
      <w:lvlJc w:val="left"/>
      <w:pPr>
        <w:ind w:left="4320" w:firstLine="3960"/>
      </w:pPr>
      <w:rPr>
        <w:rFonts w:ascii="Arial" w:eastAsia="Arial" w:hAnsi="Arial" w:cs="Arial"/>
        <w:b w:val="0"/>
        <w:i w:val="0"/>
        <w:smallCaps w:val="0"/>
        <w:strike w:val="0"/>
        <w:dstrike w:val="0"/>
        <w:color w:val="000000"/>
        <w:sz w:val="22"/>
        <w:highlight w:val="none"/>
        <w:u w:val="none"/>
        <w:effect w:val="none"/>
        <w:vertAlign w:val="baseline"/>
      </w:rPr>
    </w:lvl>
    <w:lvl w:ilvl="6">
      <w:start w:val="1"/>
      <w:numFmt w:val="bullet"/>
      <w:lvlText w:val="●"/>
      <w:lvlJc w:val="left"/>
      <w:pPr>
        <w:ind w:left="5040" w:firstLine="4680"/>
      </w:pPr>
      <w:rPr>
        <w:rFonts w:ascii="Arial" w:eastAsia="Arial" w:hAnsi="Arial" w:cs="Arial"/>
        <w:b w:val="0"/>
        <w:i w:val="0"/>
        <w:smallCaps w:val="0"/>
        <w:strike w:val="0"/>
        <w:dstrike w:val="0"/>
        <w:color w:val="000000"/>
        <w:sz w:val="22"/>
        <w:highlight w:val="none"/>
        <w:u w:val="none"/>
        <w:effect w:val="none"/>
        <w:vertAlign w:val="baseline"/>
      </w:rPr>
    </w:lvl>
    <w:lvl w:ilvl="7">
      <w:start w:val="1"/>
      <w:numFmt w:val="bullet"/>
      <w:lvlText w:val="○"/>
      <w:lvlJc w:val="left"/>
      <w:pPr>
        <w:ind w:left="5760" w:firstLine="5400"/>
      </w:pPr>
      <w:rPr>
        <w:rFonts w:ascii="Arial" w:eastAsia="Arial" w:hAnsi="Arial" w:cs="Arial"/>
        <w:b w:val="0"/>
        <w:i w:val="0"/>
        <w:smallCaps w:val="0"/>
        <w:strike w:val="0"/>
        <w:dstrike w:val="0"/>
        <w:color w:val="000000"/>
        <w:sz w:val="22"/>
        <w:highlight w:val="none"/>
        <w:u w:val="none"/>
        <w:effect w:val="none"/>
        <w:vertAlign w:val="baseline"/>
      </w:rPr>
    </w:lvl>
    <w:lvl w:ilvl="8">
      <w:start w:val="1"/>
      <w:numFmt w:val="bullet"/>
      <w:lvlText w:val="■"/>
      <w:lvlJc w:val="left"/>
      <w:pPr>
        <w:ind w:left="6480" w:firstLine="6120"/>
      </w:pPr>
      <w:rPr>
        <w:rFonts w:ascii="Arial" w:eastAsia="Arial" w:hAnsi="Arial" w:cs="Arial"/>
        <w:b w:val="0"/>
        <w:i w:val="0"/>
        <w:smallCaps w:val="0"/>
        <w:strike w:val="0"/>
        <w:dstrike w:val="0"/>
        <w:color w:val="000000"/>
        <w:sz w:val="22"/>
        <w:highlight w:val="none"/>
        <w:u w:val="none"/>
        <w:effect w:val="none"/>
        <w:vertAlign w:val="baseline"/>
      </w:rPr>
    </w:lvl>
  </w:abstractNum>
  <w:abstractNum w:abstractNumId="15">
    <w:nsid w:val="2D554938"/>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nsid w:val="36CD2539"/>
    <w:multiLevelType w:val="multilevel"/>
    <w:tmpl w:val="0C0A0029"/>
    <w:styleLink w:val="Estilo1"/>
    <w:lvl w:ilvl="0">
      <w:start w:val="1"/>
      <w:numFmt w:val="none"/>
      <w:suff w:val="space"/>
      <w:lvlText w:val="%1"/>
      <w:lvlJc w:val="left"/>
      <w:pPr>
        <w:ind w:left="0" w:firstLine="0"/>
      </w:pPr>
      <w:rPr>
        <w:rFonts w:ascii="Times New Roman" w:hAnsi="Times New Roman" w:hint="default"/>
        <w:color w:val="auto"/>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7">
    <w:nsid w:val="3AC12BEA"/>
    <w:multiLevelType w:val="hybridMultilevel"/>
    <w:tmpl w:val="B2BEA1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3153B1E"/>
    <w:multiLevelType w:val="multilevel"/>
    <w:tmpl w:val="0C0A0029"/>
    <w:lvl w:ilvl="0">
      <w:start w:val="1"/>
      <w:numFmt w:val="decimal"/>
      <w:suff w:val="space"/>
      <w:lvlText w:val="Capítulo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9">
    <w:nsid w:val="44EB3C3A"/>
    <w:multiLevelType w:val="hybridMultilevel"/>
    <w:tmpl w:val="699AAF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838553F"/>
    <w:multiLevelType w:val="multilevel"/>
    <w:tmpl w:val="2FD456B4"/>
    <w:lvl w:ilvl="0">
      <w:start w:val="1"/>
      <w:numFmt w:val="bullet"/>
      <w:lvlText w:val="●"/>
      <w:lvlJc w:val="left"/>
      <w:pPr>
        <w:ind w:left="720" w:firstLine="360"/>
      </w:pPr>
      <w:rPr>
        <w:rFonts w:ascii="Arial" w:eastAsia="Arial" w:hAnsi="Arial" w:cs="Arial"/>
        <w:b w:val="0"/>
        <w:i w:val="0"/>
        <w:smallCaps w:val="0"/>
        <w:strike w:val="0"/>
        <w:dstrike w:val="0"/>
        <w:color w:val="000000"/>
        <w:sz w:val="22"/>
        <w:highlight w:val="none"/>
        <w:u w:val="none"/>
        <w:effect w:val="none"/>
        <w:vertAlign w:val="baseline"/>
      </w:rPr>
    </w:lvl>
    <w:lvl w:ilvl="1">
      <w:start w:val="1"/>
      <w:numFmt w:val="bullet"/>
      <w:lvlText w:val="○"/>
      <w:lvlJc w:val="left"/>
      <w:pPr>
        <w:ind w:left="1440" w:firstLine="1080"/>
      </w:pPr>
      <w:rPr>
        <w:rFonts w:ascii="Arial" w:eastAsia="Arial" w:hAnsi="Arial" w:cs="Arial"/>
        <w:b w:val="0"/>
        <w:i w:val="0"/>
        <w:smallCaps w:val="0"/>
        <w:strike w:val="0"/>
        <w:dstrike w:val="0"/>
        <w:color w:val="000000"/>
        <w:sz w:val="22"/>
        <w:highlight w:val="none"/>
        <w:u w:val="none"/>
        <w:effect w:val="none"/>
        <w:vertAlign w:val="baseline"/>
      </w:rPr>
    </w:lvl>
    <w:lvl w:ilvl="2">
      <w:start w:val="1"/>
      <w:numFmt w:val="bullet"/>
      <w:lvlText w:val="■"/>
      <w:lvlJc w:val="left"/>
      <w:pPr>
        <w:ind w:left="2160" w:firstLine="1800"/>
      </w:pPr>
      <w:rPr>
        <w:rFonts w:ascii="Arial" w:eastAsia="Arial" w:hAnsi="Arial" w:cs="Arial"/>
        <w:b w:val="0"/>
        <w:i w:val="0"/>
        <w:smallCaps w:val="0"/>
        <w:strike w:val="0"/>
        <w:dstrike w:val="0"/>
        <w:color w:val="000000"/>
        <w:sz w:val="22"/>
        <w:highlight w:val="none"/>
        <w:u w:val="none"/>
        <w:effect w:val="none"/>
        <w:vertAlign w:val="baseline"/>
      </w:rPr>
    </w:lvl>
    <w:lvl w:ilvl="3">
      <w:start w:val="1"/>
      <w:numFmt w:val="bullet"/>
      <w:lvlText w:val="●"/>
      <w:lvlJc w:val="left"/>
      <w:pPr>
        <w:ind w:left="2880" w:firstLine="2520"/>
      </w:pPr>
      <w:rPr>
        <w:rFonts w:ascii="Arial" w:eastAsia="Arial" w:hAnsi="Arial" w:cs="Arial"/>
        <w:b w:val="0"/>
        <w:i w:val="0"/>
        <w:smallCaps w:val="0"/>
        <w:strike w:val="0"/>
        <w:dstrike w:val="0"/>
        <w:color w:val="000000"/>
        <w:sz w:val="22"/>
        <w:highlight w:val="none"/>
        <w:u w:val="none"/>
        <w:effect w:val="none"/>
        <w:vertAlign w:val="baseline"/>
      </w:rPr>
    </w:lvl>
    <w:lvl w:ilvl="4">
      <w:start w:val="1"/>
      <w:numFmt w:val="bullet"/>
      <w:lvlText w:val="○"/>
      <w:lvlJc w:val="left"/>
      <w:pPr>
        <w:ind w:left="3600" w:firstLine="3240"/>
      </w:pPr>
      <w:rPr>
        <w:rFonts w:ascii="Arial" w:eastAsia="Arial" w:hAnsi="Arial" w:cs="Arial"/>
        <w:b w:val="0"/>
        <w:i w:val="0"/>
        <w:smallCaps w:val="0"/>
        <w:strike w:val="0"/>
        <w:dstrike w:val="0"/>
        <w:color w:val="000000"/>
        <w:sz w:val="22"/>
        <w:highlight w:val="none"/>
        <w:u w:val="none"/>
        <w:effect w:val="none"/>
        <w:vertAlign w:val="baseline"/>
      </w:rPr>
    </w:lvl>
    <w:lvl w:ilvl="5">
      <w:start w:val="1"/>
      <w:numFmt w:val="bullet"/>
      <w:lvlText w:val="■"/>
      <w:lvlJc w:val="left"/>
      <w:pPr>
        <w:ind w:left="4320" w:firstLine="3960"/>
      </w:pPr>
      <w:rPr>
        <w:rFonts w:ascii="Arial" w:eastAsia="Arial" w:hAnsi="Arial" w:cs="Arial"/>
        <w:b w:val="0"/>
        <w:i w:val="0"/>
        <w:smallCaps w:val="0"/>
        <w:strike w:val="0"/>
        <w:dstrike w:val="0"/>
        <w:color w:val="000000"/>
        <w:sz w:val="22"/>
        <w:highlight w:val="none"/>
        <w:u w:val="none"/>
        <w:effect w:val="none"/>
        <w:vertAlign w:val="baseline"/>
      </w:rPr>
    </w:lvl>
    <w:lvl w:ilvl="6">
      <w:start w:val="1"/>
      <w:numFmt w:val="bullet"/>
      <w:lvlText w:val="●"/>
      <w:lvlJc w:val="left"/>
      <w:pPr>
        <w:ind w:left="5040" w:firstLine="4680"/>
      </w:pPr>
      <w:rPr>
        <w:rFonts w:ascii="Arial" w:eastAsia="Arial" w:hAnsi="Arial" w:cs="Arial"/>
        <w:b w:val="0"/>
        <w:i w:val="0"/>
        <w:smallCaps w:val="0"/>
        <w:strike w:val="0"/>
        <w:dstrike w:val="0"/>
        <w:color w:val="000000"/>
        <w:sz w:val="22"/>
        <w:highlight w:val="none"/>
        <w:u w:val="none"/>
        <w:effect w:val="none"/>
        <w:vertAlign w:val="baseline"/>
      </w:rPr>
    </w:lvl>
    <w:lvl w:ilvl="7">
      <w:start w:val="1"/>
      <w:numFmt w:val="bullet"/>
      <w:lvlText w:val="○"/>
      <w:lvlJc w:val="left"/>
      <w:pPr>
        <w:ind w:left="5760" w:firstLine="5400"/>
      </w:pPr>
      <w:rPr>
        <w:rFonts w:ascii="Arial" w:eastAsia="Arial" w:hAnsi="Arial" w:cs="Arial"/>
        <w:b w:val="0"/>
        <w:i w:val="0"/>
        <w:smallCaps w:val="0"/>
        <w:strike w:val="0"/>
        <w:dstrike w:val="0"/>
        <w:color w:val="000000"/>
        <w:sz w:val="22"/>
        <w:highlight w:val="none"/>
        <w:u w:val="none"/>
        <w:effect w:val="none"/>
        <w:vertAlign w:val="baseline"/>
      </w:rPr>
    </w:lvl>
    <w:lvl w:ilvl="8">
      <w:start w:val="1"/>
      <w:numFmt w:val="bullet"/>
      <w:lvlText w:val="■"/>
      <w:lvlJc w:val="left"/>
      <w:pPr>
        <w:ind w:left="6480" w:firstLine="6120"/>
      </w:pPr>
      <w:rPr>
        <w:rFonts w:ascii="Arial" w:eastAsia="Arial" w:hAnsi="Arial" w:cs="Arial"/>
        <w:b w:val="0"/>
        <w:i w:val="0"/>
        <w:smallCaps w:val="0"/>
        <w:strike w:val="0"/>
        <w:dstrike w:val="0"/>
        <w:color w:val="000000"/>
        <w:sz w:val="22"/>
        <w:highlight w:val="none"/>
        <w:u w:val="none"/>
        <w:effect w:val="none"/>
        <w:vertAlign w:val="baseline"/>
      </w:rPr>
    </w:lvl>
  </w:abstractNum>
  <w:abstractNum w:abstractNumId="21">
    <w:nsid w:val="4E9E3D2F"/>
    <w:multiLevelType w:val="hybridMultilevel"/>
    <w:tmpl w:val="F63AC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8127398"/>
    <w:multiLevelType w:val="multilevel"/>
    <w:tmpl w:val="D086261C"/>
    <w:lvl w:ilvl="0">
      <w:start w:val="1"/>
      <w:numFmt w:val="bullet"/>
      <w:lvlText w:val="●"/>
      <w:lvlJc w:val="left"/>
      <w:pPr>
        <w:ind w:left="720" w:firstLine="360"/>
      </w:pPr>
      <w:rPr>
        <w:rFonts w:ascii="Arial" w:eastAsia="Arial" w:hAnsi="Arial" w:cs="Arial"/>
        <w:b w:val="0"/>
        <w:i w:val="0"/>
        <w:smallCaps w:val="0"/>
        <w:strike w:val="0"/>
        <w:dstrike w:val="0"/>
        <w:color w:val="000000"/>
        <w:sz w:val="22"/>
        <w:highlight w:val="none"/>
        <w:u w:val="none"/>
        <w:effect w:val="none"/>
        <w:vertAlign w:val="baseline"/>
      </w:rPr>
    </w:lvl>
    <w:lvl w:ilvl="1">
      <w:start w:val="1"/>
      <w:numFmt w:val="bullet"/>
      <w:lvlText w:val="○"/>
      <w:lvlJc w:val="left"/>
      <w:pPr>
        <w:ind w:left="1440" w:firstLine="1080"/>
      </w:pPr>
      <w:rPr>
        <w:rFonts w:ascii="Arial" w:eastAsia="Arial" w:hAnsi="Arial" w:cs="Arial"/>
        <w:b w:val="0"/>
        <w:i w:val="0"/>
        <w:smallCaps w:val="0"/>
        <w:strike w:val="0"/>
        <w:dstrike w:val="0"/>
        <w:color w:val="000000"/>
        <w:sz w:val="22"/>
        <w:highlight w:val="none"/>
        <w:u w:val="none"/>
        <w:effect w:val="none"/>
        <w:vertAlign w:val="baseline"/>
      </w:rPr>
    </w:lvl>
    <w:lvl w:ilvl="2">
      <w:start w:val="1"/>
      <w:numFmt w:val="bullet"/>
      <w:lvlText w:val="■"/>
      <w:lvlJc w:val="left"/>
      <w:pPr>
        <w:ind w:left="2160" w:firstLine="1800"/>
      </w:pPr>
      <w:rPr>
        <w:rFonts w:ascii="Arial" w:eastAsia="Arial" w:hAnsi="Arial" w:cs="Arial"/>
        <w:b w:val="0"/>
        <w:i w:val="0"/>
        <w:smallCaps w:val="0"/>
        <w:strike w:val="0"/>
        <w:dstrike w:val="0"/>
        <w:color w:val="000000"/>
        <w:sz w:val="22"/>
        <w:highlight w:val="none"/>
        <w:u w:val="none"/>
        <w:effect w:val="none"/>
        <w:vertAlign w:val="baseline"/>
      </w:rPr>
    </w:lvl>
    <w:lvl w:ilvl="3">
      <w:start w:val="1"/>
      <w:numFmt w:val="bullet"/>
      <w:lvlText w:val="●"/>
      <w:lvlJc w:val="left"/>
      <w:pPr>
        <w:ind w:left="2880" w:firstLine="2520"/>
      </w:pPr>
      <w:rPr>
        <w:rFonts w:ascii="Arial" w:eastAsia="Arial" w:hAnsi="Arial" w:cs="Arial"/>
        <w:b w:val="0"/>
        <w:i w:val="0"/>
        <w:smallCaps w:val="0"/>
        <w:strike w:val="0"/>
        <w:dstrike w:val="0"/>
        <w:color w:val="000000"/>
        <w:sz w:val="22"/>
        <w:highlight w:val="none"/>
        <w:u w:val="none"/>
        <w:effect w:val="none"/>
        <w:vertAlign w:val="baseline"/>
      </w:rPr>
    </w:lvl>
    <w:lvl w:ilvl="4">
      <w:start w:val="1"/>
      <w:numFmt w:val="bullet"/>
      <w:lvlText w:val="○"/>
      <w:lvlJc w:val="left"/>
      <w:pPr>
        <w:ind w:left="3600" w:firstLine="3240"/>
      </w:pPr>
      <w:rPr>
        <w:rFonts w:ascii="Arial" w:eastAsia="Arial" w:hAnsi="Arial" w:cs="Arial"/>
        <w:b w:val="0"/>
        <w:i w:val="0"/>
        <w:smallCaps w:val="0"/>
        <w:strike w:val="0"/>
        <w:dstrike w:val="0"/>
        <w:color w:val="000000"/>
        <w:sz w:val="22"/>
        <w:highlight w:val="none"/>
        <w:u w:val="none"/>
        <w:effect w:val="none"/>
        <w:vertAlign w:val="baseline"/>
      </w:rPr>
    </w:lvl>
    <w:lvl w:ilvl="5">
      <w:start w:val="1"/>
      <w:numFmt w:val="bullet"/>
      <w:lvlText w:val="■"/>
      <w:lvlJc w:val="left"/>
      <w:pPr>
        <w:ind w:left="4320" w:firstLine="3960"/>
      </w:pPr>
      <w:rPr>
        <w:rFonts w:ascii="Arial" w:eastAsia="Arial" w:hAnsi="Arial" w:cs="Arial"/>
        <w:b w:val="0"/>
        <w:i w:val="0"/>
        <w:smallCaps w:val="0"/>
        <w:strike w:val="0"/>
        <w:dstrike w:val="0"/>
        <w:color w:val="000000"/>
        <w:sz w:val="22"/>
        <w:highlight w:val="none"/>
        <w:u w:val="none"/>
        <w:effect w:val="none"/>
        <w:vertAlign w:val="baseline"/>
      </w:rPr>
    </w:lvl>
    <w:lvl w:ilvl="6">
      <w:start w:val="1"/>
      <w:numFmt w:val="bullet"/>
      <w:lvlText w:val="●"/>
      <w:lvlJc w:val="left"/>
      <w:pPr>
        <w:ind w:left="5040" w:firstLine="4680"/>
      </w:pPr>
      <w:rPr>
        <w:rFonts w:ascii="Arial" w:eastAsia="Arial" w:hAnsi="Arial" w:cs="Arial"/>
        <w:b w:val="0"/>
        <w:i w:val="0"/>
        <w:smallCaps w:val="0"/>
        <w:strike w:val="0"/>
        <w:dstrike w:val="0"/>
        <w:color w:val="000000"/>
        <w:sz w:val="22"/>
        <w:highlight w:val="none"/>
        <w:u w:val="none"/>
        <w:effect w:val="none"/>
        <w:vertAlign w:val="baseline"/>
      </w:rPr>
    </w:lvl>
    <w:lvl w:ilvl="7">
      <w:start w:val="1"/>
      <w:numFmt w:val="bullet"/>
      <w:lvlText w:val="○"/>
      <w:lvlJc w:val="left"/>
      <w:pPr>
        <w:ind w:left="5760" w:firstLine="5400"/>
      </w:pPr>
      <w:rPr>
        <w:rFonts w:ascii="Arial" w:eastAsia="Arial" w:hAnsi="Arial" w:cs="Arial"/>
        <w:b w:val="0"/>
        <w:i w:val="0"/>
        <w:smallCaps w:val="0"/>
        <w:strike w:val="0"/>
        <w:dstrike w:val="0"/>
        <w:color w:val="000000"/>
        <w:sz w:val="22"/>
        <w:highlight w:val="none"/>
        <w:u w:val="none"/>
        <w:effect w:val="none"/>
        <w:vertAlign w:val="baseline"/>
      </w:rPr>
    </w:lvl>
    <w:lvl w:ilvl="8">
      <w:start w:val="1"/>
      <w:numFmt w:val="bullet"/>
      <w:lvlText w:val="■"/>
      <w:lvlJc w:val="left"/>
      <w:pPr>
        <w:ind w:left="6480" w:firstLine="6120"/>
      </w:pPr>
      <w:rPr>
        <w:rFonts w:ascii="Arial" w:eastAsia="Arial" w:hAnsi="Arial" w:cs="Arial"/>
        <w:b w:val="0"/>
        <w:i w:val="0"/>
        <w:smallCaps w:val="0"/>
        <w:strike w:val="0"/>
        <w:dstrike w:val="0"/>
        <w:color w:val="000000"/>
        <w:sz w:val="22"/>
        <w:highlight w:val="none"/>
        <w:u w:val="none"/>
        <w:effect w:val="none"/>
        <w:vertAlign w:val="baseline"/>
      </w:rPr>
    </w:lvl>
  </w:abstractNum>
  <w:abstractNum w:abstractNumId="23">
    <w:nsid w:val="5D42685C"/>
    <w:multiLevelType w:val="hybridMultilevel"/>
    <w:tmpl w:val="A1C201E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5E510D94"/>
    <w:multiLevelType w:val="hybridMultilevel"/>
    <w:tmpl w:val="64884E98"/>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nsid w:val="62145529"/>
    <w:multiLevelType w:val="hybridMultilevel"/>
    <w:tmpl w:val="A99C5100"/>
    <w:lvl w:ilvl="0" w:tplc="FFFFFFFF">
      <w:start w:val="1"/>
      <w:numFmt w:val="bullet"/>
      <w:lvlText w:val="●"/>
      <w:lvlJc w:val="left"/>
      <w:pPr>
        <w:ind w:left="720" w:hanging="360"/>
      </w:pPr>
      <w:rPr>
        <w:rFonts w:ascii="Arial" w:eastAsia="Arial" w:hAnsi="Arial" w:cs="Arial"/>
        <w:b w:val="0"/>
        <w:bCs w:val="0"/>
        <w:i w:val="0"/>
        <w:iCs w:val="0"/>
        <w:strike w:val="0"/>
        <w:color w:val="000000"/>
        <w:sz w:val="22"/>
        <w:szCs w:val="22"/>
        <w:u w:val="none"/>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64F25BB1"/>
    <w:multiLevelType w:val="multilevel"/>
    <w:tmpl w:val="9EC0D424"/>
    <w:lvl w:ilvl="0">
      <w:start w:val="1"/>
      <w:numFmt w:val="bullet"/>
      <w:lvlText w:val="●"/>
      <w:lvlJc w:val="left"/>
      <w:pPr>
        <w:ind w:left="720" w:firstLine="360"/>
      </w:pPr>
      <w:rPr>
        <w:rFonts w:ascii="Arial" w:eastAsia="Arial" w:hAnsi="Arial" w:cs="Arial"/>
        <w:b w:val="0"/>
        <w:i w:val="0"/>
        <w:smallCaps w:val="0"/>
        <w:strike w:val="0"/>
        <w:dstrike w:val="0"/>
        <w:color w:val="000000"/>
        <w:sz w:val="22"/>
        <w:highlight w:val="none"/>
        <w:u w:val="none"/>
        <w:effect w:val="none"/>
        <w:vertAlign w:val="baseline"/>
      </w:rPr>
    </w:lvl>
    <w:lvl w:ilvl="1">
      <w:start w:val="1"/>
      <w:numFmt w:val="bullet"/>
      <w:lvlText w:val="○"/>
      <w:lvlJc w:val="left"/>
      <w:pPr>
        <w:ind w:left="1440" w:firstLine="1080"/>
      </w:pPr>
      <w:rPr>
        <w:rFonts w:ascii="Arial" w:eastAsia="Arial" w:hAnsi="Arial" w:cs="Arial"/>
        <w:b w:val="0"/>
        <w:i w:val="0"/>
        <w:smallCaps w:val="0"/>
        <w:strike w:val="0"/>
        <w:dstrike w:val="0"/>
        <w:color w:val="000000"/>
        <w:sz w:val="22"/>
        <w:highlight w:val="none"/>
        <w:u w:val="none"/>
        <w:effect w:val="none"/>
        <w:vertAlign w:val="baseline"/>
      </w:rPr>
    </w:lvl>
    <w:lvl w:ilvl="2">
      <w:start w:val="1"/>
      <w:numFmt w:val="bullet"/>
      <w:lvlText w:val="■"/>
      <w:lvlJc w:val="left"/>
      <w:pPr>
        <w:ind w:left="2160" w:firstLine="1800"/>
      </w:pPr>
      <w:rPr>
        <w:rFonts w:ascii="Arial" w:eastAsia="Arial" w:hAnsi="Arial" w:cs="Arial"/>
        <w:b w:val="0"/>
        <w:i w:val="0"/>
        <w:smallCaps w:val="0"/>
        <w:strike w:val="0"/>
        <w:dstrike w:val="0"/>
        <w:color w:val="000000"/>
        <w:sz w:val="22"/>
        <w:highlight w:val="none"/>
        <w:u w:val="none"/>
        <w:effect w:val="none"/>
        <w:vertAlign w:val="baseline"/>
      </w:rPr>
    </w:lvl>
    <w:lvl w:ilvl="3">
      <w:start w:val="1"/>
      <w:numFmt w:val="bullet"/>
      <w:lvlText w:val="●"/>
      <w:lvlJc w:val="left"/>
      <w:pPr>
        <w:ind w:left="2880" w:firstLine="2520"/>
      </w:pPr>
      <w:rPr>
        <w:rFonts w:ascii="Arial" w:eastAsia="Arial" w:hAnsi="Arial" w:cs="Arial"/>
        <w:b w:val="0"/>
        <w:i w:val="0"/>
        <w:smallCaps w:val="0"/>
        <w:strike w:val="0"/>
        <w:dstrike w:val="0"/>
        <w:color w:val="000000"/>
        <w:sz w:val="22"/>
        <w:highlight w:val="none"/>
        <w:u w:val="none"/>
        <w:effect w:val="none"/>
        <w:vertAlign w:val="baseline"/>
      </w:rPr>
    </w:lvl>
    <w:lvl w:ilvl="4">
      <w:start w:val="1"/>
      <w:numFmt w:val="bullet"/>
      <w:lvlText w:val="○"/>
      <w:lvlJc w:val="left"/>
      <w:pPr>
        <w:ind w:left="3600" w:firstLine="3240"/>
      </w:pPr>
      <w:rPr>
        <w:rFonts w:ascii="Arial" w:eastAsia="Arial" w:hAnsi="Arial" w:cs="Arial"/>
        <w:b w:val="0"/>
        <w:i w:val="0"/>
        <w:smallCaps w:val="0"/>
        <w:strike w:val="0"/>
        <w:dstrike w:val="0"/>
        <w:color w:val="000000"/>
        <w:sz w:val="22"/>
        <w:highlight w:val="none"/>
        <w:u w:val="none"/>
        <w:effect w:val="none"/>
        <w:vertAlign w:val="baseline"/>
      </w:rPr>
    </w:lvl>
    <w:lvl w:ilvl="5">
      <w:start w:val="1"/>
      <w:numFmt w:val="bullet"/>
      <w:lvlText w:val="■"/>
      <w:lvlJc w:val="left"/>
      <w:pPr>
        <w:ind w:left="4320" w:firstLine="3960"/>
      </w:pPr>
      <w:rPr>
        <w:rFonts w:ascii="Arial" w:eastAsia="Arial" w:hAnsi="Arial" w:cs="Arial"/>
        <w:b w:val="0"/>
        <w:i w:val="0"/>
        <w:smallCaps w:val="0"/>
        <w:strike w:val="0"/>
        <w:dstrike w:val="0"/>
        <w:color w:val="000000"/>
        <w:sz w:val="22"/>
        <w:highlight w:val="none"/>
        <w:u w:val="none"/>
        <w:effect w:val="none"/>
        <w:vertAlign w:val="baseline"/>
      </w:rPr>
    </w:lvl>
    <w:lvl w:ilvl="6">
      <w:start w:val="1"/>
      <w:numFmt w:val="bullet"/>
      <w:lvlText w:val="●"/>
      <w:lvlJc w:val="left"/>
      <w:pPr>
        <w:ind w:left="5040" w:firstLine="4680"/>
      </w:pPr>
      <w:rPr>
        <w:rFonts w:ascii="Arial" w:eastAsia="Arial" w:hAnsi="Arial" w:cs="Arial"/>
        <w:b w:val="0"/>
        <w:i w:val="0"/>
        <w:smallCaps w:val="0"/>
        <w:strike w:val="0"/>
        <w:dstrike w:val="0"/>
        <w:color w:val="000000"/>
        <w:sz w:val="22"/>
        <w:highlight w:val="none"/>
        <w:u w:val="none"/>
        <w:effect w:val="none"/>
        <w:vertAlign w:val="baseline"/>
      </w:rPr>
    </w:lvl>
    <w:lvl w:ilvl="7">
      <w:start w:val="1"/>
      <w:numFmt w:val="bullet"/>
      <w:lvlText w:val="○"/>
      <w:lvlJc w:val="left"/>
      <w:pPr>
        <w:ind w:left="5760" w:firstLine="5400"/>
      </w:pPr>
      <w:rPr>
        <w:rFonts w:ascii="Arial" w:eastAsia="Arial" w:hAnsi="Arial" w:cs="Arial"/>
        <w:b w:val="0"/>
        <w:i w:val="0"/>
        <w:smallCaps w:val="0"/>
        <w:strike w:val="0"/>
        <w:dstrike w:val="0"/>
        <w:color w:val="000000"/>
        <w:sz w:val="22"/>
        <w:highlight w:val="none"/>
        <w:u w:val="none"/>
        <w:effect w:val="none"/>
        <w:vertAlign w:val="baseline"/>
      </w:rPr>
    </w:lvl>
    <w:lvl w:ilvl="8">
      <w:start w:val="1"/>
      <w:numFmt w:val="bullet"/>
      <w:lvlText w:val="■"/>
      <w:lvlJc w:val="left"/>
      <w:pPr>
        <w:ind w:left="6480" w:firstLine="6120"/>
      </w:pPr>
      <w:rPr>
        <w:rFonts w:ascii="Arial" w:eastAsia="Arial" w:hAnsi="Arial" w:cs="Arial"/>
        <w:b w:val="0"/>
        <w:i w:val="0"/>
        <w:smallCaps w:val="0"/>
        <w:strike w:val="0"/>
        <w:dstrike w:val="0"/>
        <w:color w:val="000000"/>
        <w:sz w:val="22"/>
        <w:highlight w:val="none"/>
        <w:u w:val="none"/>
        <w:effect w:val="none"/>
        <w:vertAlign w:val="baseline"/>
      </w:rPr>
    </w:lvl>
  </w:abstractNum>
  <w:abstractNum w:abstractNumId="27">
    <w:nsid w:val="6EF2769D"/>
    <w:multiLevelType w:val="hybridMultilevel"/>
    <w:tmpl w:val="6E8452FE"/>
    <w:lvl w:ilvl="0" w:tplc="FFFFFFFF">
      <w:start w:val="1"/>
      <w:numFmt w:val="bullet"/>
      <w:lvlText w:val="●"/>
      <w:lvlJc w:val="left"/>
      <w:pPr>
        <w:ind w:left="720" w:hanging="360"/>
      </w:pPr>
      <w:rPr>
        <w:rFonts w:ascii="Arial" w:eastAsia="Arial" w:hAnsi="Arial" w:cs="Arial" w:hint="default"/>
        <w:b w:val="0"/>
        <w:bCs w:val="0"/>
        <w:i w:val="0"/>
        <w:iCs w:val="0"/>
        <w:strike w:val="0"/>
        <w:color w:val="000000"/>
        <w:sz w:val="22"/>
        <w:szCs w:val="22"/>
        <w:u w:val="none"/>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75EC3527"/>
    <w:multiLevelType w:val="hybridMultilevel"/>
    <w:tmpl w:val="A4F03A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6660521"/>
    <w:multiLevelType w:val="multilevel"/>
    <w:tmpl w:val="00400334"/>
    <w:lvl w:ilvl="0">
      <w:start w:val="1"/>
      <w:numFmt w:val="bullet"/>
      <w:lvlText w:val="●"/>
      <w:lvlJc w:val="left"/>
      <w:pPr>
        <w:ind w:left="720" w:firstLine="360"/>
      </w:pPr>
      <w:rPr>
        <w:rFonts w:ascii="Times New Roman" w:eastAsia="Times New Roman" w:hAnsi="Times New Roman" w:cs="Times New Roman"/>
        <w:b w:val="0"/>
        <w:i w:val="0"/>
        <w:smallCaps w:val="0"/>
        <w:strike w:val="0"/>
        <w:color w:val="000000"/>
        <w:sz w:val="22"/>
        <w:u w:val="none"/>
        <w:vertAlign w:val="baseline"/>
      </w:rPr>
    </w:lvl>
    <w:lvl w:ilvl="1">
      <w:start w:val="1"/>
      <w:numFmt w:val="bullet"/>
      <w:lvlText w:val="○"/>
      <w:lvlJc w:val="left"/>
      <w:pPr>
        <w:ind w:left="1440" w:firstLine="1080"/>
      </w:pPr>
      <w:rPr>
        <w:rFonts w:ascii="Times New Roman" w:eastAsia="Times New Roman" w:hAnsi="Times New Roman" w:cs="Times New Roman"/>
        <w:b w:val="0"/>
        <w:i w:val="0"/>
        <w:smallCaps w:val="0"/>
        <w:strike w:val="0"/>
        <w:color w:val="000000"/>
        <w:sz w:val="22"/>
        <w:u w:val="none"/>
        <w:vertAlign w:val="baseline"/>
      </w:rPr>
    </w:lvl>
    <w:lvl w:ilvl="2">
      <w:start w:val="1"/>
      <w:numFmt w:val="bullet"/>
      <w:lvlText w:val="■"/>
      <w:lvlJc w:val="left"/>
      <w:pPr>
        <w:ind w:left="2160" w:firstLine="1800"/>
      </w:pPr>
      <w:rPr>
        <w:rFonts w:ascii="Times New Roman" w:eastAsia="Times New Roman" w:hAnsi="Times New Roman" w:cs="Times New Roman"/>
        <w:b w:val="0"/>
        <w:i w:val="0"/>
        <w:smallCaps w:val="0"/>
        <w:strike w:val="0"/>
        <w:color w:val="000000"/>
        <w:sz w:val="22"/>
        <w:u w:val="none"/>
        <w:vertAlign w:val="baseline"/>
      </w:rPr>
    </w:lvl>
    <w:lvl w:ilvl="3">
      <w:start w:val="1"/>
      <w:numFmt w:val="bullet"/>
      <w:lvlText w:val="●"/>
      <w:lvlJc w:val="left"/>
      <w:pPr>
        <w:ind w:left="2880" w:firstLine="2520"/>
      </w:pPr>
      <w:rPr>
        <w:rFonts w:ascii="Times New Roman" w:eastAsia="Times New Roman" w:hAnsi="Times New Roman" w:cs="Times New Roman"/>
        <w:b w:val="0"/>
        <w:i w:val="0"/>
        <w:smallCaps w:val="0"/>
        <w:strike w:val="0"/>
        <w:color w:val="000000"/>
        <w:sz w:val="22"/>
        <w:u w:val="none"/>
        <w:vertAlign w:val="baseline"/>
      </w:rPr>
    </w:lvl>
    <w:lvl w:ilvl="4">
      <w:start w:val="1"/>
      <w:numFmt w:val="bullet"/>
      <w:lvlText w:val="○"/>
      <w:lvlJc w:val="left"/>
      <w:pPr>
        <w:ind w:left="3600" w:firstLine="3240"/>
      </w:pPr>
      <w:rPr>
        <w:rFonts w:ascii="Times New Roman" w:eastAsia="Times New Roman" w:hAnsi="Times New Roman" w:cs="Times New Roman"/>
        <w:b w:val="0"/>
        <w:i w:val="0"/>
        <w:smallCaps w:val="0"/>
        <w:strike w:val="0"/>
        <w:color w:val="000000"/>
        <w:sz w:val="22"/>
        <w:u w:val="none"/>
        <w:vertAlign w:val="baseline"/>
      </w:rPr>
    </w:lvl>
    <w:lvl w:ilvl="5">
      <w:start w:val="1"/>
      <w:numFmt w:val="bullet"/>
      <w:lvlText w:val="■"/>
      <w:lvlJc w:val="left"/>
      <w:pPr>
        <w:ind w:left="4320" w:firstLine="3960"/>
      </w:pPr>
      <w:rPr>
        <w:rFonts w:ascii="Times New Roman" w:eastAsia="Times New Roman" w:hAnsi="Times New Roman" w:cs="Times New Roman"/>
        <w:b w:val="0"/>
        <w:i w:val="0"/>
        <w:smallCaps w:val="0"/>
        <w:strike w:val="0"/>
        <w:color w:val="000000"/>
        <w:sz w:val="22"/>
        <w:u w:val="none"/>
        <w:vertAlign w:val="baseline"/>
      </w:rPr>
    </w:lvl>
    <w:lvl w:ilvl="6">
      <w:start w:val="1"/>
      <w:numFmt w:val="bullet"/>
      <w:lvlText w:val="●"/>
      <w:lvlJc w:val="left"/>
      <w:pPr>
        <w:ind w:left="5040" w:firstLine="4680"/>
      </w:pPr>
      <w:rPr>
        <w:rFonts w:ascii="Times New Roman" w:eastAsia="Times New Roman" w:hAnsi="Times New Roman" w:cs="Times New Roman"/>
        <w:b w:val="0"/>
        <w:i w:val="0"/>
        <w:smallCaps w:val="0"/>
        <w:strike w:val="0"/>
        <w:color w:val="000000"/>
        <w:sz w:val="22"/>
        <w:u w:val="none"/>
        <w:vertAlign w:val="baseline"/>
      </w:rPr>
    </w:lvl>
    <w:lvl w:ilvl="7">
      <w:start w:val="1"/>
      <w:numFmt w:val="bullet"/>
      <w:lvlText w:val="○"/>
      <w:lvlJc w:val="left"/>
      <w:pPr>
        <w:ind w:left="5760" w:firstLine="5400"/>
      </w:pPr>
      <w:rPr>
        <w:rFonts w:ascii="Times New Roman" w:eastAsia="Times New Roman" w:hAnsi="Times New Roman" w:cs="Times New Roman"/>
        <w:b w:val="0"/>
        <w:i w:val="0"/>
        <w:smallCaps w:val="0"/>
        <w:strike w:val="0"/>
        <w:color w:val="000000"/>
        <w:sz w:val="22"/>
        <w:u w:val="none"/>
        <w:vertAlign w:val="baseline"/>
      </w:rPr>
    </w:lvl>
    <w:lvl w:ilvl="8">
      <w:start w:val="1"/>
      <w:numFmt w:val="bullet"/>
      <w:lvlText w:val="■"/>
      <w:lvlJc w:val="left"/>
      <w:pPr>
        <w:ind w:left="6480" w:firstLine="6120"/>
      </w:pPr>
      <w:rPr>
        <w:rFonts w:ascii="Times New Roman" w:eastAsia="Times New Roman" w:hAnsi="Times New Roman" w:cs="Times New Roman"/>
        <w:b w:val="0"/>
        <w:i w:val="0"/>
        <w:smallCaps w:val="0"/>
        <w:strike w:val="0"/>
        <w:color w:val="000000"/>
        <w:sz w:val="22"/>
        <w:u w:val="none"/>
        <w:vertAlign w:val="baseline"/>
      </w:rPr>
    </w:lvl>
  </w:abstractNum>
  <w:abstractNum w:abstractNumId="30">
    <w:nsid w:val="7BB17DBB"/>
    <w:multiLevelType w:val="multilevel"/>
    <w:tmpl w:val="66E840BA"/>
    <w:lvl w:ilvl="0">
      <w:start w:val="1"/>
      <w:numFmt w:val="bullet"/>
      <w:lvlText w:val="●"/>
      <w:lvlJc w:val="left"/>
      <w:pPr>
        <w:ind w:left="720" w:firstLine="360"/>
      </w:pPr>
      <w:rPr>
        <w:rFonts w:ascii="Arial" w:eastAsia="Arial" w:hAnsi="Arial" w:cs="Arial"/>
        <w:b w:val="0"/>
        <w:i w:val="0"/>
        <w:smallCaps w:val="0"/>
        <w:strike w:val="0"/>
        <w:dstrike w:val="0"/>
        <w:color w:val="000000"/>
        <w:sz w:val="22"/>
        <w:highlight w:val="none"/>
        <w:u w:val="none"/>
        <w:effect w:val="none"/>
        <w:vertAlign w:val="baseline"/>
      </w:rPr>
    </w:lvl>
    <w:lvl w:ilvl="1">
      <w:start w:val="1"/>
      <w:numFmt w:val="bullet"/>
      <w:lvlText w:val="○"/>
      <w:lvlJc w:val="left"/>
      <w:pPr>
        <w:ind w:left="1440" w:firstLine="1080"/>
      </w:pPr>
      <w:rPr>
        <w:rFonts w:ascii="Arial" w:eastAsia="Arial" w:hAnsi="Arial" w:cs="Arial"/>
        <w:b w:val="0"/>
        <w:i w:val="0"/>
        <w:smallCaps w:val="0"/>
        <w:strike w:val="0"/>
        <w:dstrike w:val="0"/>
        <w:color w:val="000000"/>
        <w:sz w:val="22"/>
        <w:highlight w:val="none"/>
        <w:u w:val="none"/>
        <w:effect w:val="none"/>
        <w:vertAlign w:val="baseline"/>
      </w:rPr>
    </w:lvl>
    <w:lvl w:ilvl="2">
      <w:start w:val="1"/>
      <w:numFmt w:val="bullet"/>
      <w:lvlText w:val="■"/>
      <w:lvlJc w:val="left"/>
      <w:pPr>
        <w:ind w:left="2160" w:firstLine="1800"/>
      </w:pPr>
      <w:rPr>
        <w:rFonts w:ascii="Arial" w:eastAsia="Arial" w:hAnsi="Arial" w:cs="Arial"/>
        <w:b w:val="0"/>
        <w:i w:val="0"/>
        <w:smallCaps w:val="0"/>
        <w:strike w:val="0"/>
        <w:dstrike w:val="0"/>
        <w:color w:val="000000"/>
        <w:sz w:val="22"/>
        <w:highlight w:val="none"/>
        <w:u w:val="none"/>
        <w:effect w:val="none"/>
        <w:vertAlign w:val="baseline"/>
      </w:rPr>
    </w:lvl>
    <w:lvl w:ilvl="3">
      <w:start w:val="1"/>
      <w:numFmt w:val="bullet"/>
      <w:lvlText w:val="●"/>
      <w:lvlJc w:val="left"/>
      <w:pPr>
        <w:ind w:left="2880" w:firstLine="2520"/>
      </w:pPr>
      <w:rPr>
        <w:rFonts w:ascii="Arial" w:eastAsia="Arial" w:hAnsi="Arial" w:cs="Arial"/>
        <w:b w:val="0"/>
        <w:i w:val="0"/>
        <w:smallCaps w:val="0"/>
        <w:strike w:val="0"/>
        <w:dstrike w:val="0"/>
        <w:color w:val="000000"/>
        <w:sz w:val="22"/>
        <w:highlight w:val="none"/>
        <w:u w:val="none"/>
        <w:effect w:val="none"/>
        <w:vertAlign w:val="baseline"/>
      </w:rPr>
    </w:lvl>
    <w:lvl w:ilvl="4">
      <w:start w:val="1"/>
      <w:numFmt w:val="bullet"/>
      <w:lvlText w:val="○"/>
      <w:lvlJc w:val="left"/>
      <w:pPr>
        <w:ind w:left="3600" w:firstLine="3240"/>
      </w:pPr>
      <w:rPr>
        <w:rFonts w:ascii="Arial" w:eastAsia="Arial" w:hAnsi="Arial" w:cs="Arial"/>
        <w:b w:val="0"/>
        <w:i w:val="0"/>
        <w:smallCaps w:val="0"/>
        <w:strike w:val="0"/>
        <w:dstrike w:val="0"/>
        <w:color w:val="000000"/>
        <w:sz w:val="22"/>
        <w:highlight w:val="none"/>
        <w:u w:val="none"/>
        <w:effect w:val="none"/>
        <w:vertAlign w:val="baseline"/>
      </w:rPr>
    </w:lvl>
    <w:lvl w:ilvl="5">
      <w:start w:val="1"/>
      <w:numFmt w:val="bullet"/>
      <w:lvlText w:val="■"/>
      <w:lvlJc w:val="left"/>
      <w:pPr>
        <w:ind w:left="4320" w:firstLine="3960"/>
      </w:pPr>
      <w:rPr>
        <w:rFonts w:ascii="Arial" w:eastAsia="Arial" w:hAnsi="Arial" w:cs="Arial"/>
        <w:b w:val="0"/>
        <w:i w:val="0"/>
        <w:smallCaps w:val="0"/>
        <w:strike w:val="0"/>
        <w:dstrike w:val="0"/>
        <w:color w:val="000000"/>
        <w:sz w:val="22"/>
        <w:highlight w:val="none"/>
        <w:u w:val="none"/>
        <w:effect w:val="none"/>
        <w:vertAlign w:val="baseline"/>
      </w:rPr>
    </w:lvl>
    <w:lvl w:ilvl="6">
      <w:start w:val="1"/>
      <w:numFmt w:val="bullet"/>
      <w:lvlText w:val="●"/>
      <w:lvlJc w:val="left"/>
      <w:pPr>
        <w:ind w:left="5040" w:firstLine="4680"/>
      </w:pPr>
      <w:rPr>
        <w:rFonts w:ascii="Arial" w:eastAsia="Arial" w:hAnsi="Arial" w:cs="Arial"/>
        <w:b w:val="0"/>
        <w:i w:val="0"/>
        <w:smallCaps w:val="0"/>
        <w:strike w:val="0"/>
        <w:dstrike w:val="0"/>
        <w:color w:val="000000"/>
        <w:sz w:val="22"/>
        <w:highlight w:val="none"/>
        <w:u w:val="none"/>
        <w:effect w:val="none"/>
        <w:vertAlign w:val="baseline"/>
      </w:rPr>
    </w:lvl>
    <w:lvl w:ilvl="7">
      <w:start w:val="1"/>
      <w:numFmt w:val="bullet"/>
      <w:lvlText w:val="○"/>
      <w:lvlJc w:val="left"/>
      <w:pPr>
        <w:ind w:left="5760" w:firstLine="5400"/>
      </w:pPr>
      <w:rPr>
        <w:rFonts w:ascii="Arial" w:eastAsia="Arial" w:hAnsi="Arial" w:cs="Arial"/>
        <w:b w:val="0"/>
        <w:i w:val="0"/>
        <w:smallCaps w:val="0"/>
        <w:strike w:val="0"/>
        <w:dstrike w:val="0"/>
        <w:color w:val="000000"/>
        <w:sz w:val="22"/>
        <w:highlight w:val="none"/>
        <w:u w:val="none"/>
        <w:effect w:val="none"/>
        <w:vertAlign w:val="baseline"/>
      </w:rPr>
    </w:lvl>
    <w:lvl w:ilvl="8">
      <w:start w:val="1"/>
      <w:numFmt w:val="bullet"/>
      <w:lvlText w:val="■"/>
      <w:lvlJc w:val="left"/>
      <w:pPr>
        <w:ind w:left="6480" w:firstLine="6120"/>
      </w:pPr>
      <w:rPr>
        <w:rFonts w:ascii="Arial" w:eastAsia="Arial" w:hAnsi="Arial" w:cs="Arial"/>
        <w:b w:val="0"/>
        <w:i w:val="0"/>
        <w:smallCaps w:val="0"/>
        <w:strike w:val="0"/>
        <w:dstrike w:val="0"/>
        <w:color w:val="000000"/>
        <w:sz w:val="22"/>
        <w:highlight w:val="none"/>
        <w:u w:val="none"/>
        <w:effect w:val="none"/>
        <w:vertAlign w:val="baseline"/>
      </w:rPr>
    </w:lvl>
  </w:abstractNum>
  <w:abstractNum w:abstractNumId="31">
    <w:nsid w:val="7D16028C"/>
    <w:multiLevelType w:val="hybridMultilevel"/>
    <w:tmpl w:val="7DC221A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2">
    <w:nsid w:val="7D5E47E7"/>
    <w:multiLevelType w:val="hybridMultilevel"/>
    <w:tmpl w:val="E95C0F9E"/>
    <w:lvl w:ilvl="0" w:tplc="FFFFFFFF">
      <w:start w:val="1"/>
      <w:numFmt w:val="decimal"/>
      <w:lvlText w:val="%1."/>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33">
    <w:nsid w:val="7D6E4345"/>
    <w:multiLevelType w:val="hybridMultilevel"/>
    <w:tmpl w:val="DF12477E"/>
    <w:lvl w:ilvl="0" w:tplc="FFFFFFFF">
      <w:start w:val="1"/>
      <w:numFmt w:val="bullet"/>
      <w:lvlText w:val="●"/>
      <w:lvlJc w:val="left"/>
      <w:pPr>
        <w:ind w:left="720" w:hanging="360"/>
      </w:pPr>
      <w:rPr>
        <w:rFonts w:ascii="Arial" w:eastAsia="Arial" w:hAnsi="Arial" w:cs="Arial"/>
        <w:b w:val="0"/>
        <w:bCs w:val="0"/>
        <w:i w:val="0"/>
        <w:iCs w:val="0"/>
        <w:strike w:val="0"/>
        <w:color w:val="000000"/>
        <w:sz w:val="22"/>
        <w:szCs w:val="22"/>
        <w:u w:val="none"/>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7DDE09F0"/>
    <w:multiLevelType w:val="hybridMultilevel"/>
    <w:tmpl w:val="B6CE8F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E403121"/>
    <w:multiLevelType w:val="hybridMultilevel"/>
    <w:tmpl w:val="07187D8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8"/>
  </w:num>
  <w:num w:numId="2">
    <w:abstractNumId w:val="30"/>
  </w:num>
  <w:num w:numId="3">
    <w:abstractNumId w:val="26"/>
  </w:num>
  <w:num w:numId="4">
    <w:abstractNumId w:val="20"/>
  </w:num>
  <w:num w:numId="5">
    <w:abstractNumId w:val="7"/>
  </w:num>
  <w:num w:numId="6">
    <w:abstractNumId w:val="22"/>
  </w:num>
  <w:num w:numId="7">
    <w:abstractNumId w:val="14"/>
  </w:num>
  <w:num w:numId="8">
    <w:abstractNumId w:val="17"/>
  </w:num>
  <w:num w:numId="9">
    <w:abstractNumId w:val="19"/>
  </w:num>
  <w:num w:numId="10">
    <w:abstractNumId w:val="21"/>
  </w:num>
  <w:num w:numId="11">
    <w:abstractNumId w:val="24"/>
  </w:num>
  <w:num w:numId="12">
    <w:abstractNumId w:val="23"/>
  </w:num>
  <w:num w:numId="13">
    <w:abstractNumId w:val="35"/>
  </w:num>
  <w:num w:numId="14">
    <w:abstractNumId w:val="10"/>
  </w:num>
  <w:num w:numId="15">
    <w:abstractNumId w:val="12"/>
  </w:num>
  <w:num w:numId="16">
    <w:abstractNumId w:val="8"/>
  </w:num>
  <w:num w:numId="17">
    <w:abstractNumId w:val="29"/>
  </w:num>
  <w:num w:numId="18">
    <w:abstractNumId w:val="15"/>
  </w:num>
  <w:num w:numId="19">
    <w:abstractNumId w:val="11"/>
  </w:num>
  <w:num w:numId="20">
    <w:abstractNumId w:val="16"/>
  </w:num>
  <w:num w:numId="21">
    <w:abstractNumId w:val="18"/>
  </w:num>
  <w:num w:numId="2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4"/>
  </w:num>
  <w:num w:numId="24">
    <w:abstractNumId w:val="2"/>
  </w:num>
  <w:num w:numId="25">
    <w:abstractNumId w:val="3"/>
  </w:num>
  <w:num w:numId="26">
    <w:abstractNumId w:val="0"/>
  </w:num>
  <w:num w:numId="27">
    <w:abstractNumId w:val="1"/>
  </w:num>
  <w:num w:numId="28">
    <w:abstractNumId w:val="4"/>
  </w:num>
  <w:num w:numId="2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2"/>
  </w:num>
  <w:num w:numId="31">
    <w:abstractNumId w:val="27"/>
  </w:num>
  <w:num w:numId="32">
    <w:abstractNumId w:val="13"/>
  </w:num>
  <w:num w:numId="33">
    <w:abstractNumId w:val="9"/>
  </w:num>
  <w:num w:numId="34">
    <w:abstractNumId w:val="25"/>
  </w:num>
  <w:num w:numId="35">
    <w:abstractNumId w:val="33"/>
  </w:num>
  <w:num w:numId="36">
    <w:abstractNumId w:val="6"/>
  </w:num>
  <w:num w:numId="37">
    <w:abstractNumId w:val="3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oaquín">
    <w15:presenceInfo w15:providerId="None" w15:userId="Joaquí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activeWritingStyle w:appName="MSWord" w:lang="en-US" w:vendorID="64" w:dllVersion="131078" w:nlCheck="1" w:checkStyle="1"/>
  <w:activeWritingStyle w:appName="MSWord" w:lang="es-AR" w:vendorID="64" w:dllVersion="131078" w:nlCheck="1" w:checkStyle="1"/>
  <w:activeWritingStyle w:appName="MSWord" w:lang="es-ES_tradnl" w:vendorID="64" w:dllVersion="131078" w:nlCheck="1" w:checkStyle="1"/>
  <w:activeWritingStyle w:appName="MSWord" w:lang="es-ES" w:vendorID="64" w:dllVersion="131078" w:nlCheck="1" w:checkStyle="1"/>
  <w:proofState w:spelling="clean" w:grammar="clean"/>
  <w:trackRevision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3305A"/>
    <w:rsid w:val="00005C10"/>
    <w:rsid w:val="0000618B"/>
    <w:rsid w:val="000142E6"/>
    <w:rsid w:val="000332A0"/>
    <w:rsid w:val="00045E88"/>
    <w:rsid w:val="0005156C"/>
    <w:rsid w:val="00051CA1"/>
    <w:rsid w:val="00054522"/>
    <w:rsid w:val="00056E00"/>
    <w:rsid w:val="00065AFD"/>
    <w:rsid w:val="00073308"/>
    <w:rsid w:val="000762DF"/>
    <w:rsid w:val="00077699"/>
    <w:rsid w:val="0008220D"/>
    <w:rsid w:val="00084143"/>
    <w:rsid w:val="0009524B"/>
    <w:rsid w:val="000A09FE"/>
    <w:rsid w:val="000A1440"/>
    <w:rsid w:val="000A1BA6"/>
    <w:rsid w:val="000A3346"/>
    <w:rsid w:val="000A5C4D"/>
    <w:rsid w:val="000B115A"/>
    <w:rsid w:val="000B2F06"/>
    <w:rsid w:val="000B60BA"/>
    <w:rsid w:val="000C74DB"/>
    <w:rsid w:val="000D1E9A"/>
    <w:rsid w:val="000D2DCB"/>
    <w:rsid w:val="000F3864"/>
    <w:rsid w:val="000F7084"/>
    <w:rsid w:val="000F723C"/>
    <w:rsid w:val="00101B5E"/>
    <w:rsid w:val="001128A4"/>
    <w:rsid w:val="0012263A"/>
    <w:rsid w:val="00124487"/>
    <w:rsid w:val="00140142"/>
    <w:rsid w:val="00141B85"/>
    <w:rsid w:val="00152534"/>
    <w:rsid w:val="0016034C"/>
    <w:rsid w:val="00171800"/>
    <w:rsid w:val="001809F1"/>
    <w:rsid w:val="001842D3"/>
    <w:rsid w:val="00184A46"/>
    <w:rsid w:val="00190C65"/>
    <w:rsid w:val="001967EE"/>
    <w:rsid w:val="001A0A95"/>
    <w:rsid w:val="001A4B71"/>
    <w:rsid w:val="001B3EB7"/>
    <w:rsid w:val="001B5BBF"/>
    <w:rsid w:val="001C20C3"/>
    <w:rsid w:val="001D7271"/>
    <w:rsid w:val="001E20B5"/>
    <w:rsid w:val="001E5C9F"/>
    <w:rsid w:val="001F0F3B"/>
    <w:rsid w:val="001F258D"/>
    <w:rsid w:val="001F6C24"/>
    <w:rsid w:val="002037E6"/>
    <w:rsid w:val="00203EF7"/>
    <w:rsid w:val="00206D83"/>
    <w:rsid w:val="00212CA0"/>
    <w:rsid w:val="00213A54"/>
    <w:rsid w:val="00221FEA"/>
    <w:rsid w:val="00224F0A"/>
    <w:rsid w:val="00226AF6"/>
    <w:rsid w:val="00243465"/>
    <w:rsid w:val="00246641"/>
    <w:rsid w:val="00247F6A"/>
    <w:rsid w:val="0025128B"/>
    <w:rsid w:val="002562E3"/>
    <w:rsid w:val="00290E85"/>
    <w:rsid w:val="002A336D"/>
    <w:rsid w:val="002A6A9A"/>
    <w:rsid w:val="002B53DC"/>
    <w:rsid w:val="002C7AF0"/>
    <w:rsid w:val="002D2A65"/>
    <w:rsid w:val="002D3116"/>
    <w:rsid w:val="002E2082"/>
    <w:rsid w:val="002E5E40"/>
    <w:rsid w:val="002F0FFC"/>
    <w:rsid w:val="002F1A9E"/>
    <w:rsid w:val="002F27B6"/>
    <w:rsid w:val="002F731A"/>
    <w:rsid w:val="0030007B"/>
    <w:rsid w:val="00302A3A"/>
    <w:rsid w:val="003060F3"/>
    <w:rsid w:val="003131C4"/>
    <w:rsid w:val="003144EE"/>
    <w:rsid w:val="0031592D"/>
    <w:rsid w:val="00316733"/>
    <w:rsid w:val="003171B5"/>
    <w:rsid w:val="0032025F"/>
    <w:rsid w:val="00325B59"/>
    <w:rsid w:val="00327503"/>
    <w:rsid w:val="0033179D"/>
    <w:rsid w:val="0033214D"/>
    <w:rsid w:val="00334FCE"/>
    <w:rsid w:val="00340571"/>
    <w:rsid w:val="00346559"/>
    <w:rsid w:val="003505E6"/>
    <w:rsid w:val="003512FE"/>
    <w:rsid w:val="0035252E"/>
    <w:rsid w:val="0035663A"/>
    <w:rsid w:val="003577CD"/>
    <w:rsid w:val="00363760"/>
    <w:rsid w:val="0036792B"/>
    <w:rsid w:val="0037644A"/>
    <w:rsid w:val="00380C4F"/>
    <w:rsid w:val="00381022"/>
    <w:rsid w:val="003839B1"/>
    <w:rsid w:val="003855DE"/>
    <w:rsid w:val="003963F5"/>
    <w:rsid w:val="003A5FCF"/>
    <w:rsid w:val="003A7AA7"/>
    <w:rsid w:val="003B4DF8"/>
    <w:rsid w:val="003C09A7"/>
    <w:rsid w:val="003C7B9E"/>
    <w:rsid w:val="003D4B76"/>
    <w:rsid w:val="003E7C15"/>
    <w:rsid w:val="003F4621"/>
    <w:rsid w:val="003F57CD"/>
    <w:rsid w:val="003F702B"/>
    <w:rsid w:val="00413AF5"/>
    <w:rsid w:val="004141EF"/>
    <w:rsid w:val="00414559"/>
    <w:rsid w:val="00434277"/>
    <w:rsid w:val="00443A7F"/>
    <w:rsid w:val="00447A9C"/>
    <w:rsid w:val="00447F67"/>
    <w:rsid w:val="00461213"/>
    <w:rsid w:val="00470B9B"/>
    <w:rsid w:val="00471187"/>
    <w:rsid w:val="00480793"/>
    <w:rsid w:val="00487F68"/>
    <w:rsid w:val="00494698"/>
    <w:rsid w:val="004A0E9D"/>
    <w:rsid w:val="004A383C"/>
    <w:rsid w:val="004A3E6D"/>
    <w:rsid w:val="004A4FF9"/>
    <w:rsid w:val="004A53B1"/>
    <w:rsid w:val="004B05F0"/>
    <w:rsid w:val="004B17DA"/>
    <w:rsid w:val="004C03E0"/>
    <w:rsid w:val="004C3367"/>
    <w:rsid w:val="004C39A8"/>
    <w:rsid w:val="004C60C2"/>
    <w:rsid w:val="004D3B4E"/>
    <w:rsid w:val="004D412F"/>
    <w:rsid w:val="004E0524"/>
    <w:rsid w:val="004E194D"/>
    <w:rsid w:val="004E43B4"/>
    <w:rsid w:val="004F7893"/>
    <w:rsid w:val="00506BEB"/>
    <w:rsid w:val="00514AFE"/>
    <w:rsid w:val="00517B75"/>
    <w:rsid w:val="00525CC6"/>
    <w:rsid w:val="00546398"/>
    <w:rsid w:val="00552DF5"/>
    <w:rsid w:val="00554C32"/>
    <w:rsid w:val="005555CA"/>
    <w:rsid w:val="00566802"/>
    <w:rsid w:val="00566E29"/>
    <w:rsid w:val="005715F5"/>
    <w:rsid w:val="00583A33"/>
    <w:rsid w:val="00591456"/>
    <w:rsid w:val="0059493C"/>
    <w:rsid w:val="005A1765"/>
    <w:rsid w:val="005A690E"/>
    <w:rsid w:val="005B1FCE"/>
    <w:rsid w:val="005C2D9D"/>
    <w:rsid w:val="005D2FC7"/>
    <w:rsid w:val="005E03C7"/>
    <w:rsid w:val="005E0A21"/>
    <w:rsid w:val="005F0803"/>
    <w:rsid w:val="005F2F67"/>
    <w:rsid w:val="00603518"/>
    <w:rsid w:val="00605777"/>
    <w:rsid w:val="006075DD"/>
    <w:rsid w:val="00615C63"/>
    <w:rsid w:val="00616FF3"/>
    <w:rsid w:val="00622A30"/>
    <w:rsid w:val="006243AF"/>
    <w:rsid w:val="006258A0"/>
    <w:rsid w:val="00626338"/>
    <w:rsid w:val="00641770"/>
    <w:rsid w:val="006571EA"/>
    <w:rsid w:val="006576D6"/>
    <w:rsid w:val="00660CF4"/>
    <w:rsid w:val="00660F8D"/>
    <w:rsid w:val="006611F0"/>
    <w:rsid w:val="006724C8"/>
    <w:rsid w:val="0067304A"/>
    <w:rsid w:val="00674469"/>
    <w:rsid w:val="00674C92"/>
    <w:rsid w:val="00684AC6"/>
    <w:rsid w:val="00685188"/>
    <w:rsid w:val="00694804"/>
    <w:rsid w:val="006A2D07"/>
    <w:rsid w:val="006B44A5"/>
    <w:rsid w:val="006B6DDF"/>
    <w:rsid w:val="006B74E7"/>
    <w:rsid w:val="006C168D"/>
    <w:rsid w:val="006C4AE2"/>
    <w:rsid w:val="006D38B7"/>
    <w:rsid w:val="006E0457"/>
    <w:rsid w:val="006E5FC5"/>
    <w:rsid w:val="006E70D9"/>
    <w:rsid w:val="006E7664"/>
    <w:rsid w:val="006F1DD9"/>
    <w:rsid w:val="006F7210"/>
    <w:rsid w:val="007012E9"/>
    <w:rsid w:val="0070249C"/>
    <w:rsid w:val="00721061"/>
    <w:rsid w:val="00723E3A"/>
    <w:rsid w:val="00725230"/>
    <w:rsid w:val="00727DCB"/>
    <w:rsid w:val="00734706"/>
    <w:rsid w:val="00740738"/>
    <w:rsid w:val="00741ADA"/>
    <w:rsid w:val="00743643"/>
    <w:rsid w:val="00745900"/>
    <w:rsid w:val="00751108"/>
    <w:rsid w:val="00762B4E"/>
    <w:rsid w:val="007639CE"/>
    <w:rsid w:val="0077454F"/>
    <w:rsid w:val="00776CA5"/>
    <w:rsid w:val="007849E8"/>
    <w:rsid w:val="00784A00"/>
    <w:rsid w:val="0078760B"/>
    <w:rsid w:val="00787D38"/>
    <w:rsid w:val="0079397A"/>
    <w:rsid w:val="00794583"/>
    <w:rsid w:val="007A583D"/>
    <w:rsid w:val="007A6394"/>
    <w:rsid w:val="007B0017"/>
    <w:rsid w:val="007C3537"/>
    <w:rsid w:val="007C676B"/>
    <w:rsid w:val="007C7197"/>
    <w:rsid w:val="007D4F74"/>
    <w:rsid w:val="007D5E24"/>
    <w:rsid w:val="007E5DCE"/>
    <w:rsid w:val="007F3759"/>
    <w:rsid w:val="007F5642"/>
    <w:rsid w:val="008029CF"/>
    <w:rsid w:val="008105E7"/>
    <w:rsid w:val="00810BEA"/>
    <w:rsid w:val="00812AB0"/>
    <w:rsid w:val="00814AF7"/>
    <w:rsid w:val="00815EBE"/>
    <w:rsid w:val="008261FC"/>
    <w:rsid w:val="0082637F"/>
    <w:rsid w:val="00834416"/>
    <w:rsid w:val="0084483C"/>
    <w:rsid w:val="008655CA"/>
    <w:rsid w:val="008673AD"/>
    <w:rsid w:val="008811EC"/>
    <w:rsid w:val="0089778E"/>
    <w:rsid w:val="008B792D"/>
    <w:rsid w:val="008C07A1"/>
    <w:rsid w:val="008C6E05"/>
    <w:rsid w:val="008C7E6F"/>
    <w:rsid w:val="008F07F1"/>
    <w:rsid w:val="008F58CC"/>
    <w:rsid w:val="009000AB"/>
    <w:rsid w:val="00900877"/>
    <w:rsid w:val="00901E63"/>
    <w:rsid w:val="00925D8C"/>
    <w:rsid w:val="00926314"/>
    <w:rsid w:val="009300BA"/>
    <w:rsid w:val="009350F1"/>
    <w:rsid w:val="0093523E"/>
    <w:rsid w:val="00945D4A"/>
    <w:rsid w:val="00947F03"/>
    <w:rsid w:val="00951833"/>
    <w:rsid w:val="00952E36"/>
    <w:rsid w:val="0095358B"/>
    <w:rsid w:val="00965560"/>
    <w:rsid w:val="0097288B"/>
    <w:rsid w:val="00976999"/>
    <w:rsid w:val="009824EA"/>
    <w:rsid w:val="00987AFB"/>
    <w:rsid w:val="0099749E"/>
    <w:rsid w:val="009B01F7"/>
    <w:rsid w:val="009B0304"/>
    <w:rsid w:val="009B1747"/>
    <w:rsid w:val="009B2609"/>
    <w:rsid w:val="009B5146"/>
    <w:rsid w:val="009C5D1A"/>
    <w:rsid w:val="009D04ED"/>
    <w:rsid w:val="009D1F3F"/>
    <w:rsid w:val="009D616F"/>
    <w:rsid w:val="009E3E50"/>
    <w:rsid w:val="009E5DA7"/>
    <w:rsid w:val="009E6582"/>
    <w:rsid w:val="009E71CD"/>
    <w:rsid w:val="009F36E1"/>
    <w:rsid w:val="009F52C0"/>
    <w:rsid w:val="00A00518"/>
    <w:rsid w:val="00A00922"/>
    <w:rsid w:val="00A0095C"/>
    <w:rsid w:val="00A03242"/>
    <w:rsid w:val="00A0379D"/>
    <w:rsid w:val="00A07A25"/>
    <w:rsid w:val="00A16481"/>
    <w:rsid w:val="00A17AE6"/>
    <w:rsid w:val="00A20971"/>
    <w:rsid w:val="00A24547"/>
    <w:rsid w:val="00A30176"/>
    <w:rsid w:val="00A3672D"/>
    <w:rsid w:val="00A41759"/>
    <w:rsid w:val="00A441EF"/>
    <w:rsid w:val="00A47BF7"/>
    <w:rsid w:val="00A5205F"/>
    <w:rsid w:val="00A562BC"/>
    <w:rsid w:val="00A6270E"/>
    <w:rsid w:val="00A66395"/>
    <w:rsid w:val="00A74FC7"/>
    <w:rsid w:val="00A845F5"/>
    <w:rsid w:val="00A92E78"/>
    <w:rsid w:val="00A976F0"/>
    <w:rsid w:val="00AA1836"/>
    <w:rsid w:val="00AA4FE7"/>
    <w:rsid w:val="00AC025F"/>
    <w:rsid w:val="00AC1068"/>
    <w:rsid w:val="00AC2090"/>
    <w:rsid w:val="00AC2940"/>
    <w:rsid w:val="00AD52AA"/>
    <w:rsid w:val="00AE07BE"/>
    <w:rsid w:val="00AE362A"/>
    <w:rsid w:val="00AE3831"/>
    <w:rsid w:val="00AE562B"/>
    <w:rsid w:val="00AE6040"/>
    <w:rsid w:val="00AE77DA"/>
    <w:rsid w:val="00B02EA0"/>
    <w:rsid w:val="00B03374"/>
    <w:rsid w:val="00B04E7C"/>
    <w:rsid w:val="00B06A4E"/>
    <w:rsid w:val="00B1503C"/>
    <w:rsid w:val="00B215A0"/>
    <w:rsid w:val="00B2165E"/>
    <w:rsid w:val="00B224D9"/>
    <w:rsid w:val="00B24DD4"/>
    <w:rsid w:val="00B328FB"/>
    <w:rsid w:val="00B40398"/>
    <w:rsid w:val="00B43CE9"/>
    <w:rsid w:val="00B45344"/>
    <w:rsid w:val="00B521D7"/>
    <w:rsid w:val="00B5481D"/>
    <w:rsid w:val="00B55463"/>
    <w:rsid w:val="00B6138D"/>
    <w:rsid w:val="00B706C5"/>
    <w:rsid w:val="00B70B88"/>
    <w:rsid w:val="00B81743"/>
    <w:rsid w:val="00B83B17"/>
    <w:rsid w:val="00B91AB7"/>
    <w:rsid w:val="00B966CB"/>
    <w:rsid w:val="00BA37A7"/>
    <w:rsid w:val="00BB0314"/>
    <w:rsid w:val="00BB0C9D"/>
    <w:rsid w:val="00BB1CB5"/>
    <w:rsid w:val="00BB1E8A"/>
    <w:rsid w:val="00BB438C"/>
    <w:rsid w:val="00BC4158"/>
    <w:rsid w:val="00BD29DC"/>
    <w:rsid w:val="00BD6484"/>
    <w:rsid w:val="00BE1EA9"/>
    <w:rsid w:val="00BE321C"/>
    <w:rsid w:val="00BE3340"/>
    <w:rsid w:val="00BF4370"/>
    <w:rsid w:val="00BF710B"/>
    <w:rsid w:val="00C04DB1"/>
    <w:rsid w:val="00C12DD6"/>
    <w:rsid w:val="00C168D2"/>
    <w:rsid w:val="00C36CEF"/>
    <w:rsid w:val="00C433A5"/>
    <w:rsid w:val="00C5244D"/>
    <w:rsid w:val="00C52E4F"/>
    <w:rsid w:val="00C75B1F"/>
    <w:rsid w:val="00C7776D"/>
    <w:rsid w:val="00C85E4E"/>
    <w:rsid w:val="00C93E7E"/>
    <w:rsid w:val="00C9762A"/>
    <w:rsid w:val="00CA24E9"/>
    <w:rsid w:val="00CA55E9"/>
    <w:rsid w:val="00CB2C6A"/>
    <w:rsid w:val="00CB3601"/>
    <w:rsid w:val="00CC1ACD"/>
    <w:rsid w:val="00CC3512"/>
    <w:rsid w:val="00CC5A83"/>
    <w:rsid w:val="00CC6B4D"/>
    <w:rsid w:val="00CD013F"/>
    <w:rsid w:val="00CD1AC1"/>
    <w:rsid w:val="00CD1C70"/>
    <w:rsid w:val="00CD1D56"/>
    <w:rsid w:val="00CD462C"/>
    <w:rsid w:val="00CD6E2F"/>
    <w:rsid w:val="00CF3389"/>
    <w:rsid w:val="00D07738"/>
    <w:rsid w:val="00D07C70"/>
    <w:rsid w:val="00D12308"/>
    <w:rsid w:val="00D13B42"/>
    <w:rsid w:val="00D13E9D"/>
    <w:rsid w:val="00D2189A"/>
    <w:rsid w:val="00D261A0"/>
    <w:rsid w:val="00D323AE"/>
    <w:rsid w:val="00D3270E"/>
    <w:rsid w:val="00D3305A"/>
    <w:rsid w:val="00D33979"/>
    <w:rsid w:val="00D372B5"/>
    <w:rsid w:val="00D42218"/>
    <w:rsid w:val="00D435A5"/>
    <w:rsid w:val="00D4590B"/>
    <w:rsid w:val="00D501A5"/>
    <w:rsid w:val="00D539E9"/>
    <w:rsid w:val="00D57019"/>
    <w:rsid w:val="00D570E8"/>
    <w:rsid w:val="00D5757D"/>
    <w:rsid w:val="00D71F4E"/>
    <w:rsid w:val="00D71F8F"/>
    <w:rsid w:val="00D728AB"/>
    <w:rsid w:val="00D854B3"/>
    <w:rsid w:val="00D911A9"/>
    <w:rsid w:val="00D91A8A"/>
    <w:rsid w:val="00D949F2"/>
    <w:rsid w:val="00D94B4A"/>
    <w:rsid w:val="00D97481"/>
    <w:rsid w:val="00DA0465"/>
    <w:rsid w:val="00DA22EB"/>
    <w:rsid w:val="00DB55DC"/>
    <w:rsid w:val="00DB65B8"/>
    <w:rsid w:val="00DC12B8"/>
    <w:rsid w:val="00DC4200"/>
    <w:rsid w:val="00DC7590"/>
    <w:rsid w:val="00DD311C"/>
    <w:rsid w:val="00DD5BBC"/>
    <w:rsid w:val="00DE3E96"/>
    <w:rsid w:val="00DE4CD2"/>
    <w:rsid w:val="00DE7D37"/>
    <w:rsid w:val="00DF2807"/>
    <w:rsid w:val="00DF2D32"/>
    <w:rsid w:val="00E07C07"/>
    <w:rsid w:val="00E10A9F"/>
    <w:rsid w:val="00E11A00"/>
    <w:rsid w:val="00E159AA"/>
    <w:rsid w:val="00E25A08"/>
    <w:rsid w:val="00E27536"/>
    <w:rsid w:val="00E36414"/>
    <w:rsid w:val="00E36F18"/>
    <w:rsid w:val="00E407A4"/>
    <w:rsid w:val="00E4239F"/>
    <w:rsid w:val="00E43833"/>
    <w:rsid w:val="00E44625"/>
    <w:rsid w:val="00E45149"/>
    <w:rsid w:val="00E50660"/>
    <w:rsid w:val="00E52524"/>
    <w:rsid w:val="00E5458E"/>
    <w:rsid w:val="00E720D5"/>
    <w:rsid w:val="00E8303F"/>
    <w:rsid w:val="00E91B55"/>
    <w:rsid w:val="00E953CC"/>
    <w:rsid w:val="00E97616"/>
    <w:rsid w:val="00E97DFF"/>
    <w:rsid w:val="00EA0BA5"/>
    <w:rsid w:val="00EA2ACA"/>
    <w:rsid w:val="00EA496A"/>
    <w:rsid w:val="00EB25E7"/>
    <w:rsid w:val="00EC6620"/>
    <w:rsid w:val="00EC7C22"/>
    <w:rsid w:val="00ED75AC"/>
    <w:rsid w:val="00EE1329"/>
    <w:rsid w:val="00EE44D7"/>
    <w:rsid w:val="00EF13A4"/>
    <w:rsid w:val="00EF240A"/>
    <w:rsid w:val="00EF4845"/>
    <w:rsid w:val="00EF661F"/>
    <w:rsid w:val="00EF6C3D"/>
    <w:rsid w:val="00F04D5C"/>
    <w:rsid w:val="00F07961"/>
    <w:rsid w:val="00F132F6"/>
    <w:rsid w:val="00F255D8"/>
    <w:rsid w:val="00F2603D"/>
    <w:rsid w:val="00F32821"/>
    <w:rsid w:val="00F33427"/>
    <w:rsid w:val="00F44256"/>
    <w:rsid w:val="00F607CF"/>
    <w:rsid w:val="00F659BE"/>
    <w:rsid w:val="00F67C30"/>
    <w:rsid w:val="00F74039"/>
    <w:rsid w:val="00F8508B"/>
    <w:rsid w:val="00F90F9A"/>
    <w:rsid w:val="00F91E36"/>
    <w:rsid w:val="00FB2E5B"/>
    <w:rsid w:val="00FB722A"/>
    <w:rsid w:val="00FC6BD4"/>
    <w:rsid w:val="00FD41E2"/>
    <w:rsid w:val="00FD5485"/>
    <w:rsid w:val="00FE2460"/>
    <w:rsid w:val="00FE6B79"/>
    <w:rsid w:val="00FE7264"/>
    <w:rsid w:val="00FF7A02"/>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A007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Arial" w:hAnsi="Times New Roman" w:cs="Times New Roman"/>
        <w:lang w:val="es-AR"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footnote reference" w:uiPriority="0"/>
    <w:lsdException w:name="Title" w:semiHidden="0" w:uiPriority="0" w:unhideWhenUsed="0" w:qFormat="1"/>
    <w:lsdException w:name="Default Paragraph Font" w:uiPriority="1"/>
    <w:lsdException w:name="Subtitle" w:semiHidden="0" w:uiPriority="0" w:unhideWhenUsed="0" w:qFormat="1"/>
    <w:lsdException w:name="Strong" w:semiHidden="0" w:uiPriority="0"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778E"/>
    <w:pPr>
      <w:spacing w:line="360" w:lineRule="auto"/>
    </w:pPr>
    <w:rPr>
      <w:rFonts w:cs="Arial"/>
      <w:color w:val="000000"/>
      <w:sz w:val="22"/>
      <w:szCs w:val="22"/>
    </w:rPr>
  </w:style>
  <w:style w:type="paragraph" w:styleId="Heading1">
    <w:name w:val="heading 1"/>
    <w:basedOn w:val="Normal"/>
    <w:next w:val="Normal"/>
    <w:link w:val="Heading1Char"/>
    <w:uiPriority w:val="9"/>
    <w:qFormat/>
    <w:rsid w:val="008655CA"/>
    <w:pPr>
      <w:numPr>
        <w:numId w:val="19"/>
      </w:numPr>
      <w:spacing w:before="480" w:after="120" w:line="240" w:lineRule="auto"/>
      <w:jc w:val="center"/>
      <w:outlineLvl w:val="0"/>
    </w:pPr>
    <w:rPr>
      <w:b/>
      <w:bCs/>
      <w:color w:val="111111"/>
      <w:sz w:val="52"/>
      <w:szCs w:val="48"/>
    </w:rPr>
  </w:style>
  <w:style w:type="paragraph" w:styleId="Heading2">
    <w:name w:val="heading 2"/>
    <w:basedOn w:val="Normal"/>
    <w:next w:val="Normal"/>
    <w:link w:val="Heading2Char"/>
    <w:qFormat/>
    <w:rsid w:val="0089778E"/>
    <w:pPr>
      <w:numPr>
        <w:ilvl w:val="1"/>
        <w:numId w:val="19"/>
      </w:numPr>
      <w:spacing w:before="360" w:after="80" w:line="240" w:lineRule="auto"/>
      <w:outlineLvl w:val="1"/>
    </w:pPr>
    <w:rPr>
      <w:b/>
      <w:bCs/>
      <w:caps/>
      <w:color w:val="220000"/>
      <w:sz w:val="40"/>
      <w:szCs w:val="36"/>
      <w:lang w:eastAsia="es-AR"/>
    </w:rPr>
  </w:style>
  <w:style w:type="paragraph" w:styleId="Heading3">
    <w:name w:val="heading 3"/>
    <w:basedOn w:val="Normal"/>
    <w:next w:val="Normal"/>
    <w:link w:val="Heading3Char"/>
    <w:qFormat/>
    <w:rsid w:val="0089778E"/>
    <w:pPr>
      <w:numPr>
        <w:ilvl w:val="2"/>
        <w:numId w:val="19"/>
      </w:numPr>
      <w:spacing w:before="280" w:after="80" w:line="240" w:lineRule="auto"/>
      <w:outlineLvl w:val="2"/>
    </w:pPr>
    <w:rPr>
      <w:b/>
      <w:bCs/>
      <w:color w:val="00002A"/>
      <w:sz w:val="32"/>
      <w:szCs w:val="28"/>
    </w:rPr>
  </w:style>
  <w:style w:type="paragraph" w:styleId="Heading4">
    <w:name w:val="heading 4"/>
    <w:basedOn w:val="Normal"/>
    <w:next w:val="Normal"/>
    <w:link w:val="Heading4Char"/>
    <w:qFormat/>
    <w:rsid w:val="0089778E"/>
    <w:pPr>
      <w:numPr>
        <w:ilvl w:val="3"/>
        <w:numId w:val="19"/>
      </w:numPr>
      <w:spacing w:before="240" w:after="40" w:line="240" w:lineRule="auto"/>
      <w:outlineLvl w:val="3"/>
    </w:pPr>
    <w:rPr>
      <w:b/>
      <w:bCs/>
      <w:sz w:val="28"/>
      <w:szCs w:val="24"/>
    </w:rPr>
  </w:style>
  <w:style w:type="paragraph" w:styleId="Heading5">
    <w:name w:val="heading 5"/>
    <w:basedOn w:val="Normal"/>
    <w:next w:val="Normal"/>
    <w:link w:val="Heading5Char"/>
    <w:qFormat/>
    <w:rsid w:val="007C3537"/>
    <w:pPr>
      <w:numPr>
        <w:ilvl w:val="4"/>
        <w:numId w:val="19"/>
      </w:numPr>
      <w:spacing w:before="220" w:after="40" w:line="240" w:lineRule="auto"/>
      <w:outlineLvl w:val="4"/>
    </w:pPr>
    <w:rPr>
      <w:b/>
      <w:bCs/>
      <w:sz w:val="28"/>
    </w:rPr>
  </w:style>
  <w:style w:type="paragraph" w:styleId="Heading6">
    <w:name w:val="heading 6"/>
    <w:basedOn w:val="Normal"/>
    <w:next w:val="Normal"/>
    <w:link w:val="Heading6Char"/>
    <w:qFormat/>
    <w:rsid w:val="003A5FCF"/>
    <w:pPr>
      <w:numPr>
        <w:ilvl w:val="5"/>
        <w:numId w:val="19"/>
      </w:numPr>
      <w:spacing w:before="200" w:after="40" w:line="240" w:lineRule="auto"/>
      <w:outlineLvl w:val="5"/>
    </w:pPr>
    <w:rPr>
      <w:b/>
      <w:bCs/>
      <w:sz w:val="20"/>
      <w:szCs w:val="20"/>
    </w:rPr>
  </w:style>
  <w:style w:type="paragraph" w:styleId="Heading7">
    <w:name w:val="heading 7"/>
    <w:basedOn w:val="Normal"/>
    <w:next w:val="Normal"/>
    <w:link w:val="Heading7Char"/>
    <w:semiHidden/>
    <w:unhideWhenUsed/>
    <w:qFormat/>
    <w:rsid w:val="00290E85"/>
    <w:pPr>
      <w:keepNext/>
      <w:keepLines/>
      <w:numPr>
        <w:ilvl w:val="6"/>
        <w:numId w:val="19"/>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semiHidden/>
    <w:unhideWhenUsed/>
    <w:qFormat/>
    <w:rsid w:val="00290E85"/>
    <w:pPr>
      <w:keepNext/>
      <w:keepLines/>
      <w:numPr>
        <w:ilvl w:val="7"/>
        <w:numId w:val="19"/>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290E85"/>
    <w:pPr>
      <w:keepNext/>
      <w:keepLines/>
      <w:numPr>
        <w:ilvl w:val="8"/>
        <w:numId w:val="19"/>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55CA"/>
    <w:rPr>
      <w:rFonts w:cs="Arial"/>
      <w:b/>
      <w:bCs/>
      <w:color w:val="111111"/>
      <w:sz w:val="52"/>
      <w:szCs w:val="48"/>
    </w:rPr>
  </w:style>
  <w:style w:type="character" w:customStyle="1" w:styleId="Heading2Char">
    <w:name w:val="Heading 2 Char"/>
    <w:link w:val="Heading2"/>
    <w:rsid w:val="0089778E"/>
    <w:rPr>
      <w:rFonts w:cs="Arial"/>
      <w:b/>
      <w:bCs/>
      <w:caps/>
      <w:color w:val="220000"/>
      <w:sz w:val="40"/>
      <w:szCs w:val="36"/>
      <w:lang w:eastAsia="es-AR"/>
    </w:rPr>
  </w:style>
  <w:style w:type="character" w:customStyle="1" w:styleId="Heading3Char">
    <w:name w:val="Heading 3 Char"/>
    <w:link w:val="Heading3"/>
    <w:rsid w:val="0089778E"/>
    <w:rPr>
      <w:rFonts w:cs="Arial"/>
      <w:b/>
      <w:bCs/>
      <w:color w:val="00002A"/>
      <w:sz w:val="32"/>
      <w:szCs w:val="28"/>
    </w:rPr>
  </w:style>
  <w:style w:type="character" w:customStyle="1" w:styleId="Heading4Char">
    <w:name w:val="Heading 4 Char"/>
    <w:basedOn w:val="DefaultParagraphFont"/>
    <w:link w:val="Heading4"/>
    <w:rsid w:val="0089778E"/>
    <w:rPr>
      <w:rFonts w:cs="Arial"/>
      <w:b/>
      <w:bCs/>
      <w:color w:val="000000"/>
      <w:sz w:val="28"/>
      <w:szCs w:val="24"/>
    </w:rPr>
  </w:style>
  <w:style w:type="character" w:customStyle="1" w:styleId="Heading5Char">
    <w:name w:val="Heading 5 Char"/>
    <w:basedOn w:val="DefaultParagraphFont"/>
    <w:link w:val="Heading5"/>
    <w:rsid w:val="007C3537"/>
    <w:rPr>
      <w:rFonts w:cs="Arial"/>
      <w:b/>
      <w:bCs/>
      <w:color w:val="000000"/>
      <w:sz w:val="28"/>
      <w:szCs w:val="22"/>
    </w:rPr>
  </w:style>
  <w:style w:type="character" w:customStyle="1" w:styleId="Heading6Char">
    <w:name w:val="Heading 6 Char"/>
    <w:basedOn w:val="DefaultParagraphFont"/>
    <w:link w:val="Heading6"/>
    <w:rsid w:val="003A5FCF"/>
    <w:rPr>
      <w:rFonts w:ascii="Arial" w:eastAsia="Arial" w:hAnsi="Arial" w:cs="Arial"/>
      <w:b/>
      <w:bCs/>
      <w:color w:val="000000"/>
    </w:rPr>
  </w:style>
  <w:style w:type="paragraph" w:styleId="Title">
    <w:name w:val="Title"/>
    <w:basedOn w:val="Normal"/>
    <w:next w:val="Normal"/>
    <w:link w:val="TitleChar"/>
    <w:qFormat/>
    <w:rsid w:val="003A5FCF"/>
    <w:pPr>
      <w:spacing w:before="240" w:after="60"/>
      <w:jc w:val="center"/>
      <w:outlineLvl w:val="0"/>
    </w:pPr>
    <w:rPr>
      <w:rFonts w:ascii="Cambria" w:eastAsia="Times New Roman" w:hAnsi="Cambria" w:cs="Times New Roman"/>
      <w:b/>
      <w:bCs/>
      <w:kern w:val="28"/>
      <w:sz w:val="32"/>
      <w:szCs w:val="32"/>
    </w:rPr>
  </w:style>
  <w:style w:type="character" w:customStyle="1" w:styleId="TitleChar">
    <w:name w:val="Title Char"/>
    <w:link w:val="Title"/>
    <w:rsid w:val="003A5FCF"/>
    <w:rPr>
      <w:rFonts w:ascii="Cambria" w:hAnsi="Cambria"/>
      <w:b/>
      <w:bCs/>
      <w:color w:val="000000"/>
      <w:kern w:val="28"/>
      <w:sz w:val="32"/>
      <w:szCs w:val="32"/>
    </w:rPr>
  </w:style>
  <w:style w:type="character" w:styleId="Emphasis">
    <w:name w:val="Emphasis"/>
    <w:qFormat/>
    <w:rsid w:val="003A5FCF"/>
    <w:rPr>
      <w:i/>
      <w:iCs/>
    </w:rPr>
  </w:style>
  <w:style w:type="paragraph" w:styleId="ListParagraph">
    <w:name w:val="List Paragraph"/>
    <w:basedOn w:val="Normal"/>
    <w:uiPriority w:val="34"/>
    <w:qFormat/>
    <w:rsid w:val="003A5FCF"/>
    <w:pPr>
      <w:ind w:left="708"/>
    </w:pPr>
  </w:style>
  <w:style w:type="paragraph" w:styleId="BalloonText">
    <w:name w:val="Balloon Text"/>
    <w:basedOn w:val="Normal"/>
    <w:link w:val="BalloonTextChar"/>
    <w:uiPriority w:val="99"/>
    <w:semiHidden/>
    <w:unhideWhenUsed/>
    <w:rsid w:val="00D3305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3305A"/>
    <w:rPr>
      <w:rFonts w:ascii="Tahoma" w:hAnsi="Tahoma" w:cs="Tahoma"/>
      <w:color w:val="000000"/>
      <w:sz w:val="16"/>
      <w:szCs w:val="16"/>
    </w:rPr>
  </w:style>
  <w:style w:type="character" w:styleId="CommentReference">
    <w:name w:val="annotation reference"/>
    <w:basedOn w:val="DefaultParagraphFont"/>
    <w:uiPriority w:val="99"/>
    <w:semiHidden/>
    <w:unhideWhenUsed/>
    <w:rsid w:val="00E43833"/>
    <w:rPr>
      <w:sz w:val="16"/>
      <w:szCs w:val="16"/>
    </w:rPr>
  </w:style>
  <w:style w:type="paragraph" w:styleId="CommentText">
    <w:name w:val="annotation text"/>
    <w:basedOn w:val="Normal"/>
    <w:link w:val="CommentTextChar"/>
    <w:uiPriority w:val="99"/>
    <w:semiHidden/>
    <w:unhideWhenUsed/>
    <w:rsid w:val="00E43833"/>
    <w:pPr>
      <w:spacing w:line="240" w:lineRule="auto"/>
    </w:pPr>
    <w:rPr>
      <w:sz w:val="20"/>
      <w:szCs w:val="20"/>
    </w:rPr>
  </w:style>
  <w:style w:type="character" w:customStyle="1" w:styleId="CommentTextChar">
    <w:name w:val="Comment Text Char"/>
    <w:basedOn w:val="DefaultParagraphFont"/>
    <w:link w:val="CommentText"/>
    <w:uiPriority w:val="99"/>
    <w:semiHidden/>
    <w:rsid w:val="00E43833"/>
    <w:rPr>
      <w:rFonts w:ascii="Arial" w:hAnsi="Arial" w:cs="Arial"/>
      <w:color w:val="000000"/>
    </w:rPr>
  </w:style>
  <w:style w:type="paragraph" w:styleId="CommentSubject">
    <w:name w:val="annotation subject"/>
    <w:basedOn w:val="CommentText"/>
    <w:next w:val="CommentText"/>
    <w:link w:val="CommentSubjectChar"/>
    <w:uiPriority w:val="99"/>
    <w:semiHidden/>
    <w:unhideWhenUsed/>
    <w:rsid w:val="00E43833"/>
    <w:rPr>
      <w:b/>
      <w:bCs/>
    </w:rPr>
  </w:style>
  <w:style w:type="character" w:customStyle="1" w:styleId="CommentSubjectChar">
    <w:name w:val="Comment Subject Char"/>
    <w:basedOn w:val="CommentTextChar"/>
    <w:link w:val="CommentSubject"/>
    <w:uiPriority w:val="99"/>
    <w:semiHidden/>
    <w:rsid w:val="00E43833"/>
    <w:rPr>
      <w:rFonts w:ascii="Arial" w:hAnsi="Arial" w:cs="Arial"/>
      <w:b/>
      <w:bCs/>
      <w:color w:val="000000"/>
    </w:rPr>
  </w:style>
  <w:style w:type="paragraph" w:styleId="Header">
    <w:name w:val="header"/>
    <w:basedOn w:val="Normal"/>
    <w:link w:val="HeaderChar"/>
    <w:uiPriority w:val="99"/>
    <w:unhideWhenUsed/>
    <w:rsid w:val="00E407A4"/>
    <w:pPr>
      <w:tabs>
        <w:tab w:val="center" w:pos="4680"/>
        <w:tab w:val="right" w:pos="9360"/>
      </w:tabs>
      <w:spacing w:line="240" w:lineRule="auto"/>
    </w:pPr>
  </w:style>
  <w:style w:type="character" w:customStyle="1" w:styleId="HeaderChar">
    <w:name w:val="Header Char"/>
    <w:basedOn w:val="DefaultParagraphFont"/>
    <w:link w:val="Header"/>
    <w:uiPriority w:val="99"/>
    <w:rsid w:val="00E407A4"/>
    <w:rPr>
      <w:rFonts w:ascii="Arial" w:hAnsi="Arial" w:cs="Arial"/>
      <w:color w:val="000000"/>
      <w:sz w:val="22"/>
      <w:szCs w:val="22"/>
    </w:rPr>
  </w:style>
  <w:style w:type="paragraph" w:styleId="Footer">
    <w:name w:val="footer"/>
    <w:basedOn w:val="Normal"/>
    <w:link w:val="FooterChar"/>
    <w:uiPriority w:val="99"/>
    <w:unhideWhenUsed/>
    <w:rsid w:val="00E407A4"/>
    <w:pPr>
      <w:tabs>
        <w:tab w:val="center" w:pos="4680"/>
        <w:tab w:val="right" w:pos="9360"/>
      </w:tabs>
      <w:spacing w:line="240" w:lineRule="auto"/>
    </w:pPr>
  </w:style>
  <w:style w:type="character" w:customStyle="1" w:styleId="FooterChar">
    <w:name w:val="Footer Char"/>
    <w:basedOn w:val="DefaultParagraphFont"/>
    <w:link w:val="Footer"/>
    <w:uiPriority w:val="99"/>
    <w:rsid w:val="00E407A4"/>
    <w:rPr>
      <w:rFonts w:ascii="Arial" w:hAnsi="Arial" w:cs="Arial"/>
      <w:color w:val="000000"/>
      <w:sz w:val="22"/>
      <w:szCs w:val="22"/>
    </w:rPr>
  </w:style>
  <w:style w:type="paragraph" w:styleId="FootnoteText">
    <w:name w:val="footnote text"/>
    <w:basedOn w:val="Normal"/>
    <w:link w:val="FootnoteTextChar"/>
    <w:unhideWhenUsed/>
    <w:rsid w:val="002A6A9A"/>
    <w:pPr>
      <w:spacing w:line="240" w:lineRule="auto"/>
    </w:pPr>
    <w:rPr>
      <w:sz w:val="20"/>
      <w:szCs w:val="20"/>
    </w:rPr>
  </w:style>
  <w:style w:type="character" w:customStyle="1" w:styleId="FootnoteTextChar">
    <w:name w:val="Footnote Text Char"/>
    <w:basedOn w:val="DefaultParagraphFont"/>
    <w:link w:val="FootnoteText"/>
    <w:rsid w:val="002A6A9A"/>
    <w:rPr>
      <w:rFonts w:ascii="Arial" w:hAnsi="Arial" w:cs="Arial"/>
      <w:color w:val="000000"/>
    </w:rPr>
  </w:style>
  <w:style w:type="character" w:styleId="FootnoteReference">
    <w:name w:val="footnote reference"/>
    <w:basedOn w:val="DefaultParagraphFont"/>
    <w:unhideWhenUsed/>
    <w:rsid w:val="002A6A9A"/>
    <w:rPr>
      <w:vertAlign w:val="superscript"/>
    </w:rPr>
  </w:style>
  <w:style w:type="character" w:styleId="Hyperlink">
    <w:name w:val="Hyperlink"/>
    <w:basedOn w:val="DefaultParagraphFont"/>
    <w:uiPriority w:val="99"/>
    <w:unhideWhenUsed/>
    <w:rsid w:val="00414559"/>
    <w:rPr>
      <w:color w:val="0000FF"/>
      <w:u w:val="single"/>
    </w:rPr>
  </w:style>
  <w:style w:type="paragraph" w:styleId="TOCHeading">
    <w:name w:val="TOC Heading"/>
    <w:basedOn w:val="Heading1"/>
    <w:next w:val="Normal"/>
    <w:uiPriority w:val="39"/>
    <w:unhideWhenUsed/>
    <w:qFormat/>
    <w:rsid w:val="000C74DB"/>
    <w:pPr>
      <w:keepNext/>
      <w:keepLines/>
      <w:numPr>
        <w:numId w:val="0"/>
      </w:numPr>
      <w:spacing w:after="0" w:line="276" w:lineRule="auto"/>
      <w:outlineLvl w:val="9"/>
    </w:pPr>
    <w:rPr>
      <w:rFonts w:eastAsiaTheme="majorEastAsia" w:cstheme="majorBidi"/>
      <w:caps/>
      <w:color w:val="auto"/>
      <w:szCs w:val="28"/>
      <w:lang w:val="en-US" w:eastAsia="ja-JP"/>
    </w:rPr>
  </w:style>
  <w:style w:type="paragraph" w:styleId="TOC3">
    <w:name w:val="toc 3"/>
    <w:basedOn w:val="Normal"/>
    <w:next w:val="Normal"/>
    <w:autoRedefine/>
    <w:uiPriority w:val="39"/>
    <w:unhideWhenUsed/>
    <w:rsid w:val="00CB2C6A"/>
    <w:pPr>
      <w:tabs>
        <w:tab w:val="right" w:leader="dot" w:pos="9350"/>
      </w:tabs>
      <w:spacing w:after="100"/>
      <w:ind w:left="440"/>
    </w:pPr>
    <w:rPr>
      <w:rFonts w:asciiTheme="minorHAnsi" w:hAnsiTheme="minorHAnsi" w:cstheme="minorHAnsi"/>
      <w:smallCaps/>
      <w:noProof/>
      <w:szCs w:val="20"/>
    </w:rPr>
  </w:style>
  <w:style w:type="paragraph" w:styleId="Revision">
    <w:name w:val="Revision"/>
    <w:hidden/>
    <w:uiPriority w:val="99"/>
    <w:semiHidden/>
    <w:rsid w:val="004B05F0"/>
    <w:rPr>
      <w:rFonts w:ascii="Arial" w:hAnsi="Arial" w:cs="Arial"/>
      <w:color w:val="000000"/>
      <w:sz w:val="22"/>
      <w:szCs w:val="22"/>
    </w:rPr>
  </w:style>
  <w:style w:type="character" w:customStyle="1" w:styleId="apple-converted-space">
    <w:name w:val="apple-converted-space"/>
    <w:basedOn w:val="DefaultParagraphFont"/>
    <w:rsid w:val="002B53DC"/>
  </w:style>
  <w:style w:type="paragraph" w:styleId="Bibliography">
    <w:name w:val="Bibliography"/>
    <w:basedOn w:val="Normal"/>
    <w:next w:val="Normal"/>
    <w:uiPriority w:val="37"/>
    <w:unhideWhenUsed/>
    <w:rsid w:val="001B3EB7"/>
  </w:style>
  <w:style w:type="character" w:styleId="FollowedHyperlink">
    <w:name w:val="FollowedHyperlink"/>
    <w:basedOn w:val="DefaultParagraphFont"/>
    <w:uiPriority w:val="99"/>
    <w:semiHidden/>
    <w:unhideWhenUsed/>
    <w:rsid w:val="00F67C30"/>
    <w:rPr>
      <w:color w:val="800080" w:themeColor="followedHyperlink"/>
      <w:u w:val="single"/>
    </w:rPr>
  </w:style>
  <w:style w:type="paragraph" w:styleId="Caption">
    <w:name w:val="caption"/>
    <w:basedOn w:val="Normal"/>
    <w:next w:val="Normal"/>
    <w:unhideWhenUsed/>
    <w:qFormat/>
    <w:rsid w:val="00725230"/>
    <w:pPr>
      <w:spacing w:after="200" w:line="240" w:lineRule="auto"/>
      <w:jc w:val="center"/>
    </w:pPr>
    <w:rPr>
      <w:rFonts w:asciiTheme="minorHAnsi" w:hAnsiTheme="minorHAnsi"/>
      <w:b/>
      <w:iCs/>
      <w:color w:val="auto"/>
      <w:sz w:val="18"/>
      <w:szCs w:val="18"/>
    </w:rPr>
  </w:style>
  <w:style w:type="character" w:customStyle="1" w:styleId="Heading7Char">
    <w:name w:val="Heading 7 Char"/>
    <w:basedOn w:val="DefaultParagraphFont"/>
    <w:link w:val="Heading7"/>
    <w:semiHidden/>
    <w:rsid w:val="00290E85"/>
    <w:rPr>
      <w:rFonts w:asciiTheme="majorHAnsi" w:eastAsiaTheme="majorEastAsia" w:hAnsiTheme="majorHAnsi" w:cstheme="majorBidi"/>
      <w:i/>
      <w:iCs/>
      <w:color w:val="243F60" w:themeColor="accent1" w:themeShade="7F"/>
      <w:sz w:val="22"/>
      <w:szCs w:val="22"/>
    </w:rPr>
  </w:style>
  <w:style w:type="character" w:customStyle="1" w:styleId="Heading8Char">
    <w:name w:val="Heading 8 Char"/>
    <w:basedOn w:val="DefaultParagraphFont"/>
    <w:link w:val="Heading8"/>
    <w:semiHidden/>
    <w:rsid w:val="00290E8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semiHidden/>
    <w:rsid w:val="00290E85"/>
    <w:rPr>
      <w:rFonts w:asciiTheme="majorHAnsi" w:eastAsiaTheme="majorEastAsia" w:hAnsiTheme="majorHAnsi" w:cstheme="majorBidi"/>
      <w:i/>
      <w:iCs/>
      <w:color w:val="272727" w:themeColor="text1" w:themeTint="D8"/>
      <w:sz w:val="21"/>
      <w:szCs w:val="21"/>
    </w:rPr>
  </w:style>
  <w:style w:type="numbering" w:customStyle="1" w:styleId="Estilo1">
    <w:name w:val="Estilo1"/>
    <w:uiPriority w:val="99"/>
    <w:rsid w:val="00290E85"/>
    <w:pPr>
      <w:numPr>
        <w:numId w:val="20"/>
      </w:numPr>
    </w:pPr>
  </w:style>
  <w:style w:type="paragraph" w:styleId="TableofFigures">
    <w:name w:val="table of figures"/>
    <w:basedOn w:val="Normal"/>
    <w:next w:val="Normal"/>
    <w:uiPriority w:val="99"/>
    <w:unhideWhenUsed/>
    <w:rsid w:val="00CB2C6A"/>
    <w:pPr>
      <w:ind w:left="446" w:hanging="446"/>
    </w:pPr>
    <w:rPr>
      <w:rFonts w:asciiTheme="minorHAnsi" w:hAnsiTheme="minorHAnsi" w:cstheme="minorHAnsi"/>
      <w:smallCaps/>
      <w:szCs w:val="20"/>
    </w:rPr>
  </w:style>
  <w:style w:type="paragraph" w:styleId="TOC2">
    <w:name w:val="toc 2"/>
    <w:basedOn w:val="Normal"/>
    <w:next w:val="Normal"/>
    <w:autoRedefine/>
    <w:uiPriority w:val="39"/>
    <w:unhideWhenUsed/>
    <w:rsid w:val="00CB2C6A"/>
    <w:pPr>
      <w:tabs>
        <w:tab w:val="right" w:leader="dot" w:pos="9350"/>
      </w:tabs>
      <w:spacing w:after="100" w:line="259" w:lineRule="auto"/>
      <w:ind w:left="220"/>
    </w:pPr>
    <w:rPr>
      <w:rFonts w:asciiTheme="minorHAnsi" w:hAnsiTheme="minorHAnsi" w:cstheme="minorHAnsi"/>
      <w:smallCaps/>
      <w:noProof/>
      <w:color w:val="auto"/>
      <w:szCs w:val="20"/>
    </w:rPr>
  </w:style>
  <w:style w:type="paragraph" w:styleId="TOC1">
    <w:name w:val="toc 1"/>
    <w:basedOn w:val="Normal"/>
    <w:next w:val="Normal"/>
    <w:autoRedefine/>
    <w:uiPriority w:val="39"/>
    <w:unhideWhenUsed/>
    <w:rsid w:val="00E52524"/>
    <w:pPr>
      <w:tabs>
        <w:tab w:val="right" w:leader="dot" w:pos="9350"/>
      </w:tabs>
      <w:spacing w:after="100" w:line="259" w:lineRule="auto"/>
    </w:pPr>
    <w:rPr>
      <w:rFonts w:asciiTheme="minorHAnsi" w:hAnsiTheme="minorHAnsi" w:cstheme="minorHAnsi"/>
      <w:smallCaps/>
      <w:noProof/>
      <w:color w:val="auto"/>
      <w:szCs w:val="20"/>
    </w:rPr>
  </w:style>
  <w:style w:type="paragraph" w:customStyle="1" w:styleId="Tesis">
    <w:name w:val="Tesis"/>
    <w:basedOn w:val="Normal"/>
    <w:link w:val="TesisCar"/>
    <w:qFormat/>
    <w:rsid w:val="007C3537"/>
    <w:pPr>
      <w:jc w:val="both"/>
    </w:pPr>
    <w:rPr>
      <w:rFonts w:cs="Times New Roman"/>
      <w:lang w:eastAsia="es-AR"/>
    </w:rPr>
  </w:style>
  <w:style w:type="character" w:customStyle="1" w:styleId="TesisCar">
    <w:name w:val="Tesis Car"/>
    <w:link w:val="Tesis"/>
    <w:rsid w:val="007C3537"/>
    <w:rPr>
      <w:color w:val="000000"/>
      <w:sz w:val="22"/>
      <w:szCs w:val="22"/>
      <w:lang w:eastAsia="es-A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Arial" w:hAnsi="Times New Roman" w:cs="Times New Roman"/>
        <w:lang w:val="es-AR"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footnote reference" w:uiPriority="0"/>
    <w:lsdException w:name="Title" w:semiHidden="0" w:uiPriority="0" w:unhideWhenUsed="0" w:qFormat="1"/>
    <w:lsdException w:name="Default Paragraph Font" w:uiPriority="1"/>
    <w:lsdException w:name="Subtitle" w:semiHidden="0" w:uiPriority="0" w:unhideWhenUsed="0" w:qFormat="1"/>
    <w:lsdException w:name="Strong" w:semiHidden="0" w:uiPriority="0"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778E"/>
    <w:pPr>
      <w:spacing w:line="360" w:lineRule="auto"/>
    </w:pPr>
    <w:rPr>
      <w:rFonts w:cs="Arial"/>
      <w:color w:val="000000"/>
      <w:sz w:val="22"/>
      <w:szCs w:val="22"/>
    </w:rPr>
  </w:style>
  <w:style w:type="paragraph" w:styleId="Heading1">
    <w:name w:val="heading 1"/>
    <w:basedOn w:val="Normal"/>
    <w:next w:val="Normal"/>
    <w:link w:val="Heading1Char"/>
    <w:uiPriority w:val="9"/>
    <w:qFormat/>
    <w:rsid w:val="008655CA"/>
    <w:pPr>
      <w:numPr>
        <w:numId w:val="19"/>
      </w:numPr>
      <w:spacing w:before="480" w:after="120" w:line="240" w:lineRule="auto"/>
      <w:jc w:val="center"/>
      <w:outlineLvl w:val="0"/>
    </w:pPr>
    <w:rPr>
      <w:b/>
      <w:bCs/>
      <w:color w:val="111111"/>
      <w:sz w:val="52"/>
      <w:szCs w:val="48"/>
    </w:rPr>
  </w:style>
  <w:style w:type="paragraph" w:styleId="Heading2">
    <w:name w:val="heading 2"/>
    <w:basedOn w:val="Normal"/>
    <w:next w:val="Normal"/>
    <w:link w:val="Heading2Char"/>
    <w:qFormat/>
    <w:rsid w:val="0089778E"/>
    <w:pPr>
      <w:numPr>
        <w:ilvl w:val="1"/>
        <w:numId w:val="19"/>
      </w:numPr>
      <w:spacing w:before="360" w:after="80" w:line="240" w:lineRule="auto"/>
      <w:outlineLvl w:val="1"/>
    </w:pPr>
    <w:rPr>
      <w:b/>
      <w:bCs/>
      <w:caps/>
      <w:color w:val="220000"/>
      <w:sz w:val="40"/>
      <w:szCs w:val="36"/>
      <w:lang w:eastAsia="es-AR"/>
    </w:rPr>
  </w:style>
  <w:style w:type="paragraph" w:styleId="Heading3">
    <w:name w:val="heading 3"/>
    <w:basedOn w:val="Normal"/>
    <w:next w:val="Normal"/>
    <w:link w:val="Heading3Char"/>
    <w:qFormat/>
    <w:rsid w:val="0089778E"/>
    <w:pPr>
      <w:numPr>
        <w:ilvl w:val="2"/>
        <w:numId w:val="19"/>
      </w:numPr>
      <w:spacing w:before="280" w:after="80" w:line="240" w:lineRule="auto"/>
      <w:outlineLvl w:val="2"/>
    </w:pPr>
    <w:rPr>
      <w:b/>
      <w:bCs/>
      <w:color w:val="00002A"/>
      <w:sz w:val="32"/>
      <w:szCs w:val="28"/>
    </w:rPr>
  </w:style>
  <w:style w:type="paragraph" w:styleId="Heading4">
    <w:name w:val="heading 4"/>
    <w:basedOn w:val="Normal"/>
    <w:next w:val="Normal"/>
    <w:link w:val="Heading4Char"/>
    <w:qFormat/>
    <w:rsid w:val="0089778E"/>
    <w:pPr>
      <w:numPr>
        <w:ilvl w:val="3"/>
        <w:numId w:val="19"/>
      </w:numPr>
      <w:spacing w:before="240" w:after="40" w:line="240" w:lineRule="auto"/>
      <w:outlineLvl w:val="3"/>
    </w:pPr>
    <w:rPr>
      <w:b/>
      <w:bCs/>
      <w:sz w:val="28"/>
      <w:szCs w:val="24"/>
    </w:rPr>
  </w:style>
  <w:style w:type="paragraph" w:styleId="Heading5">
    <w:name w:val="heading 5"/>
    <w:basedOn w:val="Normal"/>
    <w:next w:val="Normal"/>
    <w:link w:val="Heading5Char"/>
    <w:qFormat/>
    <w:rsid w:val="007C3537"/>
    <w:pPr>
      <w:numPr>
        <w:ilvl w:val="4"/>
        <w:numId w:val="19"/>
      </w:numPr>
      <w:spacing w:before="220" w:after="40" w:line="240" w:lineRule="auto"/>
      <w:outlineLvl w:val="4"/>
    </w:pPr>
    <w:rPr>
      <w:b/>
      <w:bCs/>
      <w:sz w:val="28"/>
    </w:rPr>
  </w:style>
  <w:style w:type="paragraph" w:styleId="Heading6">
    <w:name w:val="heading 6"/>
    <w:basedOn w:val="Normal"/>
    <w:next w:val="Normal"/>
    <w:link w:val="Heading6Char"/>
    <w:qFormat/>
    <w:rsid w:val="003A5FCF"/>
    <w:pPr>
      <w:numPr>
        <w:ilvl w:val="5"/>
        <w:numId w:val="19"/>
      </w:numPr>
      <w:spacing w:before="200" w:after="40" w:line="240" w:lineRule="auto"/>
      <w:outlineLvl w:val="5"/>
    </w:pPr>
    <w:rPr>
      <w:b/>
      <w:bCs/>
      <w:sz w:val="20"/>
      <w:szCs w:val="20"/>
    </w:rPr>
  </w:style>
  <w:style w:type="paragraph" w:styleId="Heading7">
    <w:name w:val="heading 7"/>
    <w:basedOn w:val="Normal"/>
    <w:next w:val="Normal"/>
    <w:link w:val="Heading7Char"/>
    <w:semiHidden/>
    <w:unhideWhenUsed/>
    <w:qFormat/>
    <w:rsid w:val="00290E85"/>
    <w:pPr>
      <w:keepNext/>
      <w:keepLines/>
      <w:numPr>
        <w:ilvl w:val="6"/>
        <w:numId w:val="19"/>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semiHidden/>
    <w:unhideWhenUsed/>
    <w:qFormat/>
    <w:rsid w:val="00290E85"/>
    <w:pPr>
      <w:keepNext/>
      <w:keepLines/>
      <w:numPr>
        <w:ilvl w:val="7"/>
        <w:numId w:val="19"/>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290E85"/>
    <w:pPr>
      <w:keepNext/>
      <w:keepLines/>
      <w:numPr>
        <w:ilvl w:val="8"/>
        <w:numId w:val="19"/>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55CA"/>
    <w:rPr>
      <w:rFonts w:cs="Arial"/>
      <w:b/>
      <w:bCs/>
      <w:color w:val="111111"/>
      <w:sz w:val="52"/>
      <w:szCs w:val="48"/>
    </w:rPr>
  </w:style>
  <w:style w:type="character" w:customStyle="1" w:styleId="Heading2Char">
    <w:name w:val="Heading 2 Char"/>
    <w:link w:val="Heading2"/>
    <w:rsid w:val="0089778E"/>
    <w:rPr>
      <w:rFonts w:cs="Arial"/>
      <w:b/>
      <w:bCs/>
      <w:caps/>
      <w:color w:val="220000"/>
      <w:sz w:val="40"/>
      <w:szCs w:val="36"/>
      <w:lang w:eastAsia="es-AR"/>
    </w:rPr>
  </w:style>
  <w:style w:type="character" w:customStyle="1" w:styleId="Heading3Char">
    <w:name w:val="Heading 3 Char"/>
    <w:link w:val="Heading3"/>
    <w:rsid w:val="0089778E"/>
    <w:rPr>
      <w:rFonts w:cs="Arial"/>
      <w:b/>
      <w:bCs/>
      <w:color w:val="00002A"/>
      <w:sz w:val="32"/>
      <w:szCs w:val="28"/>
    </w:rPr>
  </w:style>
  <w:style w:type="character" w:customStyle="1" w:styleId="Heading4Char">
    <w:name w:val="Heading 4 Char"/>
    <w:basedOn w:val="DefaultParagraphFont"/>
    <w:link w:val="Heading4"/>
    <w:rsid w:val="0089778E"/>
    <w:rPr>
      <w:rFonts w:cs="Arial"/>
      <w:b/>
      <w:bCs/>
      <w:color w:val="000000"/>
      <w:sz w:val="28"/>
      <w:szCs w:val="24"/>
    </w:rPr>
  </w:style>
  <w:style w:type="character" w:customStyle="1" w:styleId="Heading5Char">
    <w:name w:val="Heading 5 Char"/>
    <w:basedOn w:val="DefaultParagraphFont"/>
    <w:link w:val="Heading5"/>
    <w:rsid w:val="007C3537"/>
    <w:rPr>
      <w:rFonts w:cs="Arial"/>
      <w:b/>
      <w:bCs/>
      <w:color w:val="000000"/>
      <w:sz w:val="28"/>
      <w:szCs w:val="22"/>
    </w:rPr>
  </w:style>
  <w:style w:type="character" w:customStyle="1" w:styleId="Heading6Char">
    <w:name w:val="Heading 6 Char"/>
    <w:basedOn w:val="DefaultParagraphFont"/>
    <w:link w:val="Heading6"/>
    <w:rsid w:val="003A5FCF"/>
    <w:rPr>
      <w:rFonts w:ascii="Arial" w:eastAsia="Arial" w:hAnsi="Arial" w:cs="Arial"/>
      <w:b/>
      <w:bCs/>
      <w:color w:val="000000"/>
    </w:rPr>
  </w:style>
  <w:style w:type="paragraph" w:styleId="Title">
    <w:name w:val="Title"/>
    <w:basedOn w:val="Normal"/>
    <w:next w:val="Normal"/>
    <w:link w:val="TitleChar"/>
    <w:qFormat/>
    <w:rsid w:val="003A5FCF"/>
    <w:pPr>
      <w:spacing w:before="240" w:after="60"/>
      <w:jc w:val="center"/>
      <w:outlineLvl w:val="0"/>
    </w:pPr>
    <w:rPr>
      <w:rFonts w:ascii="Cambria" w:eastAsia="Times New Roman" w:hAnsi="Cambria" w:cs="Times New Roman"/>
      <w:b/>
      <w:bCs/>
      <w:kern w:val="28"/>
      <w:sz w:val="32"/>
      <w:szCs w:val="32"/>
    </w:rPr>
  </w:style>
  <w:style w:type="character" w:customStyle="1" w:styleId="TitleChar">
    <w:name w:val="Title Char"/>
    <w:link w:val="Title"/>
    <w:rsid w:val="003A5FCF"/>
    <w:rPr>
      <w:rFonts w:ascii="Cambria" w:hAnsi="Cambria"/>
      <w:b/>
      <w:bCs/>
      <w:color w:val="000000"/>
      <w:kern w:val="28"/>
      <w:sz w:val="32"/>
      <w:szCs w:val="32"/>
    </w:rPr>
  </w:style>
  <w:style w:type="character" w:styleId="Emphasis">
    <w:name w:val="Emphasis"/>
    <w:qFormat/>
    <w:rsid w:val="003A5FCF"/>
    <w:rPr>
      <w:i/>
      <w:iCs/>
    </w:rPr>
  </w:style>
  <w:style w:type="paragraph" w:styleId="ListParagraph">
    <w:name w:val="List Paragraph"/>
    <w:basedOn w:val="Normal"/>
    <w:uiPriority w:val="34"/>
    <w:qFormat/>
    <w:rsid w:val="003A5FCF"/>
    <w:pPr>
      <w:ind w:left="708"/>
    </w:pPr>
  </w:style>
  <w:style w:type="paragraph" w:styleId="BalloonText">
    <w:name w:val="Balloon Text"/>
    <w:basedOn w:val="Normal"/>
    <w:link w:val="BalloonTextChar"/>
    <w:uiPriority w:val="99"/>
    <w:semiHidden/>
    <w:unhideWhenUsed/>
    <w:rsid w:val="00D3305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3305A"/>
    <w:rPr>
      <w:rFonts w:ascii="Tahoma" w:hAnsi="Tahoma" w:cs="Tahoma"/>
      <w:color w:val="000000"/>
      <w:sz w:val="16"/>
      <w:szCs w:val="16"/>
    </w:rPr>
  </w:style>
  <w:style w:type="character" w:styleId="CommentReference">
    <w:name w:val="annotation reference"/>
    <w:basedOn w:val="DefaultParagraphFont"/>
    <w:uiPriority w:val="99"/>
    <w:semiHidden/>
    <w:unhideWhenUsed/>
    <w:rsid w:val="00E43833"/>
    <w:rPr>
      <w:sz w:val="16"/>
      <w:szCs w:val="16"/>
    </w:rPr>
  </w:style>
  <w:style w:type="paragraph" w:styleId="CommentText">
    <w:name w:val="annotation text"/>
    <w:basedOn w:val="Normal"/>
    <w:link w:val="CommentTextChar"/>
    <w:uiPriority w:val="99"/>
    <w:semiHidden/>
    <w:unhideWhenUsed/>
    <w:rsid w:val="00E43833"/>
    <w:pPr>
      <w:spacing w:line="240" w:lineRule="auto"/>
    </w:pPr>
    <w:rPr>
      <w:sz w:val="20"/>
      <w:szCs w:val="20"/>
    </w:rPr>
  </w:style>
  <w:style w:type="character" w:customStyle="1" w:styleId="CommentTextChar">
    <w:name w:val="Comment Text Char"/>
    <w:basedOn w:val="DefaultParagraphFont"/>
    <w:link w:val="CommentText"/>
    <w:uiPriority w:val="99"/>
    <w:semiHidden/>
    <w:rsid w:val="00E43833"/>
    <w:rPr>
      <w:rFonts w:ascii="Arial" w:hAnsi="Arial" w:cs="Arial"/>
      <w:color w:val="000000"/>
    </w:rPr>
  </w:style>
  <w:style w:type="paragraph" w:styleId="CommentSubject">
    <w:name w:val="annotation subject"/>
    <w:basedOn w:val="CommentText"/>
    <w:next w:val="CommentText"/>
    <w:link w:val="CommentSubjectChar"/>
    <w:uiPriority w:val="99"/>
    <w:semiHidden/>
    <w:unhideWhenUsed/>
    <w:rsid w:val="00E43833"/>
    <w:rPr>
      <w:b/>
      <w:bCs/>
    </w:rPr>
  </w:style>
  <w:style w:type="character" w:customStyle="1" w:styleId="CommentSubjectChar">
    <w:name w:val="Comment Subject Char"/>
    <w:basedOn w:val="CommentTextChar"/>
    <w:link w:val="CommentSubject"/>
    <w:uiPriority w:val="99"/>
    <w:semiHidden/>
    <w:rsid w:val="00E43833"/>
    <w:rPr>
      <w:rFonts w:ascii="Arial" w:hAnsi="Arial" w:cs="Arial"/>
      <w:b/>
      <w:bCs/>
      <w:color w:val="000000"/>
    </w:rPr>
  </w:style>
  <w:style w:type="paragraph" w:styleId="Header">
    <w:name w:val="header"/>
    <w:basedOn w:val="Normal"/>
    <w:link w:val="HeaderChar"/>
    <w:uiPriority w:val="99"/>
    <w:unhideWhenUsed/>
    <w:rsid w:val="00E407A4"/>
    <w:pPr>
      <w:tabs>
        <w:tab w:val="center" w:pos="4680"/>
        <w:tab w:val="right" w:pos="9360"/>
      </w:tabs>
      <w:spacing w:line="240" w:lineRule="auto"/>
    </w:pPr>
  </w:style>
  <w:style w:type="character" w:customStyle="1" w:styleId="HeaderChar">
    <w:name w:val="Header Char"/>
    <w:basedOn w:val="DefaultParagraphFont"/>
    <w:link w:val="Header"/>
    <w:uiPriority w:val="99"/>
    <w:rsid w:val="00E407A4"/>
    <w:rPr>
      <w:rFonts w:ascii="Arial" w:hAnsi="Arial" w:cs="Arial"/>
      <w:color w:val="000000"/>
      <w:sz w:val="22"/>
      <w:szCs w:val="22"/>
    </w:rPr>
  </w:style>
  <w:style w:type="paragraph" w:styleId="Footer">
    <w:name w:val="footer"/>
    <w:basedOn w:val="Normal"/>
    <w:link w:val="FooterChar"/>
    <w:uiPriority w:val="99"/>
    <w:unhideWhenUsed/>
    <w:rsid w:val="00E407A4"/>
    <w:pPr>
      <w:tabs>
        <w:tab w:val="center" w:pos="4680"/>
        <w:tab w:val="right" w:pos="9360"/>
      </w:tabs>
      <w:spacing w:line="240" w:lineRule="auto"/>
    </w:pPr>
  </w:style>
  <w:style w:type="character" w:customStyle="1" w:styleId="FooterChar">
    <w:name w:val="Footer Char"/>
    <w:basedOn w:val="DefaultParagraphFont"/>
    <w:link w:val="Footer"/>
    <w:uiPriority w:val="99"/>
    <w:rsid w:val="00E407A4"/>
    <w:rPr>
      <w:rFonts w:ascii="Arial" w:hAnsi="Arial" w:cs="Arial"/>
      <w:color w:val="000000"/>
      <w:sz w:val="22"/>
      <w:szCs w:val="22"/>
    </w:rPr>
  </w:style>
  <w:style w:type="paragraph" w:styleId="FootnoteText">
    <w:name w:val="footnote text"/>
    <w:basedOn w:val="Normal"/>
    <w:link w:val="FootnoteTextChar"/>
    <w:unhideWhenUsed/>
    <w:rsid w:val="002A6A9A"/>
    <w:pPr>
      <w:spacing w:line="240" w:lineRule="auto"/>
    </w:pPr>
    <w:rPr>
      <w:sz w:val="20"/>
      <w:szCs w:val="20"/>
    </w:rPr>
  </w:style>
  <w:style w:type="character" w:customStyle="1" w:styleId="FootnoteTextChar">
    <w:name w:val="Footnote Text Char"/>
    <w:basedOn w:val="DefaultParagraphFont"/>
    <w:link w:val="FootnoteText"/>
    <w:rsid w:val="002A6A9A"/>
    <w:rPr>
      <w:rFonts w:ascii="Arial" w:hAnsi="Arial" w:cs="Arial"/>
      <w:color w:val="000000"/>
    </w:rPr>
  </w:style>
  <w:style w:type="character" w:styleId="FootnoteReference">
    <w:name w:val="footnote reference"/>
    <w:basedOn w:val="DefaultParagraphFont"/>
    <w:unhideWhenUsed/>
    <w:rsid w:val="002A6A9A"/>
    <w:rPr>
      <w:vertAlign w:val="superscript"/>
    </w:rPr>
  </w:style>
  <w:style w:type="character" w:styleId="Hyperlink">
    <w:name w:val="Hyperlink"/>
    <w:basedOn w:val="DefaultParagraphFont"/>
    <w:uiPriority w:val="99"/>
    <w:unhideWhenUsed/>
    <w:rsid w:val="00414559"/>
    <w:rPr>
      <w:color w:val="0000FF"/>
      <w:u w:val="single"/>
    </w:rPr>
  </w:style>
  <w:style w:type="paragraph" w:styleId="TOCHeading">
    <w:name w:val="TOC Heading"/>
    <w:basedOn w:val="Heading1"/>
    <w:next w:val="Normal"/>
    <w:uiPriority w:val="39"/>
    <w:unhideWhenUsed/>
    <w:qFormat/>
    <w:rsid w:val="000C74DB"/>
    <w:pPr>
      <w:keepNext/>
      <w:keepLines/>
      <w:numPr>
        <w:numId w:val="0"/>
      </w:numPr>
      <w:spacing w:after="0" w:line="276" w:lineRule="auto"/>
      <w:outlineLvl w:val="9"/>
    </w:pPr>
    <w:rPr>
      <w:rFonts w:eastAsiaTheme="majorEastAsia" w:cstheme="majorBidi"/>
      <w:caps/>
      <w:color w:val="auto"/>
      <w:szCs w:val="28"/>
      <w:lang w:val="en-US" w:eastAsia="ja-JP"/>
    </w:rPr>
  </w:style>
  <w:style w:type="paragraph" w:styleId="TOC3">
    <w:name w:val="toc 3"/>
    <w:basedOn w:val="Normal"/>
    <w:next w:val="Normal"/>
    <w:autoRedefine/>
    <w:uiPriority w:val="39"/>
    <w:unhideWhenUsed/>
    <w:rsid w:val="00CB2C6A"/>
    <w:pPr>
      <w:tabs>
        <w:tab w:val="right" w:leader="dot" w:pos="9350"/>
      </w:tabs>
      <w:spacing w:after="100"/>
      <w:ind w:left="440"/>
    </w:pPr>
    <w:rPr>
      <w:rFonts w:asciiTheme="minorHAnsi" w:hAnsiTheme="minorHAnsi" w:cstheme="minorHAnsi"/>
      <w:smallCaps/>
      <w:noProof/>
      <w:szCs w:val="20"/>
    </w:rPr>
  </w:style>
  <w:style w:type="paragraph" w:styleId="Revision">
    <w:name w:val="Revision"/>
    <w:hidden/>
    <w:uiPriority w:val="99"/>
    <w:semiHidden/>
    <w:rsid w:val="004B05F0"/>
    <w:rPr>
      <w:rFonts w:ascii="Arial" w:hAnsi="Arial" w:cs="Arial"/>
      <w:color w:val="000000"/>
      <w:sz w:val="22"/>
      <w:szCs w:val="22"/>
    </w:rPr>
  </w:style>
  <w:style w:type="character" w:customStyle="1" w:styleId="apple-converted-space">
    <w:name w:val="apple-converted-space"/>
    <w:basedOn w:val="DefaultParagraphFont"/>
    <w:rsid w:val="002B53DC"/>
  </w:style>
  <w:style w:type="paragraph" w:styleId="Bibliography">
    <w:name w:val="Bibliography"/>
    <w:basedOn w:val="Normal"/>
    <w:next w:val="Normal"/>
    <w:uiPriority w:val="37"/>
    <w:unhideWhenUsed/>
    <w:rsid w:val="001B3EB7"/>
  </w:style>
  <w:style w:type="character" w:styleId="FollowedHyperlink">
    <w:name w:val="FollowedHyperlink"/>
    <w:basedOn w:val="DefaultParagraphFont"/>
    <w:uiPriority w:val="99"/>
    <w:semiHidden/>
    <w:unhideWhenUsed/>
    <w:rsid w:val="00F67C30"/>
    <w:rPr>
      <w:color w:val="800080" w:themeColor="followedHyperlink"/>
      <w:u w:val="single"/>
    </w:rPr>
  </w:style>
  <w:style w:type="paragraph" w:styleId="Caption">
    <w:name w:val="caption"/>
    <w:basedOn w:val="Normal"/>
    <w:next w:val="Normal"/>
    <w:unhideWhenUsed/>
    <w:qFormat/>
    <w:rsid w:val="00725230"/>
    <w:pPr>
      <w:spacing w:after="200" w:line="240" w:lineRule="auto"/>
      <w:jc w:val="center"/>
    </w:pPr>
    <w:rPr>
      <w:rFonts w:asciiTheme="minorHAnsi" w:hAnsiTheme="minorHAnsi"/>
      <w:b/>
      <w:iCs/>
      <w:color w:val="auto"/>
      <w:sz w:val="18"/>
      <w:szCs w:val="18"/>
    </w:rPr>
  </w:style>
  <w:style w:type="character" w:customStyle="1" w:styleId="Heading7Char">
    <w:name w:val="Heading 7 Char"/>
    <w:basedOn w:val="DefaultParagraphFont"/>
    <w:link w:val="Heading7"/>
    <w:semiHidden/>
    <w:rsid w:val="00290E85"/>
    <w:rPr>
      <w:rFonts w:asciiTheme="majorHAnsi" w:eastAsiaTheme="majorEastAsia" w:hAnsiTheme="majorHAnsi" w:cstheme="majorBidi"/>
      <w:i/>
      <w:iCs/>
      <w:color w:val="243F60" w:themeColor="accent1" w:themeShade="7F"/>
      <w:sz w:val="22"/>
      <w:szCs w:val="22"/>
    </w:rPr>
  </w:style>
  <w:style w:type="character" w:customStyle="1" w:styleId="Heading8Char">
    <w:name w:val="Heading 8 Char"/>
    <w:basedOn w:val="DefaultParagraphFont"/>
    <w:link w:val="Heading8"/>
    <w:semiHidden/>
    <w:rsid w:val="00290E8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semiHidden/>
    <w:rsid w:val="00290E85"/>
    <w:rPr>
      <w:rFonts w:asciiTheme="majorHAnsi" w:eastAsiaTheme="majorEastAsia" w:hAnsiTheme="majorHAnsi" w:cstheme="majorBidi"/>
      <w:i/>
      <w:iCs/>
      <w:color w:val="272727" w:themeColor="text1" w:themeTint="D8"/>
      <w:sz w:val="21"/>
      <w:szCs w:val="21"/>
    </w:rPr>
  </w:style>
  <w:style w:type="numbering" w:customStyle="1" w:styleId="Estilo1">
    <w:name w:val="Estilo1"/>
    <w:uiPriority w:val="99"/>
    <w:rsid w:val="00290E85"/>
    <w:pPr>
      <w:numPr>
        <w:numId w:val="20"/>
      </w:numPr>
    </w:pPr>
  </w:style>
  <w:style w:type="paragraph" w:styleId="TableofFigures">
    <w:name w:val="table of figures"/>
    <w:basedOn w:val="Normal"/>
    <w:next w:val="Normal"/>
    <w:uiPriority w:val="99"/>
    <w:unhideWhenUsed/>
    <w:rsid w:val="00CB2C6A"/>
    <w:pPr>
      <w:ind w:left="446" w:hanging="446"/>
    </w:pPr>
    <w:rPr>
      <w:rFonts w:asciiTheme="minorHAnsi" w:hAnsiTheme="minorHAnsi" w:cstheme="minorHAnsi"/>
      <w:smallCaps/>
      <w:szCs w:val="20"/>
    </w:rPr>
  </w:style>
  <w:style w:type="paragraph" w:styleId="TOC2">
    <w:name w:val="toc 2"/>
    <w:basedOn w:val="Normal"/>
    <w:next w:val="Normal"/>
    <w:autoRedefine/>
    <w:uiPriority w:val="39"/>
    <w:unhideWhenUsed/>
    <w:rsid w:val="00CB2C6A"/>
    <w:pPr>
      <w:tabs>
        <w:tab w:val="right" w:leader="dot" w:pos="9350"/>
      </w:tabs>
      <w:spacing w:after="100" w:line="259" w:lineRule="auto"/>
      <w:ind w:left="220"/>
    </w:pPr>
    <w:rPr>
      <w:rFonts w:asciiTheme="minorHAnsi" w:hAnsiTheme="minorHAnsi" w:cstheme="minorHAnsi"/>
      <w:smallCaps/>
      <w:noProof/>
      <w:color w:val="auto"/>
      <w:szCs w:val="20"/>
    </w:rPr>
  </w:style>
  <w:style w:type="paragraph" w:styleId="TOC1">
    <w:name w:val="toc 1"/>
    <w:basedOn w:val="Normal"/>
    <w:next w:val="Normal"/>
    <w:autoRedefine/>
    <w:uiPriority w:val="39"/>
    <w:unhideWhenUsed/>
    <w:rsid w:val="00E52524"/>
    <w:pPr>
      <w:tabs>
        <w:tab w:val="right" w:leader="dot" w:pos="9350"/>
      </w:tabs>
      <w:spacing w:after="100" w:line="259" w:lineRule="auto"/>
    </w:pPr>
    <w:rPr>
      <w:rFonts w:asciiTheme="minorHAnsi" w:hAnsiTheme="minorHAnsi" w:cstheme="minorHAnsi"/>
      <w:smallCaps/>
      <w:noProof/>
      <w:color w:val="auto"/>
      <w:szCs w:val="20"/>
    </w:rPr>
  </w:style>
  <w:style w:type="paragraph" w:customStyle="1" w:styleId="Tesis">
    <w:name w:val="Tesis"/>
    <w:basedOn w:val="Normal"/>
    <w:link w:val="TesisCar"/>
    <w:qFormat/>
    <w:rsid w:val="007C3537"/>
    <w:pPr>
      <w:jc w:val="both"/>
    </w:pPr>
    <w:rPr>
      <w:rFonts w:cs="Times New Roman"/>
      <w:lang w:eastAsia="es-AR"/>
    </w:rPr>
  </w:style>
  <w:style w:type="character" w:customStyle="1" w:styleId="TesisCar">
    <w:name w:val="Tesis Car"/>
    <w:link w:val="Tesis"/>
    <w:rsid w:val="007C3537"/>
    <w:rPr>
      <w:color w:val="000000"/>
      <w:sz w:val="22"/>
      <w:szCs w:val="22"/>
      <w:lang w:eastAsia="es-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1709">
      <w:bodyDiv w:val="1"/>
      <w:marLeft w:val="0"/>
      <w:marRight w:val="0"/>
      <w:marTop w:val="0"/>
      <w:marBottom w:val="0"/>
      <w:divBdr>
        <w:top w:val="none" w:sz="0" w:space="0" w:color="auto"/>
        <w:left w:val="none" w:sz="0" w:space="0" w:color="auto"/>
        <w:bottom w:val="none" w:sz="0" w:space="0" w:color="auto"/>
        <w:right w:val="none" w:sz="0" w:space="0" w:color="auto"/>
      </w:divBdr>
    </w:div>
    <w:div w:id="2366830">
      <w:bodyDiv w:val="1"/>
      <w:marLeft w:val="0"/>
      <w:marRight w:val="0"/>
      <w:marTop w:val="0"/>
      <w:marBottom w:val="0"/>
      <w:divBdr>
        <w:top w:val="none" w:sz="0" w:space="0" w:color="auto"/>
        <w:left w:val="none" w:sz="0" w:space="0" w:color="auto"/>
        <w:bottom w:val="none" w:sz="0" w:space="0" w:color="auto"/>
        <w:right w:val="none" w:sz="0" w:space="0" w:color="auto"/>
      </w:divBdr>
    </w:div>
    <w:div w:id="3898256">
      <w:bodyDiv w:val="1"/>
      <w:marLeft w:val="0"/>
      <w:marRight w:val="0"/>
      <w:marTop w:val="0"/>
      <w:marBottom w:val="0"/>
      <w:divBdr>
        <w:top w:val="none" w:sz="0" w:space="0" w:color="auto"/>
        <w:left w:val="none" w:sz="0" w:space="0" w:color="auto"/>
        <w:bottom w:val="none" w:sz="0" w:space="0" w:color="auto"/>
        <w:right w:val="none" w:sz="0" w:space="0" w:color="auto"/>
      </w:divBdr>
    </w:div>
    <w:div w:id="4135265">
      <w:bodyDiv w:val="1"/>
      <w:marLeft w:val="0"/>
      <w:marRight w:val="0"/>
      <w:marTop w:val="0"/>
      <w:marBottom w:val="0"/>
      <w:divBdr>
        <w:top w:val="none" w:sz="0" w:space="0" w:color="auto"/>
        <w:left w:val="none" w:sz="0" w:space="0" w:color="auto"/>
        <w:bottom w:val="none" w:sz="0" w:space="0" w:color="auto"/>
        <w:right w:val="none" w:sz="0" w:space="0" w:color="auto"/>
      </w:divBdr>
    </w:div>
    <w:div w:id="6370494">
      <w:bodyDiv w:val="1"/>
      <w:marLeft w:val="0"/>
      <w:marRight w:val="0"/>
      <w:marTop w:val="0"/>
      <w:marBottom w:val="0"/>
      <w:divBdr>
        <w:top w:val="none" w:sz="0" w:space="0" w:color="auto"/>
        <w:left w:val="none" w:sz="0" w:space="0" w:color="auto"/>
        <w:bottom w:val="none" w:sz="0" w:space="0" w:color="auto"/>
        <w:right w:val="none" w:sz="0" w:space="0" w:color="auto"/>
      </w:divBdr>
    </w:div>
    <w:div w:id="14382592">
      <w:bodyDiv w:val="1"/>
      <w:marLeft w:val="0"/>
      <w:marRight w:val="0"/>
      <w:marTop w:val="0"/>
      <w:marBottom w:val="0"/>
      <w:divBdr>
        <w:top w:val="none" w:sz="0" w:space="0" w:color="auto"/>
        <w:left w:val="none" w:sz="0" w:space="0" w:color="auto"/>
        <w:bottom w:val="none" w:sz="0" w:space="0" w:color="auto"/>
        <w:right w:val="none" w:sz="0" w:space="0" w:color="auto"/>
      </w:divBdr>
    </w:div>
    <w:div w:id="17632128">
      <w:bodyDiv w:val="1"/>
      <w:marLeft w:val="0"/>
      <w:marRight w:val="0"/>
      <w:marTop w:val="0"/>
      <w:marBottom w:val="0"/>
      <w:divBdr>
        <w:top w:val="none" w:sz="0" w:space="0" w:color="auto"/>
        <w:left w:val="none" w:sz="0" w:space="0" w:color="auto"/>
        <w:bottom w:val="none" w:sz="0" w:space="0" w:color="auto"/>
        <w:right w:val="none" w:sz="0" w:space="0" w:color="auto"/>
      </w:divBdr>
    </w:div>
    <w:div w:id="20478670">
      <w:bodyDiv w:val="1"/>
      <w:marLeft w:val="0"/>
      <w:marRight w:val="0"/>
      <w:marTop w:val="0"/>
      <w:marBottom w:val="0"/>
      <w:divBdr>
        <w:top w:val="none" w:sz="0" w:space="0" w:color="auto"/>
        <w:left w:val="none" w:sz="0" w:space="0" w:color="auto"/>
        <w:bottom w:val="none" w:sz="0" w:space="0" w:color="auto"/>
        <w:right w:val="none" w:sz="0" w:space="0" w:color="auto"/>
      </w:divBdr>
    </w:div>
    <w:div w:id="25374136">
      <w:bodyDiv w:val="1"/>
      <w:marLeft w:val="0"/>
      <w:marRight w:val="0"/>
      <w:marTop w:val="0"/>
      <w:marBottom w:val="0"/>
      <w:divBdr>
        <w:top w:val="none" w:sz="0" w:space="0" w:color="auto"/>
        <w:left w:val="none" w:sz="0" w:space="0" w:color="auto"/>
        <w:bottom w:val="none" w:sz="0" w:space="0" w:color="auto"/>
        <w:right w:val="none" w:sz="0" w:space="0" w:color="auto"/>
      </w:divBdr>
    </w:div>
    <w:div w:id="28377755">
      <w:bodyDiv w:val="1"/>
      <w:marLeft w:val="0"/>
      <w:marRight w:val="0"/>
      <w:marTop w:val="0"/>
      <w:marBottom w:val="0"/>
      <w:divBdr>
        <w:top w:val="none" w:sz="0" w:space="0" w:color="auto"/>
        <w:left w:val="none" w:sz="0" w:space="0" w:color="auto"/>
        <w:bottom w:val="none" w:sz="0" w:space="0" w:color="auto"/>
        <w:right w:val="none" w:sz="0" w:space="0" w:color="auto"/>
      </w:divBdr>
    </w:div>
    <w:div w:id="29302413">
      <w:bodyDiv w:val="1"/>
      <w:marLeft w:val="0"/>
      <w:marRight w:val="0"/>
      <w:marTop w:val="0"/>
      <w:marBottom w:val="0"/>
      <w:divBdr>
        <w:top w:val="none" w:sz="0" w:space="0" w:color="auto"/>
        <w:left w:val="none" w:sz="0" w:space="0" w:color="auto"/>
        <w:bottom w:val="none" w:sz="0" w:space="0" w:color="auto"/>
        <w:right w:val="none" w:sz="0" w:space="0" w:color="auto"/>
      </w:divBdr>
    </w:div>
    <w:div w:id="29886058">
      <w:bodyDiv w:val="1"/>
      <w:marLeft w:val="0"/>
      <w:marRight w:val="0"/>
      <w:marTop w:val="0"/>
      <w:marBottom w:val="0"/>
      <w:divBdr>
        <w:top w:val="none" w:sz="0" w:space="0" w:color="auto"/>
        <w:left w:val="none" w:sz="0" w:space="0" w:color="auto"/>
        <w:bottom w:val="none" w:sz="0" w:space="0" w:color="auto"/>
        <w:right w:val="none" w:sz="0" w:space="0" w:color="auto"/>
      </w:divBdr>
    </w:div>
    <w:div w:id="32386116">
      <w:bodyDiv w:val="1"/>
      <w:marLeft w:val="0"/>
      <w:marRight w:val="0"/>
      <w:marTop w:val="0"/>
      <w:marBottom w:val="0"/>
      <w:divBdr>
        <w:top w:val="none" w:sz="0" w:space="0" w:color="auto"/>
        <w:left w:val="none" w:sz="0" w:space="0" w:color="auto"/>
        <w:bottom w:val="none" w:sz="0" w:space="0" w:color="auto"/>
        <w:right w:val="none" w:sz="0" w:space="0" w:color="auto"/>
      </w:divBdr>
    </w:div>
    <w:div w:id="33897239">
      <w:bodyDiv w:val="1"/>
      <w:marLeft w:val="0"/>
      <w:marRight w:val="0"/>
      <w:marTop w:val="0"/>
      <w:marBottom w:val="0"/>
      <w:divBdr>
        <w:top w:val="none" w:sz="0" w:space="0" w:color="auto"/>
        <w:left w:val="none" w:sz="0" w:space="0" w:color="auto"/>
        <w:bottom w:val="none" w:sz="0" w:space="0" w:color="auto"/>
        <w:right w:val="none" w:sz="0" w:space="0" w:color="auto"/>
      </w:divBdr>
    </w:div>
    <w:div w:id="34477211">
      <w:bodyDiv w:val="1"/>
      <w:marLeft w:val="0"/>
      <w:marRight w:val="0"/>
      <w:marTop w:val="0"/>
      <w:marBottom w:val="0"/>
      <w:divBdr>
        <w:top w:val="none" w:sz="0" w:space="0" w:color="auto"/>
        <w:left w:val="none" w:sz="0" w:space="0" w:color="auto"/>
        <w:bottom w:val="none" w:sz="0" w:space="0" w:color="auto"/>
        <w:right w:val="none" w:sz="0" w:space="0" w:color="auto"/>
      </w:divBdr>
    </w:div>
    <w:div w:id="35935843">
      <w:bodyDiv w:val="1"/>
      <w:marLeft w:val="0"/>
      <w:marRight w:val="0"/>
      <w:marTop w:val="0"/>
      <w:marBottom w:val="0"/>
      <w:divBdr>
        <w:top w:val="none" w:sz="0" w:space="0" w:color="auto"/>
        <w:left w:val="none" w:sz="0" w:space="0" w:color="auto"/>
        <w:bottom w:val="none" w:sz="0" w:space="0" w:color="auto"/>
        <w:right w:val="none" w:sz="0" w:space="0" w:color="auto"/>
      </w:divBdr>
    </w:div>
    <w:div w:id="36010961">
      <w:bodyDiv w:val="1"/>
      <w:marLeft w:val="0"/>
      <w:marRight w:val="0"/>
      <w:marTop w:val="0"/>
      <w:marBottom w:val="0"/>
      <w:divBdr>
        <w:top w:val="none" w:sz="0" w:space="0" w:color="auto"/>
        <w:left w:val="none" w:sz="0" w:space="0" w:color="auto"/>
        <w:bottom w:val="none" w:sz="0" w:space="0" w:color="auto"/>
        <w:right w:val="none" w:sz="0" w:space="0" w:color="auto"/>
      </w:divBdr>
    </w:div>
    <w:div w:id="36707233">
      <w:bodyDiv w:val="1"/>
      <w:marLeft w:val="0"/>
      <w:marRight w:val="0"/>
      <w:marTop w:val="0"/>
      <w:marBottom w:val="0"/>
      <w:divBdr>
        <w:top w:val="none" w:sz="0" w:space="0" w:color="auto"/>
        <w:left w:val="none" w:sz="0" w:space="0" w:color="auto"/>
        <w:bottom w:val="none" w:sz="0" w:space="0" w:color="auto"/>
        <w:right w:val="none" w:sz="0" w:space="0" w:color="auto"/>
      </w:divBdr>
    </w:div>
    <w:div w:id="45031586">
      <w:bodyDiv w:val="1"/>
      <w:marLeft w:val="0"/>
      <w:marRight w:val="0"/>
      <w:marTop w:val="0"/>
      <w:marBottom w:val="0"/>
      <w:divBdr>
        <w:top w:val="none" w:sz="0" w:space="0" w:color="auto"/>
        <w:left w:val="none" w:sz="0" w:space="0" w:color="auto"/>
        <w:bottom w:val="none" w:sz="0" w:space="0" w:color="auto"/>
        <w:right w:val="none" w:sz="0" w:space="0" w:color="auto"/>
      </w:divBdr>
    </w:div>
    <w:div w:id="46489033">
      <w:bodyDiv w:val="1"/>
      <w:marLeft w:val="0"/>
      <w:marRight w:val="0"/>
      <w:marTop w:val="0"/>
      <w:marBottom w:val="0"/>
      <w:divBdr>
        <w:top w:val="none" w:sz="0" w:space="0" w:color="auto"/>
        <w:left w:val="none" w:sz="0" w:space="0" w:color="auto"/>
        <w:bottom w:val="none" w:sz="0" w:space="0" w:color="auto"/>
        <w:right w:val="none" w:sz="0" w:space="0" w:color="auto"/>
      </w:divBdr>
    </w:div>
    <w:div w:id="50933900">
      <w:bodyDiv w:val="1"/>
      <w:marLeft w:val="0"/>
      <w:marRight w:val="0"/>
      <w:marTop w:val="0"/>
      <w:marBottom w:val="0"/>
      <w:divBdr>
        <w:top w:val="none" w:sz="0" w:space="0" w:color="auto"/>
        <w:left w:val="none" w:sz="0" w:space="0" w:color="auto"/>
        <w:bottom w:val="none" w:sz="0" w:space="0" w:color="auto"/>
        <w:right w:val="none" w:sz="0" w:space="0" w:color="auto"/>
      </w:divBdr>
    </w:div>
    <w:div w:id="52511558">
      <w:bodyDiv w:val="1"/>
      <w:marLeft w:val="0"/>
      <w:marRight w:val="0"/>
      <w:marTop w:val="0"/>
      <w:marBottom w:val="0"/>
      <w:divBdr>
        <w:top w:val="none" w:sz="0" w:space="0" w:color="auto"/>
        <w:left w:val="none" w:sz="0" w:space="0" w:color="auto"/>
        <w:bottom w:val="none" w:sz="0" w:space="0" w:color="auto"/>
        <w:right w:val="none" w:sz="0" w:space="0" w:color="auto"/>
      </w:divBdr>
    </w:div>
    <w:div w:id="58478431">
      <w:bodyDiv w:val="1"/>
      <w:marLeft w:val="0"/>
      <w:marRight w:val="0"/>
      <w:marTop w:val="0"/>
      <w:marBottom w:val="0"/>
      <w:divBdr>
        <w:top w:val="none" w:sz="0" w:space="0" w:color="auto"/>
        <w:left w:val="none" w:sz="0" w:space="0" w:color="auto"/>
        <w:bottom w:val="none" w:sz="0" w:space="0" w:color="auto"/>
        <w:right w:val="none" w:sz="0" w:space="0" w:color="auto"/>
      </w:divBdr>
    </w:div>
    <w:div w:id="58553870">
      <w:bodyDiv w:val="1"/>
      <w:marLeft w:val="0"/>
      <w:marRight w:val="0"/>
      <w:marTop w:val="0"/>
      <w:marBottom w:val="0"/>
      <w:divBdr>
        <w:top w:val="none" w:sz="0" w:space="0" w:color="auto"/>
        <w:left w:val="none" w:sz="0" w:space="0" w:color="auto"/>
        <w:bottom w:val="none" w:sz="0" w:space="0" w:color="auto"/>
        <w:right w:val="none" w:sz="0" w:space="0" w:color="auto"/>
      </w:divBdr>
    </w:div>
    <w:div w:id="63840495">
      <w:bodyDiv w:val="1"/>
      <w:marLeft w:val="0"/>
      <w:marRight w:val="0"/>
      <w:marTop w:val="0"/>
      <w:marBottom w:val="0"/>
      <w:divBdr>
        <w:top w:val="none" w:sz="0" w:space="0" w:color="auto"/>
        <w:left w:val="none" w:sz="0" w:space="0" w:color="auto"/>
        <w:bottom w:val="none" w:sz="0" w:space="0" w:color="auto"/>
        <w:right w:val="none" w:sz="0" w:space="0" w:color="auto"/>
      </w:divBdr>
    </w:div>
    <w:div w:id="67192653">
      <w:bodyDiv w:val="1"/>
      <w:marLeft w:val="0"/>
      <w:marRight w:val="0"/>
      <w:marTop w:val="0"/>
      <w:marBottom w:val="0"/>
      <w:divBdr>
        <w:top w:val="none" w:sz="0" w:space="0" w:color="auto"/>
        <w:left w:val="none" w:sz="0" w:space="0" w:color="auto"/>
        <w:bottom w:val="none" w:sz="0" w:space="0" w:color="auto"/>
        <w:right w:val="none" w:sz="0" w:space="0" w:color="auto"/>
      </w:divBdr>
    </w:div>
    <w:div w:id="70809311">
      <w:bodyDiv w:val="1"/>
      <w:marLeft w:val="0"/>
      <w:marRight w:val="0"/>
      <w:marTop w:val="0"/>
      <w:marBottom w:val="0"/>
      <w:divBdr>
        <w:top w:val="none" w:sz="0" w:space="0" w:color="auto"/>
        <w:left w:val="none" w:sz="0" w:space="0" w:color="auto"/>
        <w:bottom w:val="none" w:sz="0" w:space="0" w:color="auto"/>
        <w:right w:val="none" w:sz="0" w:space="0" w:color="auto"/>
      </w:divBdr>
    </w:div>
    <w:div w:id="76899508">
      <w:bodyDiv w:val="1"/>
      <w:marLeft w:val="0"/>
      <w:marRight w:val="0"/>
      <w:marTop w:val="0"/>
      <w:marBottom w:val="0"/>
      <w:divBdr>
        <w:top w:val="none" w:sz="0" w:space="0" w:color="auto"/>
        <w:left w:val="none" w:sz="0" w:space="0" w:color="auto"/>
        <w:bottom w:val="none" w:sz="0" w:space="0" w:color="auto"/>
        <w:right w:val="none" w:sz="0" w:space="0" w:color="auto"/>
      </w:divBdr>
    </w:div>
    <w:div w:id="85662539">
      <w:bodyDiv w:val="1"/>
      <w:marLeft w:val="0"/>
      <w:marRight w:val="0"/>
      <w:marTop w:val="0"/>
      <w:marBottom w:val="0"/>
      <w:divBdr>
        <w:top w:val="none" w:sz="0" w:space="0" w:color="auto"/>
        <w:left w:val="none" w:sz="0" w:space="0" w:color="auto"/>
        <w:bottom w:val="none" w:sz="0" w:space="0" w:color="auto"/>
        <w:right w:val="none" w:sz="0" w:space="0" w:color="auto"/>
      </w:divBdr>
    </w:div>
    <w:div w:id="87384103">
      <w:bodyDiv w:val="1"/>
      <w:marLeft w:val="0"/>
      <w:marRight w:val="0"/>
      <w:marTop w:val="0"/>
      <w:marBottom w:val="0"/>
      <w:divBdr>
        <w:top w:val="none" w:sz="0" w:space="0" w:color="auto"/>
        <w:left w:val="none" w:sz="0" w:space="0" w:color="auto"/>
        <w:bottom w:val="none" w:sz="0" w:space="0" w:color="auto"/>
        <w:right w:val="none" w:sz="0" w:space="0" w:color="auto"/>
      </w:divBdr>
    </w:div>
    <w:div w:id="88280723">
      <w:bodyDiv w:val="1"/>
      <w:marLeft w:val="0"/>
      <w:marRight w:val="0"/>
      <w:marTop w:val="0"/>
      <w:marBottom w:val="0"/>
      <w:divBdr>
        <w:top w:val="none" w:sz="0" w:space="0" w:color="auto"/>
        <w:left w:val="none" w:sz="0" w:space="0" w:color="auto"/>
        <w:bottom w:val="none" w:sz="0" w:space="0" w:color="auto"/>
        <w:right w:val="none" w:sz="0" w:space="0" w:color="auto"/>
      </w:divBdr>
    </w:div>
    <w:div w:id="90862323">
      <w:bodyDiv w:val="1"/>
      <w:marLeft w:val="0"/>
      <w:marRight w:val="0"/>
      <w:marTop w:val="0"/>
      <w:marBottom w:val="0"/>
      <w:divBdr>
        <w:top w:val="none" w:sz="0" w:space="0" w:color="auto"/>
        <w:left w:val="none" w:sz="0" w:space="0" w:color="auto"/>
        <w:bottom w:val="none" w:sz="0" w:space="0" w:color="auto"/>
        <w:right w:val="none" w:sz="0" w:space="0" w:color="auto"/>
      </w:divBdr>
    </w:div>
    <w:div w:id="93980865">
      <w:bodyDiv w:val="1"/>
      <w:marLeft w:val="0"/>
      <w:marRight w:val="0"/>
      <w:marTop w:val="0"/>
      <w:marBottom w:val="0"/>
      <w:divBdr>
        <w:top w:val="none" w:sz="0" w:space="0" w:color="auto"/>
        <w:left w:val="none" w:sz="0" w:space="0" w:color="auto"/>
        <w:bottom w:val="none" w:sz="0" w:space="0" w:color="auto"/>
        <w:right w:val="none" w:sz="0" w:space="0" w:color="auto"/>
      </w:divBdr>
    </w:div>
    <w:div w:id="96757612">
      <w:bodyDiv w:val="1"/>
      <w:marLeft w:val="0"/>
      <w:marRight w:val="0"/>
      <w:marTop w:val="0"/>
      <w:marBottom w:val="0"/>
      <w:divBdr>
        <w:top w:val="none" w:sz="0" w:space="0" w:color="auto"/>
        <w:left w:val="none" w:sz="0" w:space="0" w:color="auto"/>
        <w:bottom w:val="none" w:sz="0" w:space="0" w:color="auto"/>
        <w:right w:val="none" w:sz="0" w:space="0" w:color="auto"/>
      </w:divBdr>
    </w:div>
    <w:div w:id="103308535">
      <w:bodyDiv w:val="1"/>
      <w:marLeft w:val="0"/>
      <w:marRight w:val="0"/>
      <w:marTop w:val="0"/>
      <w:marBottom w:val="0"/>
      <w:divBdr>
        <w:top w:val="none" w:sz="0" w:space="0" w:color="auto"/>
        <w:left w:val="none" w:sz="0" w:space="0" w:color="auto"/>
        <w:bottom w:val="none" w:sz="0" w:space="0" w:color="auto"/>
        <w:right w:val="none" w:sz="0" w:space="0" w:color="auto"/>
      </w:divBdr>
    </w:div>
    <w:div w:id="108744116">
      <w:bodyDiv w:val="1"/>
      <w:marLeft w:val="0"/>
      <w:marRight w:val="0"/>
      <w:marTop w:val="0"/>
      <w:marBottom w:val="0"/>
      <w:divBdr>
        <w:top w:val="none" w:sz="0" w:space="0" w:color="auto"/>
        <w:left w:val="none" w:sz="0" w:space="0" w:color="auto"/>
        <w:bottom w:val="none" w:sz="0" w:space="0" w:color="auto"/>
        <w:right w:val="none" w:sz="0" w:space="0" w:color="auto"/>
      </w:divBdr>
    </w:div>
    <w:div w:id="109590579">
      <w:bodyDiv w:val="1"/>
      <w:marLeft w:val="0"/>
      <w:marRight w:val="0"/>
      <w:marTop w:val="0"/>
      <w:marBottom w:val="0"/>
      <w:divBdr>
        <w:top w:val="none" w:sz="0" w:space="0" w:color="auto"/>
        <w:left w:val="none" w:sz="0" w:space="0" w:color="auto"/>
        <w:bottom w:val="none" w:sz="0" w:space="0" w:color="auto"/>
        <w:right w:val="none" w:sz="0" w:space="0" w:color="auto"/>
      </w:divBdr>
    </w:div>
    <w:div w:id="113209952">
      <w:bodyDiv w:val="1"/>
      <w:marLeft w:val="0"/>
      <w:marRight w:val="0"/>
      <w:marTop w:val="0"/>
      <w:marBottom w:val="0"/>
      <w:divBdr>
        <w:top w:val="none" w:sz="0" w:space="0" w:color="auto"/>
        <w:left w:val="none" w:sz="0" w:space="0" w:color="auto"/>
        <w:bottom w:val="none" w:sz="0" w:space="0" w:color="auto"/>
        <w:right w:val="none" w:sz="0" w:space="0" w:color="auto"/>
      </w:divBdr>
    </w:div>
    <w:div w:id="117115902">
      <w:bodyDiv w:val="1"/>
      <w:marLeft w:val="0"/>
      <w:marRight w:val="0"/>
      <w:marTop w:val="0"/>
      <w:marBottom w:val="0"/>
      <w:divBdr>
        <w:top w:val="none" w:sz="0" w:space="0" w:color="auto"/>
        <w:left w:val="none" w:sz="0" w:space="0" w:color="auto"/>
        <w:bottom w:val="none" w:sz="0" w:space="0" w:color="auto"/>
        <w:right w:val="none" w:sz="0" w:space="0" w:color="auto"/>
      </w:divBdr>
    </w:div>
    <w:div w:id="117191375">
      <w:bodyDiv w:val="1"/>
      <w:marLeft w:val="0"/>
      <w:marRight w:val="0"/>
      <w:marTop w:val="0"/>
      <w:marBottom w:val="0"/>
      <w:divBdr>
        <w:top w:val="none" w:sz="0" w:space="0" w:color="auto"/>
        <w:left w:val="none" w:sz="0" w:space="0" w:color="auto"/>
        <w:bottom w:val="none" w:sz="0" w:space="0" w:color="auto"/>
        <w:right w:val="none" w:sz="0" w:space="0" w:color="auto"/>
      </w:divBdr>
    </w:div>
    <w:div w:id="118840265">
      <w:bodyDiv w:val="1"/>
      <w:marLeft w:val="0"/>
      <w:marRight w:val="0"/>
      <w:marTop w:val="0"/>
      <w:marBottom w:val="0"/>
      <w:divBdr>
        <w:top w:val="none" w:sz="0" w:space="0" w:color="auto"/>
        <w:left w:val="none" w:sz="0" w:space="0" w:color="auto"/>
        <w:bottom w:val="none" w:sz="0" w:space="0" w:color="auto"/>
        <w:right w:val="none" w:sz="0" w:space="0" w:color="auto"/>
      </w:divBdr>
    </w:div>
    <w:div w:id="124351023">
      <w:bodyDiv w:val="1"/>
      <w:marLeft w:val="0"/>
      <w:marRight w:val="0"/>
      <w:marTop w:val="0"/>
      <w:marBottom w:val="0"/>
      <w:divBdr>
        <w:top w:val="none" w:sz="0" w:space="0" w:color="auto"/>
        <w:left w:val="none" w:sz="0" w:space="0" w:color="auto"/>
        <w:bottom w:val="none" w:sz="0" w:space="0" w:color="auto"/>
        <w:right w:val="none" w:sz="0" w:space="0" w:color="auto"/>
      </w:divBdr>
    </w:div>
    <w:div w:id="124662376">
      <w:bodyDiv w:val="1"/>
      <w:marLeft w:val="0"/>
      <w:marRight w:val="0"/>
      <w:marTop w:val="0"/>
      <w:marBottom w:val="0"/>
      <w:divBdr>
        <w:top w:val="none" w:sz="0" w:space="0" w:color="auto"/>
        <w:left w:val="none" w:sz="0" w:space="0" w:color="auto"/>
        <w:bottom w:val="none" w:sz="0" w:space="0" w:color="auto"/>
        <w:right w:val="none" w:sz="0" w:space="0" w:color="auto"/>
      </w:divBdr>
    </w:div>
    <w:div w:id="125708397">
      <w:bodyDiv w:val="1"/>
      <w:marLeft w:val="0"/>
      <w:marRight w:val="0"/>
      <w:marTop w:val="0"/>
      <w:marBottom w:val="0"/>
      <w:divBdr>
        <w:top w:val="none" w:sz="0" w:space="0" w:color="auto"/>
        <w:left w:val="none" w:sz="0" w:space="0" w:color="auto"/>
        <w:bottom w:val="none" w:sz="0" w:space="0" w:color="auto"/>
        <w:right w:val="none" w:sz="0" w:space="0" w:color="auto"/>
      </w:divBdr>
    </w:div>
    <w:div w:id="134876896">
      <w:bodyDiv w:val="1"/>
      <w:marLeft w:val="0"/>
      <w:marRight w:val="0"/>
      <w:marTop w:val="0"/>
      <w:marBottom w:val="0"/>
      <w:divBdr>
        <w:top w:val="none" w:sz="0" w:space="0" w:color="auto"/>
        <w:left w:val="none" w:sz="0" w:space="0" w:color="auto"/>
        <w:bottom w:val="none" w:sz="0" w:space="0" w:color="auto"/>
        <w:right w:val="none" w:sz="0" w:space="0" w:color="auto"/>
      </w:divBdr>
    </w:div>
    <w:div w:id="138350832">
      <w:bodyDiv w:val="1"/>
      <w:marLeft w:val="0"/>
      <w:marRight w:val="0"/>
      <w:marTop w:val="0"/>
      <w:marBottom w:val="0"/>
      <w:divBdr>
        <w:top w:val="none" w:sz="0" w:space="0" w:color="auto"/>
        <w:left w:val="none" w:sz="0" w:space="0" w:color="auto"/>
        <w:bottom w:val="none" w:sz="0" w:space="0" w:color="auto"/>
        <w:right w:val="none" w:sz="0" w:space="0" w:color="auto"/>
      </w:divBdr>
    </w:div>
    <w:div w:id="142353601">
      <w:bodyDiv w:val="1"/>
      <w:marLeft w:val="0"/>
      <w:marRight w:val="0"/>
      <w:marTop w:val="0"/>
      <w:marBottom w:val="0"/>
      <w:divBdr>
        <w:top w:val="none" w:sz="0" w:space="0" w:color="auto"/>
        <w:left w:val="none" w:sz="0" w:space="0" w:color="auto"/>
        <w:bottom w:val="none" w:sz="0" w:space="0" w:color="auto"/>
        <w:right w:val="none" w:sz="0" w:space="0" w:color="auto"/>
      </w:divBdr>
    </w:div>
    <w:div w:id="145512670">
      <w:bodyDiv w:val="1"/>
      <w:marLeft w:val="0"/>
      <w:marRight w:val="0"/>
      <w:marTop w:val="0"/>
      <w:marBottom w:val="0"/>
      <w:divBdr>
        <w:top w:val="none" w:sz="0" w:space="0" w:color="auto"/>
        <w:left w:val="none" w:sz="0" w:space="0" w:color="auto"/>
        <w:bottom w:val="none" w:sz="0" w:space="0" w:color="auto"/>
        <w:right w:val="none" w:sz="0" w:space="0" w:color="auto"/>
      </w:divBdr>
    </w:div>
    <w:div w:id="147015043">
      <w:bodyDiv w:val="1"/>
      <w:marLeft w:val="0"/>
      <w:marRight w:val="0"/>
      <w:marTop w:val="0"/>
      <w:marBottom w:val="0"/>
      <w:divBdr>
        <w:top w:val="none" w:sz="0" w:space="0" w:color="auto"/>
        <w:left w:val="none" w:sz="0" w:space="0" w:color="auto"/>
        <w:bottom w:val="none" w:sz="0" w:space="0" w:color="auto"/>
        <w:right w:val="none" w:sz="0" w:space="0" w:color="auto"/>
      </w:divBdr>
    </w:div>
    <w:div w:id="147290857">
      <w:bodyDiv w:val="1"/>
      <w:marLeft w:val="0"/>
      <w:marRight w:val="0"/>
      <w:marTop w:val="0"/>
      <w:marBottom w:val="0"/>
      <w:divBdr>
        <w:top w:val="none" w:sz="0" w:space="0" w:color="auto"/>
        <w:left w:val="none" w:sz="0" w:space="0" w:color="auto"/>
        <w:bottom w:val="none" w:sz="0" w:space="0" w:color="auto"/>
        <w:right w:val="none" w:sz="0" w:space="0" w:color="auto"/>
      </w:divBdr>
    </w:div>
    <w:div w:id="150678208">
      <w:bodyDiv w:val="1"/>
      <w:marLeft w:val="0"/>
      <w:marRight w:val="0"/>
      <w:marTop w:val="0"/>
      <w:marBottom w:val="0"/>
      <w:divBdr>
        <w:top w:val="none" w:sz="0" w:space="0" w:color="auto"/>
        <w:left w:val="none" w:sz="0" w:space="0" w:color="auto"/>
        <w:bottom w:val="none" w:sz="0" w:space="0" w:color="auto"/>
        <w:right w:val="none" w:sz="0" w:space="0" w:color="auto"/>
      </w:divBdr>
    </w:div>
    <w:div w:id="150760488">
      <w:bodyDiv w:val="1"/>
      <w:marLeft w:val="0"/>
      <w:marRight w:val="0"/>
      <w:marTop w:val="0"/>
      <w:marBottom w:val="0"/>
      <w:divBdr>
        <w:top w:val="none" w:sz="0" w:space="0" w:color="auto"/>
        <w:left w:val="none" w:sz="0" w:space="0" w:color="auto"/>
        <w:bottom w:val="none" w:sz="0" w:space="0" w:color="auto"/>
        <w:right w:val="none" w:sz="0" w:space="0" w:color="auto"/>
      </w:divBdr>
    </w:div>
    <w:div w:id="153035383">
      <w:bodyDiv w:val="1"/>
      <w:marLeft w:val="0"/>
      <w:marRight w:val="0"/>
      <w:marTop w:val="0"/>
      <w:marBottom w:val="0"/>
      <w:divBdr>
        <w:top w:val="none" w:sz="0" w:space="0" w:color="auto"/>
        <w:left w:val="none" w:sz="0" w:space="0" w:color="auto"/>
        <w:bottom w:val="none" w:sz="0" w:space="0" w:color="auto"/>
        <w:right w:val="none" w:sz="0" w:space="0" w:color="auto"/>
      </w:divBdr>
    </w:div>
    <w:div w:id="164174731">
      <w:bodyDiv w:val="1"/>
      <w:marLeft w:val="0"/>
      <w:marRight w:val="0"/>
      <w:marTop w:val="0"/>
      <w:marBottom w:val="0"/>
      <w:divBdr>
        <w:top w:val="none" w:sz="0" w:space="0" w:color="auto"/>
        <w:left w:val="none" w:sz="0" w:space="0" w:color="auto"/>
        <w:bottom w:val="none" w:sz="0" w:space="0" w:color="auto"/>
        <w:right w:val="none" w:sz="0" w:space="0" w:color="auto"/>
      </w:divBdr>
    </w:div>
    <w:div w:id="166483799">
      <w:bodyDiv w:val="1"/>
      <w:marLeft w:val="0"/>
      <w:marRight w:val="0"/>
      <w:marTop w:val="0"/>
      <w:marBottom w:val="0"/>
      <w:divBdr>
        <w:top w:val="none" w:sz="0" w:space="0" w:color="auto"/>
        <w:left w:val="none" w:sz="0" w:space="0" w:color="auto"/>
        <w:bottom w:val="none" w:sz="0" w:space="0" w:color="auto"/>
        <w:right w:val="none" w:sz="0" w:space="0" w:color="auto"/>
      </w:divBdr>
    </w:div>
    <w:div w:id="167135322">
      <w:bodyDiv w:val="1"/>
      <w:marLeft w:val="0"/>
      <w:marRight w:val="0"/>
      <w:marTop w:val="0"/>
      <w:marBottom w:val="0"/>
      <w:divBdr>
        <w:top w:val="none" w:sz="0" w:space="0" w:color="auto"/>
        <w:left w:val="none" w:sz="0" w:space="0" w:color="auto"/>
        <w:bottom w:val="none" w:sz="0" w:space="0" w:color="auto"/>
        <w:right w:val="none" w:sz="0" w:space="0" w:color="auto"/>
      </w:divBdr>
    </w:div>
    <w:div w:id="169102663">
      <w:bodyDiv w:val="1"/>
      <w:marLeft w:val="0"/>
      <w:marRight w:val="0"/>
      <w:marTop w:val="0"/>
      <w:marBottom w:val="0"/>
      <w:divBdr>
        <w:top w:val="none" w:sz="0" w:space="0" w:color="auto"/>
        <w:left w:val="none" w:sz="0" w:space="0" w:color="auto"/>
        <w:bottom w:val="none" w:sz="0" w:space="0" w:color="auto"/>
        <w:right w:val="none" w:sz="0" w:space="0" w:color="auto"/>
      </w:divBdr>
    </w:div>
    <w:div w:id="169223174">
      <w:bodyDiv w:val="1"/>
      <w:marLeft w:val="0"/>
      <w:marRight w:val="0"/>
      <w:marTop w:val="0"/>
      <w:marBottom w:val="0"/>
      <w:divBdr>
        <w:top w:val="none" w:sz="0" w:space="0" w:color="auto"/>
        <w:left w:val="none" w:sz="0" w:space="0" w:color="auto"/>
        <w:bottom w:val="none" w:sz="0" w:space="0" w:color="auto"/>
        <w:right w:val="none" w:sz="0" w:space="0" w:color="auto"/>
      </w:divBdr>
    </w:div>
    <w:div w:id="170418334">
      <w:bodyDiv w:val="1"/>
      <w:marLeft w:val="0"/>
      <w:marRight w:val="0"/>
      <w:marTop w:val="0"/>
      <w:marBottom w:val="0"/>
      <w:divBdr>
        <w:top w:val="none" w:sz="0" w:space="0" w:color="auto"/>
        <w:left w:val="none" w:sz="0" w:space="0" w:color="auto"/>
        <w:bottom w:val="none" w:sz="0" w:space="0" w:color="auto"/>
        <w:right w:val="none" w:sz="0" w:space="0" w:color="auto"/>
      </w:divBdr>
    </w:div>
    <w:div w:id="173880982">
      <w:bodyDiv w:val="1"/>
      <w:marLeft w:val="0"/>
      <w:marRight w:val="0"/>
      <w:marTop w:val="0"/>
      <w:marBottom w:val="0"/>
      <w:divBdr>
        <w:top w:val="none" w:sz="0" w:space="0" w:color="auto"/>
        <w:left w:val="none" w:sz="0" w:space="0" w:color="auto"/>
        <w:bottom w:val="none" w:sz="0" w:space="0" w:color="auto"/>
        <w:right w:val="none" w:sz="0" w:space="0" w:color="auto"/>
      </w:divBdr>
    </w:div>
    <w:div w:id="175652649">
      <w:bodyDiv w:val="1"/>
      <w:marLeft w:val="0"/>
      <w:marRight w:val="0"/>
      <w:marTop w:val="0"/>
      <w:marBottom w:val="0"/>
      <w:divBdr>
        <w:top w:val="none" w:sz="0" w:space="0" w:color="auto"/>
        <w:left w:val="none" w:sz="0" w:space="0" w:color="auto"/>
        <w:bottom w:val="none" w:sz="0" w:space="0" w:color="auto"/>
        <w:right w:val="none" w:sz="0" w:space="0" w:color="auto"/>
      </w:divBdr>
    </w:div>
    <w:div w:id="181017718">
      <w:bodyDiv w:val="1"/>
      <w:marLeft w:val="0"/>
      <w:marRight w:val="0"/>
      <w:marTop w:val="0"/>
      <w:marBottom w:val="0"/>
      <w:divBdr>
        <w:top w:val="none" w:sz="0" w:space="0" w:color="auto"/>
        <w:left w:val="none" w:sz="0" w:space="0" w:color="auto"/>
        <w:bottom w:val="none" w:sz="0" w:space="0" w:color="auto"/>
        <w:right w:val="none" w:sz="0" w:space="0" w:color="auto"/>
      </w:divBdr>
    </w:div>
    <w:div w:id="182862427">
      <w:bodyDiv w:val="1"/>
      <w:marLeft w:val="0"/>
      <w:marRight w:val="0"/>
      <w:marTop w:val="0"/>
      <w:marBottom w:val="0"/>
      <w:divBdr>
        <w:top w:val="none" w:sz="0" w:space="0" w:color="auto"/>
        <w:left w:val="none" w:sz="0" w:space="0" w:color="auto"/>
        <w:bottom w:val="none" w:sz="0" w:space="0" w:color="auto"/>
        <w:right w:val="none" w:sz="0" w:space="0" w:color="auto"/>
      </w:divBdr>
    </w:div>
    <w:div w:id="184096758">
      <w:bodyDiv w:val="1"/>
      <w:marLeft w:val="0"/>
      <w:marRight w:val="0"/>
      <w:marTop w:val="0"/>
      <w:marBottom w:val="0"/>
      <w:divBdr>
        <w:top w:val="none" w:sz="0" w:space="0" w:color="auto"/>
        <w:left w:val="none" w:sz="0" w:space="0" w:color="auto"/>
        <w:bottom w:val="none" w:sz="0" w:space="0" w:color="auto"/>
        <w:right w:val="none" w:sz="0" w:space="0" w:color="auto"/>
      </w:divBdr>
    </w:div>
    <w:div w:id="185288477">
      <w:bodyDiv w:val="1"/>
      <w:marLeft w:val="0"/>
      <w:marRight w:val="0"/>
      <w:marTop w:val="0"/>
      <w:marBottom w:val="0"/>
      <w:divBdr>
        <w:top w:val="none" w:sz="0" w:space="0" w:color="auto"/>
        <w:left w:val="none" w:sz="0" w:space="0" w:color="auto"/>
        <w:bottom w:val="none" w:sz="0" w:space="0" w:color="auto"/>
        <w:right w:val="none" w:sz="0" w:space="0" w:color="auto"/>
      </w:divBdr>
    </w:div>
    <w:div w:id="189034372">
      <w:bodyDiv w:val="1"/>
      <w:marLeft w:val="0"/>
      <w:marRight w:val="0"/>
      <w:marTop w:val="0"/>
      <w:marBottom w:val="0"/>
      <w:divBdr>
        <w:top w:val="none" w:sz="0" w:space="0" w:color="auto"/>
        <w:left w:val="none" w:sz="0" w:space="0" w:color="auto"/>
        <w:bottom w:val="none" w:sz="0" w:space="0" w:color="auto"/>
        <w:right w:val="none" w:sz="0" w:space="0" w:color="auto"/>
      </w:divBdr>
    </w:div>
    <w:div w:id="189338767">
      <w:bodyDiv w:val="1"/>
      <w:marLeft w:val="0"/>
      <w:marRight w:val="0"/>
      <w:marTop w:val="0"/>
      <w:marBottom w:val="0"/>
      <w:divBdr>
        <w:top w:val="none" w:sz="0" w:space="0" w:color="auto"/>
        <w:left w:val="none" w:sz="0" w:space="0" w:color="auto"/>
        <w:bottom w:val="none" w:sz="0" w:space="0" w:color="auto"/>
        <w:right w:val="none" w:sz="0" w:space="0" w:color="auto"/>
      </w:divBdr>
    </w:div>
    <w:div w:id="190849341">
      <w:bodyDiv w:val="1"/>
      <w:marLeft w:val="0"/>
      <w:marRight w:val="0"/>
      <w:marTop w:val="0"/>
      <w:marBottom w:val="0"/>
      <w:divBdr>
        <w:top w:val="none" w:sz="0" w:space="0" w:color="auto"/>
        <w:left w:val="none" w:sz="0" w:space="0" w:color="auto"/>
        <w:bottom w:val="none" w:sz="0" w:space="0" w:color="auto"/>
        <w:right w:val="none" w:sz="0" w:space="0" w:color="auto"/>
      </w:divBdr>
    </w:div>
    <w:div w:id="191187134">
      <w:bodyDiv w:val="1"/>
      <w:marLeft w:val="0"/>
      <w:marRight w:val="0"/>
      <w:marTop w:val="0"/>
      <w:marBottom w:val="0"/>
      <w:divBdr>
        <w:top w:val="none" w:sz="0" w:space="0" w:color="auto"/>
        <w:left w:val="none" w:sz="0" w:space="0" w:color="auto"/>
        <w:bottom w:val="none" w:sz="0" w:space="0" w:color="auto"/>
        <w:right w:val="none" w:sz="0" w:space="0" w:color="auto"/>
      </w:divBdr>
    </w:div>
    <w:div w:id="193739913">
      <w:bodyDiv w:val="1"/>
      <w:marLeft w:val="0"/>
      <w:marRight w:val="0"/>
      <w:marTop w:val="0"/>
      <w:marBottom w:val="0"/>
      <w:divBdr>
        <w:top w:val="none" w:sz="0" w:space="0" w:color="auto"/>
        <w:left w:val="none" w:sz="0" w:space="0" w:color="auto"/>
        <w:bottom w:val="none" w:sz="0" w:space="0" w:color="auto"/>
        <w:right w:val="none" w:sz="0" w:space="0" w:color="auto"/>
      </w:divBdr>
    </w:div>
    <w:div w:id="194582925">
      <w:bodyDiv w:val="1"/>
      <w:marLeft w:val="0"/>
      <w:marRight w:val="0"/>
      <w:marTop w:val="0"/>
      <w:marBottom w:val="0"/>
      <w:divBdr>
        <w:top w:val="none" w:sz="0" w:space="0" w:color="auto"/>
        <w:left w:val="none" w:sz="0" w:space="0" w:color="auto"/>
        <w:bottom w:val="none" w:sz="0" w:space="0" w:color="auto"/>
        <w:right w:val="none" w:sz="0" w:space="0" w:color="auto"/>
      </w:divBdr>
    </w:div>
    <w:div w:id="198130176">
      <w:bodyDiv w:val="1"/>
      <w:marLeft w:val="0"/>
      <w:marRight w:val="0"/>
      <w:marTop w:val="0"/>
      <w:marBottom w:val="0"/>
      <w:divBdr>
        <w:top w:val="none" w:sz="0" w:space="0" w:color="auto"/>
        <w:left w:val="none" w:sz="0" w:space="0" w:color="auto"/>
        <w:bottom w:val="none" w:sz="0" w:space="0" w:color="auto"/>
        <w:right w:val="none" w:sz="0" w:space="0" w:color="auto"/>
      </w:divBdr>
    </w:div>
    <w:div w:id="211768778">
      <w:bodyDiv w:val="1"/>
      <w:marLeft w:val="0"/>
      <w:marRight w:val="0"/>
      <w:marTop w:val="0"/>
      <w:marBottom w:val="0"/>
      <w:divBdr>
        <w:top w:val="none" w:sz="0" w:space="0" w:color="auto"/>
        <w:left w:val="none" w:sz="0" w:space="0" w:color="auto"/>
        <w:bottom w:val="none" w:sz="0" w:space="0" w:color="auto"/>
        <w:right w:val="none" w:sz="0" w:space="0" w:color="auto"/>
      </w:divBdr>
    </w:div>
    <w:div w:id="212497854">
      <w:bodyDiv w:val="1"/>
      <w:marLeft w:val="0"/>
      <w:marRight w:val="0"/>
      <w:marTop w:val="0"/>
      <w:marBottom w:val="0"/>
      <w:divBdr>
        <w:top w:val="none" w:sz="0" w:space="0" w:color="auto"/>
        <w:left w:val="none" w:sz="0" w:space="0" w:color="auto"/>
        <w:bottom w:val="none" w:sz="0" w:space="0" w:color="auto"/>
        <w:right w:val="none" w:sz="0" w:space="0" w:color="auto"/>
      </w:divBdr>
    </w:div>
    <w:div w:id="213587763">
      <w:bodyDiv w:val="1"/>
      <w:marLeft w:val="0"/>
      <w:marRight w:val="0"/>
      <w:marTop w:val="0"/>
      <w:marBottom w:val="0"/>
      <w:divBdr>
        <w:top w:val="none" w:sz="0" w:space="0" w:color="auto"/>
        <w:left w:val="none" w:sz="0" w:space="0" w:color="auto"/>
        <w:bottom w:val="none" w:sz="0" w:space="0" w:color="auto"/>
        <w:right w:val="none" w:sz="0" w:space="0" w:color="auto"/>
      </w:divBdr>
    </w:div>
    <w:div w:id="214047575">
      <w:bodyDiv w:val="1"/>
      <w:marLeft w:val="0"/>
      <w:marRight w:val="0"/>
      <w:marTop w:val="0"/>
      <w:marBottom w:val="0"/>
      <w:divBdr>
        <w:top w:val="none" w:sz="0" w:space="0" w:color="auto"/>
        <w:left w:val="none" w:sz="0" w:space="0" w:color="auto"/>
        <w:bottom w:val="none" w:sz="0" w:space="0" w:color="auto"/>
        <w:right w:val="none" w:sz="0" w:space="0" w:color="auto"/>
      </w:divBdr>
    </w:div>
    <w:div w:id="217327708">
      <w:bodyDiv w:val="1"/>
      <w:marLeft w:val="0"/>
      <w:marRight w:val="0"/>
      <w:marTop w:val="0"/>
      <w:marBottom w:val="0"/>
      <w:divBdr>
        <w:top w:val="none" w:sz="0" w:space="0" w:color="auto"/>
        <w:left w:val="none" w:sz="0" w:space="0" w:color="auto"/>
        <w:bottom w:val="none" w:sz="0" w:space="0" w:color="auto"/>
        <w:right w:val="none" w:sz="0" w:space="0" w:color="auto"/>
      </w:divBdr>
    </w:div>
    <w:div w:id="226452310">
      <w:bodyDiv w:val="1"/>
      <w:marLeft w:val="0"/>
      <w:marRight w:val="0"/>
      <w:marTop w:val="0"/>
      <w:marBottom w:val="0"/>
      <w:divBdr>
        <w:top w:val="none" w:sz="0" w:space="0" w:color="auto"/>
        <w:left w:val="none" w:sz="0" w:space="0" w:color="auto"/>
        <w:bottom w:val="none" w:sz="0" w:space="0" w:color="auto"/>
        <w:right w:val="none" w:sz="0" w:space="0" w:color="auto"/>
      </w:divBdr>
    </w:div>
    <w:div w:id="226914520">
      <w:bodyDiv w:val="1"/>
      <w:marLeft w:val="0"/>
      <w:marRight w:val="0"/>
      <w:marTop w:val="0"/>
      <w:marBottom w:val="0"/>
      <w:divBdr>
        <w:top w:val="none" w:sz="0" w:space="0" w:color="auto"/>
        <w:left w:val="none" w:sz="0" w:space="0" w:color="auto"/>
        <w:bottom w:val="none" w:sz="0" w:space="0" w:color="auto"/>
        <w:right w:val="none" w:sz="0" w:space="0" w:color="auto"/>
      </w:divBdr>
    </w:div>
    <w:div w:id="227156486">
      <w:bodyDiv w:val="1"/>
      <w:marLeft w:val="0"/>
      <w:marRight w:val="0"/>
      <w:marTop w:val="0"/>
      <w:marBottom w:val="0"/>
      <w:divBdr>
        <w:top w:val="none" w:sz="0" w:space="0" w:color="auto"/>
        <w:left w:val="none" w:sz="0" w:space="0" w:color="auto"/>
        <w:bottom w:val="none" w:sz="0" w:space="0" w:color="auto"/>
        <w:right w:val="none" w:sz="0" w:space="0" w:color="auto"/>
      </w:divBdr>
    </w:div>
    <w:div w:id="230585745">
      <w:bodyDiv w:val="1"/>
      <w:marLeft w:val="0"/>
      <w:marRight w:val="0"/>
      <w:marTop w:val="0"/>
      <w:marBottom w:val="0"/>
      <w:divBdr>
        <w:top w:val="none" w:sz="0" w:space="0" w:color="auto"/>
        <w:left w:val="none" w:sz="0" w:space="0" w:color="auto"/>
        <w:bottom w:val="none" w:sz="0" w:space="0" w:color="auto"/>
        <w:right w:val="none" w:sz="0" w:space="0" w:color="auto"/>
      </w:divBdr>
    </w:div>
    <w:div w:id="249002978">
      <w:bodyDiv w:val="1"/>
      <w:marLeft w:val="0"/>
      <w:marRight w:val="0"/>
      <w:marTop w:val="0"/>
      <w:marBottom w:val="0"/>
      <w:divBdr>
        <w:top w:val="none" w:sz="0" w:space="0" w:color="auto"/>
        <w:left w:val="none" w:sz="0" w:space="0" w:color="auto"/>
        <w:bottom w:val="none" w:sz="0" w:space="0" w:color="auto"/>
        <w:right w:val="none" w:sz="0" w:space="0" w:color="auto"/>
      </w:divBdr>
    </w:div>
    <w:div w:id="250892570">
      <w:bodyDiv w:val="1"/>
      <w:marLeft w:val="0"/>
      <w:marRight w:val="0"/>
      <w:marTop w:val="0"/>
      <w:marBottom w:val="0"/>
      <w:divBdr>
        <w:top w:val="none" w:sz="0" w:space="0" w:color="auto"/>
        <w:left w:val="none" w:sz="0" w:space="0" w:color="auto"/>
        <w:bottom w:val="none" w:sz="0" w:space="0" w:color="auto"/>
        <w:right w:val="none" w:sz="0" w:space="0" w:color="auto"/>
      </w:divBdr>
    </w:div>
    <w:div w:id="263193178">
      <w:bodyDiv w:val="1"/>
      <w:marLeft w:val="0"/>
      <w:marRight w:val="0"/>
      <w:marTop w:val="0"/>
      <w:marBottom w:val="0"/>
      <w:divBdr>
        <w:top w:val="none" w:sz="0" w:space="0" w:color="auto"/>
        <w:left w:val="none" w:sz="0" w:space="0" w:color="auto"/>
        <w:bottom w:val="none" w:sz="0" w:space="0" w:color="auto"/>
        <w:right w:val="none" w:sz="0" w:space="0" w:color="auto"/>
      </w:divBdr>
    </w:div>
    <w:div w:id="267733734">
      <w:bodyDiv w:val="1"/>
      <w:marLeft w:val="0"/>
      <w:marRight w:val="0"/>
      <w:marTop w:val="0"/>
      <w:marBottom w:val="0"/>
      <w:divBdr>
        <w:top w:val="none" w:sz="0" w:space="0" w:color="auto"/>
        <w:left w:val="none" w:sz="0" w:space="0" w:color="auto"/>
        <w:bottom w:val="none" w:sz="0" w:space="0" w:color="auto"/>
        <w:right w:val="none" w:sz="0" w:space="0" w:color="auto"/>
      </w:divBdr>
    </w:div>
    <w:div w:id="271010753">
      <w:bodyDiv w:val="1"/>
      <w:marLeft w:val="0"/>
      <w:marRight w:val="0"/>
      <w:marTop w:val="0"/>
      <w:marBottom w:val="0"/>
      <w:divBdr>
        <w:top w:val="none" w:sz="0" w:space="0" w:color="auto"/>
        <w:left w:val="none" w:sz="0" w:space="0" w:color="auto"/>
        <w:bottom w:val="none" w:sz="0" w:space="0" w:color="auto"/>
        <w:right w:val="none" w:sz="0" w:space="0" w:color="auto"/>
      </w:divBdr>
    </w:div>
    <w:div w:id="271061197">
      <w:bodyDiv w:val="1"/>
      <w:marLeft w:val="0"/>
      <w:marRight w:val="0"/>
      <w:marTop w:val="0"/>
      <w:marBottom w:val="0"/>
      <w:divBdr>
        <w:top w:val="none" w:sz="0" w:space="0" w:color="auto"/>
        <w:left w:val="none" w:sz="0" w:space="0" w:color="auto"/>
        <w:bottom w:val="none" w:sz="0" w:space="0" w:color="auto"/>
        <w:right w:val="none" w:sz="0" w:space="0" w:color="auto"/>
      </w:divBdr>
    </w:div>
    <w:div w:id="271212521">
      <w:bodyDiv w:val="1"/>
      <w:marLeft w:val="0"/>
      <w:marRight w:val="0"/>
      <w:marTop w:val="0"/>
      <w:marBottom w:val="0"/>
      <w:divBdr>
        <w:top w:val="none" w:sz="0" w:space="0" w:color="auto"/>
        <w:left w:val="none" w:sz="0" w:space="0" w:color="auto"/>
        <w:bottom w:val="none" w:sz="0" w:space="0" w:color="auto"/>
        <w:right w:val="none" w:sz="0" w:space="0" w:color="auto"/>
      </w:divBdr>
    </w:div>
    <w:div w:id="273557790">
      <w:bodyDiv w:val="1"/>
      <w:marLeft w:val="0"/>
      <w:marRight w:val="0"/>
      <w:marTop w:val="0"/>
      <w:marBottom w:val="0"/>
      <w:divBdr>
        <w:top w:val="none" w:sz="0" w:space="0" w:color="auto"/>
        <w:left w:val="none" w:sz="0" w:space="0" w:color="auto"/>
        <w:bottom w:val="none" w:sz="0" w:space="0" w:color="auto"/>
        <w:right w:val="none" w:sz="0" w:space="0" w:color="auto"/>
      </w:divBdr>
    </w:div>
    <w:div w:id="276838471">
      <w:bodyDiv w:val="1"/>
      <w:marLeft w:val="0"/>
      <w:marRight w:val="0"/>
      <w:marTop w:val="0"/>
      <w:marBottom w:val="0"/>
      <w:divBdr>
        <w:top w:val="none" w:sz="0" w:space="0" w:color="auto"/>
        <w:left w:val="none" w:sz="0" w:space="0" w:color="auto"/>
        <w:bottom w:val="none" w:sz="0" w:space="0" w:color="auto"/>
        <w:right w:val="none" w:sz="0" w:space="0" w:color="auto"/>
      </w:divBdr>
    </w:div>
    <w:div w:id="278613386">
      <w:bodyDiv w:val="1"/>
      <w:marLeft w:val="0"/>
      <w:marRight w:val="0"/>
      <w:marTop w:val="0"/>
      <w:marBottom w:val="0"/>
      <w:divBdr>
        <w:top w:val="none" w:sz="0" w:space="0" w:color="auto"/>
        <w:left w:val="none" w:sz="0" w:space="0" w:color="auto"/>
        <w:bottom w:val="none" w:sz="0" w:space="0" w:color="auto"/>
        <w:right w:val="none" w:sz="0" w:space="0" w:color="auto"/>
      </w:divBdr>
    </w:div>
    <w:div w:id="278875238">
      <w:bodyDiv w:val="1"/>
      <w:marLeft w:val="0"/>
      <w:marRight w:val="0"/>
      <w:marTop w:val="0"/>
      <w:marBottom w:val="0"/>
      <w:divBdr>
        <w:top w:val="none" w:sz="0" w:space="0" w:color="auto"/>
        <w:left w:val="none" w:sz="0" w:space="0" w:color="auto"/>
        <w:bottom w:val="none" w:sz="0" w:space="0" w:color="auto"/>
        <w:right w:val="none" w:sz="0" w:space="0" w:color="auto"/>
      </w:divBdr>
    </w:div>
    <w:div w:id="281884535">
      <w:bodyDiv w:val="1"/>
      <w:marLeft w:val="0"/>
      <w:marRight w:val="0"/>
      <w:marTop w:val="0"/>
      <w:marBottom w:val="0"/>
      <w:divBdr>
        <w:top w:val="none" w:sz="0" w:space="0" w:color="auto"/>
        <w:left w:val="none" w:sz="0" w:space="0" w:color="auto"/>
        <w:bottom w:val="none" w:sz="0" w:space="0" w:color="auto"/>
        <w:right w:val="none" w:sz="0" w:space="0" w:color="auto"/>
      </w:divBdr>
    </w:div>
    <w:div w:id="282152063">
      <w:bodyDiv w:val="1"/>
      <w:marLeft w:val="0"/>
      <w:marRight w:val="0"/>
      <w:marTop w:val="0"/>
      <w:marBottom w:val="0"/>
      <w:divBdr>
        <w:top w:val="none" w:sz="0" w:space="0" w:color="auto"/>
        <w:left w:val="none" w:sz="0" w:space="0" w:color="auto"/>
        <w:bottom w:val="none" w:sz="0" w:space="0" w:color="auto"/>
        <w:right w:val="none" w:sz="0" w:space="0" w:color="auto"/>
      </w:divBdr>
    </w:div>
    <w:div w:id="291443688">
      <w:bodyDiv w:val="1"/>
      <w:marLeft w:val="0"/>
      <w:marRight w:val="0"/>
      <w:marTop w:val="0"/>
      <w:marBottom w:val="0"/>
      <w:divBdr>
        <w:top w:val="none" w:sz="0" w:space="0" w:color="auto"/>
        <w:left w:val="none" w:sz="0" w:space="0" w:color="auto"/>
        <w:bottom w:val="none" w:sz="0" w:space="0" w:color="auto"/>
        <w:right w:val="none" w:sz="0" w:space="0" w:color="auto"/>
      </w:divBdr>
    </w:div>
    <w:div w:id="300041827">
      <w:bodyDiv w:val="1"/>
      <w:marLeft w:val="0"/>
      <w:marRight w:val="0"/>
      <w:marTop w:val="0"/>
      <w:marBottom w:val="0"/>
      <w:divBdr>
        <w:top w:val="none" w:sz="0" w:space="0" w:color="auto"/>
        <w:left w:val="none" w:sz="0" w:space="0" w:color="auto"/>
        <w:bottom w:val="none" w:sz="0" w:space="0" w:color="auto"/>
        <w:right w:val="none" w:sz="0" w:space="0" w:color="auto"/>
      </w:divBdr>
    </w:div>
    <w:div w:id="301539190">
      <w:bodyDiv w:val="1"/>
      <w:marLeft w:val="0"/>
      <w:marRight w:val="0"/>
      <w:marTop w:val="0"/>
      <w:marBottom w:val="0"/>
      <w:divBdr>
        <w:top w:val="none" w:sz="0" w:space="0" w:color="auto"/>
        <w:left w:val="none" w:sz="0" w:space="0" w:color="auto"/>
        <w:bottom w:val="none" w:sz="0" w:space="0" w:color="auto"/>
        <w:right w:val="none" w:sz="0" w:space="0" w:color="auto"/>
      </w:divBdr>
    </w:div>
    <w:div w:id="304971775">
      <w:bodyDiv w:val="1"/>
      <w:marLeft w:val="0"/>
      <w:marRight w:val="0"/>
      <w:marTop w:val="0"/>
      <w:marBottom w:val="0"/>
      <w:divBdr>
        <w:top w:val="none" w:sz="0" w:space="0" w:color="auto"/>
        <w:left w:val="none" w:sz="0" w:space="0" w:color="auto"/>
        <w:bottom w:val="none" w:sz="0" w:space="0" w:color="auto"/>
        <w:right w:val="none" w:sz="0" w:space="0" w:color="auto"/>
      </w:divBdr>
    </w:div>
    <w:div w:id="308363854">
      <w:bodyDiv w:val="1"/>
      <w:marLeft w:val="0"/>
      <w:marRight w:val="0"/>
      <w:marTop w:val="0"/>
      <w:marBottom w:val="0"/>
      <w:divBdr>
        <w:top w:val="none" w:sz="0" w:space="0" w:color="auto"/>
        <w:left w:val="none" w:sz="0" w:space="0" w:color="auto"/>
        <w:bottom w:val="none" w:sz="0" w:space="0" w:color="auto"/>
        <w:right w:val="none" w:sz="0" w:space="0" w:color="auto"/>
      </w:divBdr>
    </w:div>
    <w:div w:id="309212830">
      <w:bodyDiv w:val="1"/>
      <w:marLeft w:val="0"/>
      <w:marRight w:val="0"/>
      <w:marTop w:val="0"/>
      <w:marBottom w:val="0"/>
      <w:divBdr>
        <w:top w:val="none" w:sz="0" w:space="0" w:color="auto"/>
        <w:left w:val="none" w:sz="0" w:space="0" w:color="auto"/>
        <w:bottom w:val="none" w:sz="0" w:space="0" w:color="auto"/>
        <w:right w:val="none" w:sz="0" w:space="0" w:color="auto"/>
      </w:divBdr>
    </w:div>
    <w:div w:id="316690216">
      <w:bodyDiv w:val="1"/>
      <w:marLeft w:val="0"/>
      <w:marRight w:val="0"/>
      <w:marTop w:val="0"/>
      <w:marBottom w:val="0"/>
      <w:divBdr>
        <w:top w:val="none" w:sz="0" w:space="0" w:color="auto"/>
        <w:left w:val="none" w:sz="0" w:space="0" w:color="auto"/>
        <w:bottom w:val="none" w:sz="0" w:space="0" w:color="auto"/>
        <w:right w:val="none" w:sz="0" w:space="0" w:color="auto"/>
      </w:divBdr>
    </w:div>
    <w:div w:id="316692808">
      <w:bodyDiv w:val="1"/>
      <w:marLeft w:val="0"/>
      <w:marRight w:val="0"/>
      <w:marTop w:val="0"/>
      <w:marBottom w:val="0"/>
      <w:divBdr>
        <w:top w:val="none" w:sz="0" w:space="0" w:color="auto"/>
        <w:left w:val="none" w:sz="0" w:space="0" w:color="auto"/>
        <w:bottom w:val="none" w:sz="0" w:space="0" w:color="auto"/>
        <w:right w:val="none" w:sz="0" w:space="0" w:color="auto"/>
      </w:divBdr>
    </w:div>
    <w:div w:id="317810225">
      <w:bodyDiv w:val="1"/>
      <w:marLeft w:val="0"/>
      <w:marRight w:val="0"/>
      <w:marTop w:val="0"/>
      <w:marBottom w:val="0"/>
      <w:divBdr>
        <w:top w:val="none" w:sz="0" w:space="0" w:color="auto"/>
        <w:left w:val="none" w:sz="0" w:space="0" w:color="auto"/>
        <w:bottom w:val="none" w:sz="0" w:space="0" w:color="auto"/>
        <w:right w:val="none" w:sz="0" w:space="0" w:color="auto"/>
      </w:divBdr>
    </w:div>
    <w:div w:id="326176352">
      <w:bodyDiv w:val="1"/>
      <w:marLeft w:val="0"/>
      <w:marRight w:val="0"/>
      <w:marTop w:val="0"/>
      <w:marBottom w:val="0"/>
      <w:divBdr>
        <w:top w:val="none" w:sz="0" w:space="0" w:color="auto"/>
        <w:left w:val="none" w:sz="0" w:space="0" w:color="auto"/>
        <w:bottom w:val="none" w:sz="0" w:space="0" w:color="auto"/>
        <w:right w:val="none" w:sz="0" w:space="0" w:color="auto"/>
      </w:divBdr>
    </w:div>
    <w:div w:id="331569501">
      <w:bodyDiv w:val="1"/>
      <w:marLeft w:val="0"/>
      <w:marRight w:val="0"/>
      <w:marTop w:val="0"/>
      <w:marBottom w:val="0"/>
      <w:divBdr>
        <w:top w:val="none" w:sz="0" w:space="0" w:color="auto"/>
        <w:left w:val="none" w:sz="0" w:space="0" w:color="auto"/>
        <w:bottom w:val="none" w:sz="0" w:space="0" w:color="auto"/>
        <w:right w:val="none" w:sz="0" w:space="0" w:color="auto"/>
      </w:divBdr>
    </w:div>
    <w:div w:id="332801019">
      <w:bodyDiv w:val="1"/>
      <w:marLeft w:val="0"/>
      <w:marRight w:val="0"/>
      <w:marTop w:val="0"/>
      <w:marBottom w:val="0"/>
      <w:divBdr>
        <w:top w:val="none" w:sz="0" w:space="0" w:color="auto"/>
        <w:left w:val="none" w:sz="0" w:space="0" w:color="auto"/>
        <w:bottom w:val="none" w:sz="0" w:space="0" w:color="auto"/>
        <w:right w:val="none" w:sz="0" w:space="0" w:color="auto"/>
      </w:divBdr>
    </w:div>
    <w:div w:id="333798973">
      <w:bodyDiv w:val="1"/>
      <w:marLeft w:val="0"/>
      <w:marRight w:val="0"/>
      <w:marTop w:val="0"/>
      <w:marBottom w:val="0"/>
      <w:divBdr>
        <w:top w:val="none" w:sz="0" w:space="0" w:color="auto"/>
        <w:left w:val="none" w:sz="0" w:space="0" w:color="auto"/>
        <w:bottom w:val="none" w:sz="0" w:space="0" w:color="auto"/>
        <w:right w:val="none" w:sz="0" w:space="0" w:color="auto"/>
      </w:divBdr>
    </w:div>
    <w:div w:id="333923904">
      <w:bodyDiv w:val="1"/>
      <w:marLeft w:val="0"/>
      <w:marRight w:val="0"/>
      <w:marTop w:val="0"/>
      <w:marBottom w:val="0"/>
      <w:divBdr>
        <w:top w:val="none" w:sz="0" w:space="0" w:color="auto"/>
        <w:left w:val="none" w:sz="0" w:space="0" w:color="auto"/>
        <w:bottom w:val="none" w:sz="0" w:space="0" w:color="auto"/>
        <w:right w:val="none" w:sz="0" w:space="0" w:color="auto"/>
      </w:divBdr>
    </w:div>
    <w:div w:id="335234843">
      <w:bodyDiv w:val="1"/>
      <w:marLeft w:val="0"/>
      <w:marRight w:val="0"/>
      <w:marTop w:val="0"/>
      <w:marBottom w:val="0"/>
      <w:divBdr>
        <w:top w:val="none" w:sz="0" w:space="0" w:color="auto"/>
        <w:left w:val="none" w:sz="0" w:space="0" w:color="auto"/>
        <w:bottom w:val="none" w:sz="0" w:space="0" w:color="auto"/>
        <w:right w:val="none" w:sz="0" w:space="0" w:color="auto"/>
      </w:divBdr>
    </w:div>
    <w:div w:id="340281810">
      <w:bodyDiv w:val="1"/>
      <w:marLeft w:val="0"/>
      <w:marRight w:val="0"/>
      <w:marTop w:val="0"/>
      <w:marBottom w:val="0"/>
      <w:divBdr>
        <w:top w:val="none" w:sz="0" w:space="0" w:color="auto"/>
        <w:left w:val="none" w:sz="0" w:space="0" w:color="auto"/>
        <w:bottom w:val="none" w:sz="0" w:space="0" w:color="auto"/>
        <w:right w:val="none" w:sz="0" w:space="0" w:color="auto"/>
      </w:divBdr>
    </w:div>
    <w:div w:id="343482830">
      <w:bodyDiv w:val="1"/>
      <w:marLeft w:val="0"/>
      <w:marRight w:val="0"/>
      <w:marTop w:val="0"/>
      <w:marBottom w:val="0"/>
      <w:divBdr>
        <w:top w:val="none" w:sz="0" w:space="0" w:color="auto"/>
        <w:left w:val="none" w:sz="0" w:space="0" w:color="auto"/>
        <w:bottom w:val="none" w:sz="0" w:space="0" w:color="auto"/>
        <w:right w:val="none" w:sz="0" w:space="0" w:color="auto"/>
      </w:divBdr>
    </w:div>
    <w:div w:id="344941863">
      <w:bodyDiv w:val="1"/>
      <w:marLeft w:val="0"/>
      <w:marRight w:val="0"/>
      <w:marTop w:val="0"/>
      <w:marBottom w:val="0"/>
      <w:divBdr>
        <w:top w:val="none" w:sz="0" w:space="0" w:color="auto"/>
        <w:left w:val="none" w:sz="0" w:space="0" w:color="auto"/>
        <w:bottom w:val="none" w:sz="0" w:space="0" w:color="auto"/>
        <w:right w:val="none" w:sz="0" w:space="0" w:color="auto"/>
      </w:divBdr>
    </w:div>
    <w:div w:id="348719374">
      <w:bodyDiv w:val="1"/>
      <w:marLeft w:val="0"/>
      <w:marRight w:val="0"/>
      <w:marTop w:val="0"/>
      <w:marBottom w:val="0"/>
      <w:divBdr>
        <w:top w:val="none" w:sz="0" w:space="0" w:color="auto"/>
        <w:left w:val="none" w:sz="0" w:space="0" w:color="auto"/>
        <w:bottom w:val="none" w:sz="0" w:space="0" w:color="auto"/>
        <w:right w:val="none" w:sz="0" w:space="0" w:color="auto"/>
      </w:divBdr>
    </w:div>
    <w:div w:id="348995924">
      <w:bodyDiv w:val="1"/>
      <w:marLeft w:val="0"/>
      <w:marRight w:val="0"/>
      <w:marTop w:val="0"/>
      <w:marBottom w:val="0"/>
      <w:divBdr>
        <w:top w:val="none" w:sz="0" w:space="0" w:color="auto"/>
        <w:left w:val="none" w:sz="0" w:space="0" w:color="auto"/>
        <w:bottom w:val="none" w:sz="0" w:space="0" w:color="auto"/>
        <w:right w:val="none" w:sz="0" w:space="0" w:color="auto"/>
      </w:divBdr>
    </w:div>
    <w:div w:id="349185333">
      <w:bodyDiv w:val="1"/>
      <w:marLeft w:val="0"/>
      <w:marRight w:val="0"/>
      <w:marTop w:val="0"/>
      <w:marBottom w:val="0"/>
      <w:divBdr>
        <w:top w:val="none" w:sz="0" w:space="0" w:color="auto"/>
        <w:left w:val="none" w:sz="0" w:space="0" w:color="auto"/>
        <w:bottom w:val="none" w:sz="0" w:space="0" w:color="auto"/>
        <w:right w:val="none" w:sz="0" w:space="0" w:color="auto"/>
      </w:divBdr>
    </w:div>
    <w:div w:id="352342330">
      <w:bodyDiv w:val="1"/>
      <w:marLeft w:val="0"/>
      <w:marRight w:val="0"/>
      <w:marTop w:val="0"/>
      <w:marBottom w:val="0"/>
      <w:divBdr>
        <w:top w:val="none" w:sz="0" w:space="0" w:color="auto"/>
        <w:left w:val="none" w:sz="0" w:space="0" w:color="auto"/>
        <w:bottom w:val="none" w:sz="0" w:space="0" w:color="auto"/>
        <w:right w:val="none" w:sz="0" w:space="0" w:color="auto"/>
      </w:divBdr>
    </w:div>
    <w:div w:id="360712844">
      <w:bodyDiv w:val="1"/>
      <w:marLeft w:val="0"/>
      <w:marRight w:val="0"/>
      <w:marTop w:val="0"/>
      <w:marBottom w:val="0"/>
      <w:divBdr>
        <w:top w:val="none" w:sz="0" w:space="0" w:color="auto"/>
        <w:left w:val="none" w:sz="0" w:space="0" w:color="auto"/>
        <w:bottom w:val="none" w:sz="0" w:space="0" w:color="auto"/>
        <w:right w:val="none" w:sz="0" w:space="0" w:color="auto"/>
      </w:divBdr>
    </w:div>
    <w:div w:id="361630679">
      <w:bodyDiv w:val="1"/>
      <w:marLeft w:val="0"/>
      <w:marRight w:val="0"/>
      <w:marTop w:val="0"/>
      <w:marBottom w:val="0"/>
      <w:divBdr>
        <w:top w:val="none" w:sz="0" w:space="0" w:color="auto"/>
        <w:left w:val="none" w:sz="0" w:space="0" w:color="auto"/>
        <w:bottom w:val="none" w:sz="0" w:space="0" w:color="auto"/>
        <w:right w:val="none" w:sz="0" w:space="0" w:color="auto"/>
      </w:divBdr>
    </w:div>
    <w:div w:id="367221917">
      <w:bodyDiv w:val="1"/>
      <w:marLeft w:val="0"/>
      <w:marRight w:val="0"/>
      <w:marTop w:val="0"/>
      <w:marBottom w:val="0"/>
      <w:divBdr>
        <w:top w:val="none" w:sz="0" w:space="0" w:color="auto"/>
        <w:left w:val="none" w:sz="0" w:space="0" w:color="auto"/>
        <w:bottom w:val="none" w:sz="0" w:space="0" w:color="auto"/>
        <w:right w:val="none" w:sz="0" w:space="0" w:color="auto"/>
      </w:divBdr>
    </w:div>
    <w:div w:id="369647755">
      <w:bodyDiv w:val="1"/>
      <w:marLeft w:val="0"/>
      <w:marRight w:val="0"/>
      <w:marTop w:val="0"/>
      <w:marBottom w:val="0"/>
      <w:divBdr>
        <w:top w:val="none" w:sz="0" w:space="0" w:color="auto"/>
        <w:left w:val="none" w:sz="0" w:space="0" w:color="auto"/>
        <w:bottom w:val="none" w:sz="0" w:space="0" w:color="auto"/>
        <w:right w:val="none" w:sz="0" w:space="0" w:color="auto"/>
      </w:divBdr>
    </w:div>
    <w:div w:id="370107346">
      <w:bodyDiv w:val="1"/>
      <w:marLeft w:val="0"/>
      <w:marRight w:val="0"/>
      <w:marTop w:val="0"/>
      <w:marBottom w:val="0"/>
      <w:divBdr>
        <w:top w:val="none" w:sz="0" w:space="0" w:color="auto"/>
        <w:left w:val="none" w:sz="0" w:space="0" w:color="auto"/>
        <w:bottom w:val="none" w:sz="0" w:space="0" w:color="auto"/>
        <w:right w:val="none" w:sz="0" w:space="0" w:color="auto"/>
      </w:divBdr>
    </w:div>
    <w:div w:id="371463383">
      <w:bodyDiv w:val="1"/>
      <w:marLeft w:val="0"/>
      <w:marRight w:val="0"/>
      <w:marTop w:val="0"/>
      <w:marBottom w:val="0"/>
      <w:divBdr>
        <w:top w:val="none" w:sz="0" w:space="0" w:color="auto"/>
        <w:left w:val="none" w:sz="0" w:space="0" w:color="auto"/>
        <w:bottom w:val="none" w:sz="0" w:space="0" w:color="auto"/>
        <w:right w:val="none" w:sz="0" w:space="0" w:color="auto"/>
      </w:divBdr>
    </w:div>
    <w:div w:id="372193102">
      <w:bodyDiv w:val="1"/>
      <w:marLeft w:val="0"/>
      <w:marRight w:val="0"/>
      <w:marTop w:val="0"/>
      <w:marBottom w:val="0"/>
      <w:divBdr>
        <w:top w:val="none" w:sz="0" w:space="0" w:color="auto"/>
        <w:left w:val="none" w:sz="0" w:space="0" w:color="auto"/>
        <w:bottom w:val="none" w:sz="0" w:space="0" w:color="auto"/>
        <w:right w:val="none" w:sz="0" w:space="0" w:color="auto"/>
      </w:divBdr>
    </w:div>
    <w:div w:id="372535911">
      <w:bodyDiv w:val="1"/>
      <w:marLeft w:val="0"/>
      <w:marRight w:val="0"/>
      <w:marTop w:val="0"/>
      <w:marBottom w:val="0"/>
      <w:divBdr>
        <w:top w:val="none" w:sz="0" w:space="0" w:color="auto"/>
        <w:left w:val="none" w:sz="0" w:space="0" w:color="auto"/>
        <w:bottom w:val="none" w:sz="0" w:space="0" w:color="auto"/>
        <w:right w:val="none" w:sz="0" w:space="0" w:color="auto"/>
      </w:divBdr>
    </w:div>
    <w:div w:id="380056072">
      <w:bodyDiv w:val="1"/>
      <w:marLeft w:val="0"/>
      <w:marRight w:val="0"/>
      <w:marTop w:val="0"/>
      <w:marBottom w:val="0"/>
      <w:divBdr>
        <w:top w:val="none" w:sz="0" w:space="0" w:color="auto"/>
        <w:left w:val="none" w:sz="0" w:space="0" w:color="auto"/>
        <w:bottom w:val="none" w:sz="0" w:space="0" w:color="auto"/>
        <w:right w:val="none" w:sz="0" w:space="0" w:color="auto"/>
      </w:divBdr>
    </w:div>
    <w:div w:id="383601941">
      <w:bodyDiv w:val="1"/>
      <w:marLeft w:val="0"/>
      <w:marRight w:val="0"/>
      <w:marTop w:val="0"/>
      <w:marBottom w:val="0"/>
      <w:divBdr>
        <w:top w:val="none" w:sz="0" w:space="0" w:color="auto"/>
        <w:left w:val="none" w:sz="0" w:space="0" w:color="auto"/>
        <w:bottom w:val="none" w:sz="0" w:space="0" w:color="auto"/>
        <w:right w:val="none" w:sz="0" w:space="0" w:color="auto"/>
      </w:divBdr>
    </w:div>
    <w:div w:id="383678953">
      <w:bodyDiv w:val="1"/>
      <w:marLeft w:val="0"/>
      <w:marRight w:val="0"/>
      <w:marTop w:val="0"/>
      <w:marBottom w:val="0"/>
      <w:divBdr>
        <w:top w:val="none" w:sz="0" w:space="0" w:color="auto"/>
        <w:left w:val="none" w:sz="0" w:space="0" w:color="auto"/>
        <w:bottom w:val="none" w:sz="0" w:space="0" w:color="auto"/>
        <w:right w:val="none" w:sz="0" w:space="0" w:color="auto"/>
      </w:divBdr>
    </w:div>
    <w:div w:id="384525698">
      <w:bodyDiv w:val="1"/>
      <w:marLeft w:val="0"/>
      <w:marRight w:val="0"/>
      <w:marTop w:val="0"/>
      <w:marBottom w:val="0"/>
      <w:divBdr>
        <w:top w:val="none" w:sz="0" w:space="0" w:color="auto"/>
        <w:left w:val="none" w:sz="0" w:space="0" w:color="auto"/>
        <w:bottom w:val="none" w:sz="0" w:space="0" w:color="auto"/>
        <w:right w:val="none" w:sz="0" w:space="0" w:color="auto"/>
      </w:divBdr>
    </w:div>
    <w:div w:id="386413740">
      <w:bodyDiv w:val="1"/>
      <w:marLeft w:val="0"/>
      <w:marRight w:val="0"/>
      <w:marTop w:val="0"/>
      <w:marBottom w:val="0"/>
      <w:divBdr>
        <w:top w:val="none" w:sz="0" w:space="0" w:color="auto"/>
        <w:left w:val="none" w:sz="0" w:space="0" w:color="auto"/>
        <w:bottom w:val="none" w:sz="0" w:space="0" w:color="auto"/>
        <w:right w:val="none" w:sz="0" w:space="0" w:color="auto"/>
      </w:divBdr>
    </w:div>
    <w:div w:id="386877319">
      <w:bodyDiv w:val="1"/>
      <w:marLeft w:val="0"/>
      <w:marRight w:val="0"/>
      <w:marTop w:val="0"/>
      <w:marBottom w:val="0"/>
      <w:divBdr>
        <w:top w:val="none" w:sz="0" w:space="0" w:color="auto"/>
        <w:left w:val="none" w:sz="0" w:space="0" w:color="auto"/>
        <w:bottom w:val="none" w:sz="0" w:space="0" w:color="auto"/>
        <w:right w:val="none" w:sz="0" w:space="0" w:color="auto"/>
      </w:divBdr>
    </w:div>
    <w:div w:id="387152052">
      <w:bodyDiv w:val="1"/>
      <w:marLeft w:val="0"/>
      <w:marRight w:val="0"/>
      <w:marTop w:val="0"/>
      <w:marBottom w:val="0"/>
      <w:divBdr>
        <w:top w:val="none" w:sz="0" w:space="0" w:color="auto"/>
        <w:left w:val="none" w:sz="0" w:space="0" w:color="auto"/>
        <w:bottom w:val="none" w:sz="0" w:space="0" w:color="auto"/>
        <w:right w:val="none" w:sz="0" w:space="0" w:color="auto"/>
      </w:divBdr>
    </w:div>
    <w:div w:id="389155825">
      <w:bodyDiv w:val="1"/>
      <w:marLeft w:val="0"/>
      <w:marRight w:val="0"/>
      <w:marTop w:val="0"/>
      <w:marBottom w:val="0"/>
      <w:divBdr>
        <w:top w:val="none" w:sz="0" w:space="0" w:color="auto"/>
        <w:left w:val="none" w:sz="0" w:space="0" w:color="auto"/>
        <w:bottom w:val="none" w:sz="0" w:space="0" w:color="auto"/>
        <w:right w:val="none" w:sz="0" w:space="0" w:color="auto"/>
      </w:divBdr>
    </w:div>
    <w:div w:id="393892266">
      <w:bodyDiv w:val="1"/>
      <w:marLeft w:val="0"/>
      <w:marRight w:val="0"/>
      <w:marTop w:val="0"/>
      <w:marBottom w:val="0"/>
      <w:divBdr>
        <w:top w:val="none" w:sz="0" w:space="0" w:color="auto"/>
        <w:left w:val="none" w:sz="0" w:space="0" w:color="auto"/>
        <w:bottom w:val="none" w:sz="0" w:space="0" w:color="auto"/>
        <w:right w:val="none" w:sz="0" w:space="0" w:color="auto"/>
      </w:divBdr>
    </w:div>
    <w:div w:id="395782862">
      <w:bodyDiv w:val="1"/>
      <w:marLeft w:val="0"/>
      <w:marRight w:val="0"/>
      <w:marTop w:val="0"/>
      <w:marBottom w:val="0"/>
      <w:divBdr>
        <w:top w:val="none" w:sz="0" w:space="0" w:color="auto"/>
        <w:left w:val="none" w:sz="0" w:space="0" w:color="auto"/>
        <w:bottom w:val="none" w:sz="0" w:space="0" w:color="auto"/>
        <w:right w:val="none" w:sz="0" w:space="0" w:color="auto"/>
      </w:divBdr>
    </w:div>
    <w:div w:id="397292278">
      <w:bodyDiv w:val="1"/>
      <w:marLeft w:val="0"/>
      <w:marRight w:val="0"/>
      <w:marTop w:val="0"/>
      <w:marBottom w:val="0"/>
      <w:divBdr>
        <w:top w:val="none" w:sz="0" w:space="0" w:color="auto"/>
        <w:left w:val="none" w:sz="0" w:space="0" w:color="auto"/>
        <w:bottom w:val="none" w:sz="0" w:space="0" w:color="auto"/>
        <w:right w:val="none" w:sz="0" w:space="0" w:color="auto"/>
      </w:divBdr>
    </w:div>
    <w:div w:id="397676307">
      <w:bodyDiv w:val="1"/>
      <w:marLeft w:val="0"/>
      <w:marRight w:val="0"/>
      <w:marTop w:val="0"/>
      <w:marBottom w:val="0"/>
      <w:divBdr>
        <w:top w:val="none" w:sz="0" w:space="0" w:color="auto"/>
        <w:left w:val="none" w:sz="0" w:space="0" w:color="auto"/>
        <w:bottom w:val="none" w:sz="0" w:space="0" w:color="auto"/>
        <w:right w:val="none" w:sz="0" w:space="0" w:color="auto"/>
      </w:divBdr>
    </w:div>
    <w:div w:id="401830846">
      <w:bodyDiv w:val="1"/>
      <w:marLeft w:val="0"/>
      <w:marRight w:val="0"/>
      <w:marTop w:val="0"/>
      <w:marBottom w:val="0"/>
      <w:divBdr>
        <w:top w:val="none" w:sz="0" w:space="0" w:color="auto"/>
        <w:left w:val="none" w:sz="0" w:space="0" w:color="auto"/>
        <w:bottom w:val="none" w:sz="0" w:space="0" w:color="auto"/>
        <w:right w:val="none" w:sz="0" w:space="0" w:color="auto"/>
      </w:divBdr>
    </w:div>
    <w:div w:id="402483895">
      <w:bodyDiv w:val="1"/>
      <w:marLeft w:val="0"/>
      <w:marRight w:val="0"/>
      <w:marTop w:val="0"/>
      <w:marBottom w:val="0"/>
      <w:divBdr>
        <w:top w:val="none" w:sz="0" w:space="0" w:color="auto"/>
        <w:left w:val="none" w:sz="0" w:space="0" w:color="auto"/>
        <w:bottom w:val="none" w:sz="0" w:space="0" w:color="auto"/>
        <w:right w:val="none" w:sz="0" w:space="0" w:color="auto"/>
      </w:divBdr>
    </w:div>
    <w:div w:id="403990714">
      <w:bodyDiv w:val="1"/>
      <w:marLeft w:val="0"/>
      <w:marRight w:val="0"/>
      <w:marTop w:val="0"/>
      <w:marBottom w:val="0"/>
      <w:divBdr>
        <w:top w:val="none" w:sz="0" w:space="0" w:color="auto"/>
        <w:left w:val="none" w:sz="0" w:space="0" w:color="auto"/>
        <w:bottom w:val="none" w:sz="0" w:space="0" w:color="auto"/>
        <w:right w:val="none" w:sz="0" w:space="0" w:color="auto"/>
      </w:divBdr>
    </w:div>
    <w:div w:id="413165241">
      <w:bodyDiv w:val="1"/>
      <w:marLeft w:val="0"/>
      <w:marRight w:val="0"/>
      <w:marTop w:val="0"/>
      <w:marBottom w:val="0"/>
      <w:divBdr>
        <w:top w:val="none" w:sz="0" w:space="0" w:color="auto"/>
        <w:left w:val="none" w:sz="0" w:space="0" w:color="auto"/>
        <w:bottom w:val="none" w:sz="0" w:space="0" w:color="auto"/>
        <w:right w:val="none" w:sz="0" w:space="0" w:color="auto"/>
      </w:divBdr>
    </w:div>
    <w:div w:id="418984055">
      <w:bodyDiv w:val="1"/>
      <w:marLeft w:val="0"/>
      <w:marRight w:val="0"/>
      <w:marTop w:val="0"/>
      <w:marBottom w:val="0"/>
      <w:divBdr>
        <w:top w:val="none" w:sz="0" w:space="0" w:color="auto"/>
        <w:left w:val="none" w:sz="0" w:space="0" w:color="auto"/>
        <w:bottom w:val="none" w:sz="0" w:space="0" w:color="auto"/>
        <w:right w:val="none" w:sz="0" w:space="0" w:color="auto"/>
      </w:divBdr>
    </w:div>
    <w:div w:id="421879137">
      <w:bodyDiv w:val="1"/>
      <w:marLeft w:val="0"/>
      <w:marRight w:val="0"/>
      <w:marTop w:val="0"/>
      <w:marBottom w:val="0"/>
      <w:divBdr>
        <w:top w:val="none" w:sz="0" w:space="0" w:color="auto"/>
        <w:left w:val="none" w:sz="0" w:space="0" w:color="auto"/>
        <w:bottom w:val="none" w:sz="0" w:space="0" w:color="auto"/>
        <w:right w:val="none" w:sz="0" w:space="0" w:color="auto"/>
      </w:divBdr>
    </w:div>
    <w:div w:id="422380231">
      <w:bodyDiv w:val="1"/>
      <w:marLeft w:val="0"/>
      <w:marRight w:val="0"/>
      <w:marTop w:val="0"/>
      <w:marBottom w:val="0"/>
      <w:divBdr>
        <w:top w:val="none" w:sz="0" w:space="0" w:color="auto"/>
        <w:left w:val="none" w:sz="0" w:space="0" w:color="auto"/>
        <w:bottom w:val="none" w:sz="0" w:space="0" w:color="auto"/>
        <w:right w:val="none" w:sz="0" w:space="0" w:color="auto"/>
      </w:divBdr>
    </w:div>
    <w:div w:id="426003967">
      <w:bodyDiv w:val="1"/>
      <w:marLeft w:val="0"/>
      <w:marRight w:val="0"/>
      <w:marTop w:val="0"/>
      <w:marBottom w:val="0"/>
      <w:divBdr>
        <w:top w:val="none" w:sz="0" w:space="0" w:color="auto"/>
        <w:left w:val="none" w:sz="0" w:space="0" w:color="auto"/>
        <w:bottom w:val="none" w:sz="0" w:space="0" w:color="auto"/>
        <w:right w:val="none" w:sz="0" w:space="0" w:color="auto"/>
      </w:divBdr>
    </w:div>
    <w:div w:id="428162856">
      <w:bodyDiv w:val="1"/>
      <w:marLeft w:val="0"/>
      <w:marRight w:val="0"/>
      <w:marTop w:val="0"/>
      <w:marBottom w:val="0"/>
      <w:divBdr>
        <w:top w:val="none" w:sz="0" w:space="0" w:color="auto"/>
        <w:left w:val="none" w:sz="0" w:space="0" w:color="auto"/>
        <w:bottom w:val="none" w:sz="0" w:space="0" w:color="auto"/>
        <w:right w:val="none" w:sz="0" w:space="0" w:color="auto"/>
      </w:divBdr>
    </w:div>
    <w:div w:id="428240502">
      <w:bodyDiv w:val="1"/>
      <w:marLeft w:val="0"/>
      <w:marRight w:val="0"/>
      <w:marTop w:val="0"/>
      <w:marBottom w:val="0"/>
      <w:divBdr>
        <w:top w:val="none" w:sz="0" w:space="0" w:color="auto"/>
        <w:left w:val="none" w:sz="0" w:space="0" w:color="auto"/>
        <w:bottom w:val="none" w:sz="0" w:space="0" w:color="auto"/>
        <w:right w:val="none" w:sz="0" w:space="0" w:color="auto"/>
      </w:divBdr>
    </w:div>
    <w:div w:id="431442179">
      <w:bodyDiv w:val="1"/>
      <w:marLeft w:val="0"/>
      <w:marRight w:val="0"/>
      <w:marTop w:val="0"/>
      <w:marBottom w:val="0"/>
      <w:divBdr>
        <w:top w:val="none" w:sz="0" w:space="0" w:color="auto"/>
        <w:left w:val="none" w:sz="0" w:space="0" w:color="auto"/>
        <w:bottom w:val="none" w:sz="0" w:space="0" w:color="auto"/>
        <w:right w:val="none" w:sz="0" w:space="0" w:color="auto"/>
      </w:divBdr>
    </w:div>
    <w:div w:id="437408723">
      <w:bodyDiv w:val="1"/>
      <w:marLeft w:val="0"/>
      <w:marRight w:val="0"/>
      <w:marTop w:val="0"/>
      <w:marBottom w:val="0"/>
      <w:divBdr>
        <w:top w:val="none" w:sz="0" w:space="0" w:color="auto"/>
        <w:left w:val="none" w:sz="0" w:space="0" w:color="auto"/>
        <w:bottom w:val="none" w:sz="0" w:space="0" w:color="auto"/>
        <w:right w:val="none" w:sz="0" w:space="0" w:color="auto"/>
      </w:divBdr>
    </w:div>
    <w:div w:id="439570703">
      <w:bodyDiv w:val="1"/>
      <w:marLeft w:val="0"/>
      <w:marRight w:val="0"/>
      <w:marTop w:val="0"/>
      <w:marBottom w:val="0"/>
      <w:divBdr>
        <w:top w:val="none" w:sz="0" w:space="0" w:color="auto"/>
        <w:left w:val="none" w:sz="0" w:space="0" w:color="auto"/>
        <w:bottom w:val="none" w:sz="0" w:space="0" w:color="auto"/>
        <w:right w:val="none" w:sz="0" w:space="0" w:color="auto"/>
      </w:divBdr>
    </w:div>
    <w:div w:id="440226407">
      <w:bodyDiv w:val="1"/>
      <w:marLeft w:val="0"/>
      <w:marRight w:val="0"/>
      <w:marTop w:val="0"/>
      <w:marBottom w:val="0"/>
      <w:divBdr>
        <w:top w:val="none" w:sz="0" w:space="0" w:color="auto"/>
        <w:left w:val="none" w:sz="0" w:space="0" w:color="auto"/>
        <w:bottom w:val="none" w:sz="0" w:space="0" w:color="auto"/>
        <w:right w:val="none" w:sz="0" w:space="0" w:color="auto"/>
      </w:divBdr>
    </w:div>
    <w:div w:id="445929309">
      <w:bodyDiv w:val="1"/>
      <w:marLeft w:val="0"/>
      <w:marRight w:val="0"/>
      <w:marTop w:val="0"/>
      <w:marBottom w:val="0"/>
      <w:divBdr>
        <w:top w:val="none" w:sz="0" w:space="0" w:color="auto"/>
        <w:left w:val="none" w:sz="0" w:space="0" w:color="auto"/>
        <w:bottom w:val="none" w:sz="0" w:space="0" w:color="auto"/>
        <w:right w:val="none" w:sz="0" w:space="0" w:color="auto"/>
      </w:divBdr>
    </w:div>
    <w:div w:id="450130815">
      <w:bodyDiv w:val="1"/>
      <w:marLeft w:val="0"/>
      <w:marRight w:val="0"/>
      <w:marTop w:val="0"/>
      <w:marBottom w:val="0"/>
      <w:divBdr>
        <w:top w:val="none" w:sz="0" w:space="0" w:color="auto"/>
        <w:left w:val="none" w:sz="0" w:space="0" w:color="auto"/>
        <w:bottom w:val="none" w:sz="0" w:space="0" w:color="auto"/>
        <w:right w:val="none" w:sz="0" w:space="0" w:color="auto"/>
      </w:divBdr>
    </w:div>
    <w:div w:id="450589042">
      <w:bodyDiv w:val="1"/>
      <w:marLeft w:val="0"/>
      <w:marRight w:val="0"/>
      <w:marTop w:val="0"/>
      <w:marBottom w:val="0"/>
      <w:divBdr>
        <w:top w:val="none" w:sz="0" w:space="0" w:color="auto"/>
        <w:left w:val="none" w:sz="0" w:space="0" w:color="auto"/>
        <w:bottom w:val="none" w:sz="0" w:space="0" w:color="auto"/>
        <w:right w:val="none" w:sz="0" w:space="0" w:color="auto"/>
      </w:divBdr>
    </w:div>
    <w:div w:id="453520202">
      <w:bodyDiv w:val="1"/>
      <w:marLeft w:val="0"/>
      <w:marRight w:val="0"/>
      <w:marTop w:val="0"/>
      <w:marBottom w:val="0"/>
      <w:divBdr>
        <w:top w:val="none" w:sz="0" w:space="0" w:color="auto"/>
        <w:left w:val="none" w:sz="0" w:space="0" w:color="auto"/>
        <w:bottom w:val="none" w:sz="0" w:space="0" w:color="auto"/>
        <w:right w:val="none" w:sz="0" w:space="0" w:color="auto"/>
      </w:divBdr>
    </w:div>
    <w:div w:id="454644899">
      <w:bodyDiv w:val="1"/>
      <w:marLeft w:val="0"/>
      <w:marRight w:val="0"/>
      <w:marTop w:val="0"/>
      <w:marBottom w:val="0"/>
      <w:divBdr>
        <w:top w:val="none" w:sz="0" w:space="0" w:color="auto"/>
        <w:left w:val="none" w:sz="0" w:space="0" w:color="auto"/>
        <w:bottom w:val="none" w:sz="0" w:space="0" w:color="auto"/>
        <w:right w:val="none" w:sz="0" w:space="0" w:color="auto"/>
      </w:divBdr>
    </w:div>
    <w:div w:id="461927439">
      <w:bodyDiv w:val="1"/>
      <w:marLeft w:val="0"/>
      <w:marRight w:val="0"/>
      <w:marTop w:val="0"/>
      <w:marBottom w:val="0"/>
      <w:divBdr>
        <w:top w:val="none" w:sz="0" w:space="0" w:color="auto"/>
        <w:left w:val="none" w:sz="0" w:space="0" w:color="auto"/>
        <w:bottom w:val="none" w:sz="0" w:space="0" w:color="auto"/>
        <w:right w:val="none" w:sz="0" w:space="0" w:color="auto"/>
      </w:divBdr>
    </w:div>
    <w:div w:id="462432573">
      <w:bodyDiv w:val="1"/>
      <w:marLeft w:val="0"/>
      <w:marRight w:val="0"/>
      <w:marTop w:val="0"/>
      <w:marBottom w:val="0"/>
      <w:divBdr>
        <w:top w:val="none" w:sz="0" w:space="0" w:color="auto"/>
        <w:left w:val="none" w:sz="0" w:space="0" w:color="auto"/>
        <w:bottom w:val="none" w:sz="0" w:space="0" w:color="auto"/>
        <w:right w:val="none" w:sz="0" w:space="0" w:color="auto"/>
      </w:divBdr>
    </w:div>
    <w:div w:id="465707764">
      <w:bodyDiv w:val="1"/>
      <w:marLeft w:val="0"/>
      <w:marRight w:val="0"/>
      <w:marTop w:val="0"/>
      <w:marBottom w:val="0"/>
      <w:divBdr>
        <w:top w:val="none" w:sz="0" w:space="0" w:color="auto"/>
        <w:left w:val="none" w:sz="0" w:space="0" w:color="auto"/>
        <w:bottom w:val="none" w:sz="0" w:space="0" w:color="auto"/>
        <w:right w:val="none" w:sz="0" w:space="0" w:color="auto"/>
      </w:divBdr>
    </w:div>
    <w:div w:id="466552357">
      <w:bodyDiv w:val="1"/>
      <w:marLeft w:val="0"/>
      <w:marRight w:val="0"/>
      <w:marTop w:val="0"/>
      <w:marBottom w:val="0"/>
      <w:divBdr>
        <w:top w:val="none" w:sz="0" w:space="0" w:color="auto"/>
        <w:left w:val="none" w:sz="0" w:space="0" w:color="auto"/>
        <w:bottom w:val="none" w:sz="0" w:space="0" w:color="auto"/>
        <w:right w:val="none" w:sz="0" w:space="0" w:color="auto"/>
      </w:divBdr>
    </w:div>
    <w:div w:id="466971448">
      <w:bodyDiv w:val="1"/>
      <w:marLeft w:val="0"/>
      <w:marRight w:val="0"/>
      <w:marTop w:val="0"/>
      <w:marBottom w:val="0"/>
      <w:divBdr>
        <w:top w:val="none" w:sz="0" w:space="0" w:color="auto"/>
        <w:left w:val="none" w:sz="0" w:space="0" w:color="auto"/>
        <w:bottom w:val="none" w:sz="0" w:space="0" w:color="auto"/>
        <w:right w:val="none" w:sz="0" w:space="0" w:color="auto"/>
      </w:divBdr>
    </w:div>
    <w:div w:id="468058169">
      <w:bodyDiv w:val="1"/>
      <w:marLeft w:val="0"/>
      <w:marRight w:val="0"/>
      <w:marTop w:val="0"/>
      <w:marBottom w:val="0"/>
      <w:divBdr>
        <w:top w:val="none" w:sz="0" w:space="0" w:color="auto"/>
        <w:left w:val="none" w:sz="0" w:space="0" w:color="auto"/>
        <w:bottom w:val="none" w:sz="0" w:space="0" w:color="auto"/>
        <w:right w:val="none" w:sz="0" w:space="0" w:color="auto"/>
      </w:divBdr>
    </w:div>
    <w:div w:id="468861461">
      <w:bodyDiv w:val="1"/>
      <w:marLeft w:val="0"/>
      <w:marRight w:val="0"/>
      <w:marTop w:val="0"/>
      <w:marBottom w:val="0"/>
      <w:divBdr>
        <w:top w:val="none" w:sz="0" w:space="0" w:color="auto"/>
        <w:left w:val="none" w:sz="0" w:space="0" w:color="auto"/>
        <w:bottom w:val="none" w:sz="0" w:space="0" w:color="auto"/>
        <w:right w:val="none" w:sz="0" w:space="0" w:color="auto"/>
      </w:divBdr>
    </w:div>
    <w:div w:id="468980507">
      <w:bodyDiv w:val="1"/>
      <w:marLeft w:val="0"/>
      <w:marRight w:val="0"/>
      <w:marTop w:val="0"/>
      <w:marBottom w:val="0"/>
      <w:divBdr>
        <w:top w:val="none" w:sz="0" w:space="0" w:color="auto"/>
        <w:left w:val="none" w:sz="0" w:space="0" w:color="auto"/>
        <w:bottom w:val="none" w:sz="0" w:space="0" w:color="auto"/>
        <w:right w:val="none" w:sz="0" w:space="0" w:color="auto"/>
      </w:divBdr>
    </w:div>
    <w:div w:id="470631046">
      <w:bodyDiv w:val="1"/>
      <w:marLeft w:val="0"/>
      <w:marRight w:val="0"/>
      <w:marTop w:val="0"/>
      <w:marBottom w:val="0"/>
      <w:divBdr>
        <w:top w:val="none" w:sz="0" w:space="0" w:color="auto"/>
        <w:left w:val="none" w:sz="0" w:space="0" w:color="auto"/>
        <w:bottom w:val="none" w:sz="0" w:space="0" w:color="auto"/>
        <w:right w:val="none" w:sz="0" w:space="0" w:color="auto"/>
      </w:divBdr>
    </w:div>
    <w:div w:id="472140623">
      <w:bodyDiv w:val="1"/>
      <w:marLeft w:val="0"/>
      <w:marRight w:val="0"/>
      <w:marTop w:val="0"/>
      <w:marBottom w:val="0"/>
      <w:divBdr>
        <w:top w:val="none" w:sz="0" w:space="0" w:color="auto"/>
        <w:left w:val="none" w:sz="0" w:space="0" w:color="auto"/>
        <w:bottom w:val="none" w:sz="0" w:space="0" w:color="auto"/>
        <w:right w:val="none" w:sz="0" w:space="0" w:color="auto"/>
      </w:divBdr>
    </w:div>
    <w:div w:id="472210658">
      <w:bodyDiv w:val="1"/>
      <w:marLeft w:val="0"/>
      <w:marRight w:val="0"/>
      <w:marTop w:val="0"/>
      <w:marBottom w:val="0"/>
      <w:divBdr>
        <w:top w:val="none" w:sz="0" w:space="0" w:color="auto"/>
        <w:left w:val="none" w:sz="0" w:space="0" w:color="auto"/>
        <w:bottom w:val="none" w:sz="0" w:space="0" w:color="auto"/>
        <w:right w:val="none" w:sz="0" w:space="0" w:color="auto"/>
      </w:divBdr>
    </w:div>
    <w:div w:id="474176111">
      <w:bodyDiv w:val="1"/>
      <w:marLeft w:val="0"/>
      <w:marRight w:val="0"/>
      <w:marTop w:val="0"/>
      <w:marBottom w:val="0"/>
      <w:divBdr>
        <w:top w:val="none" w:sz="0" w:space="0" w:color="auto"/>
        <w:left w:val="none" w:sz="0" w:space="0" w:color="auto"/>
        <w:bottom w:val="none" w:sz="0" w:space="0" w:color="auto"/>
        <w:right w:val="none" w:sz="0" w:space="0" w:color="auto"/>
      </w:divBdr>
    </w:div>
    <w:div w:id="474641005">
      <w:bodyDiv w:val="1"/>
      <w:marLeft w:val="0"/>
      <w:marRight w:val="0"/>
      <w:marTop w:val="0"/>
      <w:marBottom w:val="0"/>
      <w:divBdr>
        <w:top w:val="none" w:sz="0" w:space="0" w:color="auto"/>
        <w:left w:val="none" w:sz="0" w:space="0" w:color="auto"/>
        <w:bottom w:val="none" w:sz="0" w:space="0" w:color="auto"/>
        <w:right w:val="none" w:sz="0" w:space="0" w:color="auto"/>
      </w:divBdr>
    </w:div>
    <w:div w:id="477919733">
      <w:bodyDiv w:val="1"/>
      <w:marLeft w:val="0"/>
      <w:marRight w:val="0"/>
      <w:marTop w:val="0"/>
      <w:marBottom w:val="0"/>
      <w:divBdr>
        <w:top w:val="none" w:sz="0" w:space="0" w:color="auto"/>
        <w:left w:val="none" w:sz="0" w:space="0" w:color="auto"/>
        <w:bottom w:val="none" w:sz="0" w:space="0" w:color="auto"/>
        <w:right w:val="none" w:sz="0" w:space="0" w:color="auto"/>
      </w:divBdr>
    </w:div>
    <w:div w:id="482158253">
      <w:bodyDiv w:val="1"/>
      <w:marLeft w:val="0"/>
      <w:marRight w:val="0"/>
      <w:marTop w:val="0"/>
      <w:marBottom w:val="0"/>
      <w:divBdr>
        <w:top w:val="none" w:sz="0" w:space="0" w:color="auto"/>
        <w:left w:val="none" w:sz="0" w:space="0" w:color="auto"/>
        <w:bottom w:val="none" w:sz="0" w:space="0" w:color="auto"/>
        <w:right w:val="none" w:sz="0" w:space="0" w:color="auto"/>
      </w:divBdr>
    </w:div>
    <w:div w:id="483474665">
      <w:bodyDiv w:val="1"/>
      <w:marLeft w:val="0"/>
      <w:marRight w:val="0"/>
      <w:marTop w:val="0"/>
      <w:marBottom w:val="0"/>
      <w:divBdr>
        <w:top w:val="none" w:sz="0" w:space="0" w:color="auto"/>
        <w:left w:val="none" w:sz="0" w:space="0" w:color="auto"/>
        <w:bottom w:val="none" w:sz="0" w:space="0" w:color="auto"/>
        <w:right w:val="none" w:sz="0" w:space="0" w:color="auto"/>
      </w:divBdr>
    </w:div>
    <w:div w:id="487677356">
      <w:bodyDiv w:val="1"/>
      <w:marLeft w:val="0"/>
      <w:marRight w:val="0"/>
      <w:marTop w:val="0"/>
      <w:marBottom w:val="0"/>
      <w:divBdr>
        <w:top w:val="none" w:sz="0" w:space="0" w:color="auto"/>
        <w:left w:val="none" w:sz="0" w:space="0" w:color="auto"/>
        <w:bottom w:val="none" w:sz="0" w:space="0" w:color="auto"/>
        <w:right w:val="none" w:sz="0" w:space="0" w:color="auto"/>
      </w:divBdr>
    </w:div>
    <w:div w:id="490831823">
      <w:bodyDiv w:val="1"/>
      <w:marLeft w:val="0"/>
      <w:marRight w:val="0"/>
      <w:marTop w:val="0"/>
      <w:marBottom w:val="0"/>
      <w:divBdr>
        <w:top w:val="none" w:sz="0" w:space="0" w:color="auto"/>
        <w:left w:val="none" w:sz="0" w:space="0" w:color="auto"/>
        <w:bottom w:val="none" w:sz="0" w:space="0" w:color="auto"/>
        <w:right w:val="none" w:sz="0" w:space="0" w:color="auto"/>
      </w:divBdr>
    </w:div>
    <w:div w:id="491605934">
      <w:bodyDiv w:val="1"/>
      <w:marLeft w:val="0"/>
      <w:marRight w:val="0"/>
      <w:marTop w:val="0"/>
      <w:marBottom w:val="0"/>
      <w:divBdr>
        <w:top w:val="none" w:sz="0" w:space="0" w:color="auto"/>
        <w:left w:val="none" w:sz="0" w:space="0" w:color="auto"/>
        <w:bottom w:val="none" w:sz="0" w:space="0" w:color="auto"/>
        <w:right w:val="none" w:sz="0" w:space="0" w:color="auto"/>
      </w:divBdr>
    </w:div>
    <w:div w:id="500125923">
      <w:bodyDiv w:val="1"/>
      <w:marLeft w:val="0"/>
      <w:marRight w:val="0"/>
      <w:marTop w:val="0"/>
      <w:marBottom w:val="0"/>
      <w:divBdr>
        <w:top w:val="none" w:sz="0" w:space="0" w:color="auto"/>
        <w:left w:val="none" w:sz="0" w:space="0" w:color="auto"/>
        <w:bottom w:val="none" w:sz="0" w:space="0" w:color="auto"/>
        <w:right w:val="none" w:sz="0" w:space="0" w:color="auto"/>
      </w:divBdr>
    </w:div>
    <w:div w:id="505705266">
      <w:bodyDiv w:val="1"/>
      <w:marLeft w:val="0"/>
      <w:marRight w:val="0"/>
      <w:marTop w:val="0"/>
      <w:marBottom w:val="0"/>
      <w:divBdr>
        <w:top w:val="none" w:sz="0" w:space="0" w:color="auto"/>
        <w:left w:val="none" w:sz="0" w:space="0" w:color="auto"/>
        <w:bottom w:val="none" w:sz="0" w:space="0" w:color="auto"/>
        <w:right w:val="none" w:sz="0" w:space="0" w:color="auto"/>
      </w:divBdr>
    </w:div>
    <w:div w:id="507642962">
      <w:bodyDiv w:val="1"/>
      <w:marLeft w:val="0"/>
      <w:marRight w:val="0"/>
      <w:marTop w:val="0"/>
      <w:marBottom w:val="0"/>
      <w:divBdr>
        <w:top w:val="none" w:sz="0" w:space="0" w:color="auto"/>
        <w:left w:val="none" w:sz="0" w:space="0" w:color="auto"/>
        <w:bottom w:val="none" w:sz="0" w:space="0" w:color="auto"/>
        <w:right w:val="none" w:sz="0" w:space="0" w:color="auto"/>
      </w:divBdr>
    </w:div>
    <w:div w:id="510068767">
      <w:bodyDiv w:val="1"/>
      <w:marLeft w:val="0"/>
      <w:marRight w:val="0"/>
      <w:marTop w:val="0"/>
      <w:marBottom w:val="0"/>
      <w:divBdr>
        <w:top w:val="none" w:sz="0" w:space="0" w:color="auto"/>
        <w:left w:val="none" w:sz="0" w:space="0" w:color="auto"/>
        <w:bottom w:val="none" w:sz="0" w:space="0" w:color="auto"/>
        <w:right w:val="none" w:sz="0" w:space="0" w:color="auto"/>
      </w:divBdr>
    </w:div>
    <w:div w:id="517357516">
      <w:bodyDiv w:val="1"/>
      <w:marLeft w:val="0"/>
      <w:marRight w:val="0"/>
      <w:marTop w:val="0"/>
      <w:marBottom w:val="0"/>
      <w:divBdr>
        <w:top w:val="none" w:sz="0" w:space="0" w:color="auto"/>
        <w:left w:val="none" w:sz="0" w:space="0" w:color="auto"/>
        <w:bottom w:val="none" w:sz="0" w:space="0" w:color="auto"/>
        <w:right w:val="none" w:sz="0" w:space="0" w:color="auto"/>
      </w:divBdr>
    </w:div>
    <w:div w:id="517474019">
      <w:bodyDiv w:val="1"/>
      <w:marLeft w:val="0"/>
      <w:marRight w:val="0"/>
      <w:marTop w:val="0"/>
      <w:marBottom w:val="0"/>
      <w:divBdr>
        <w:top w:val="none" w:sz="0" w:space="0" w:color="auto"/>
        <w:left w:val="none" w:sz="0" w:space="0" w:color="auto"/>
        <w:bottom w:val="none" w:sz="0" w:space="0" w:color="auto"/>
        <w:right w:val="none" w:sz="0" w:space="0" w:color="auto"/>
      </w:divBdr>
    </w:div>
    <w:div w:id="519322020">
      <w:bodyDiv w:val="1"/>
      <w:marLeft w:val="0"/>
      <w:marRight w:val="0"/>
      <w:marTop w:val="0"/>
      <w:marBottom w:val="0"/>
      <w:divBdr>
        <w:top w:val="none" w:sz="0" w:space="0" w:color="auto"/>
        <w:left w:val="none" w:sz="0" w:space="0" w:color="auto"/>
        <w:bottom w:val="none" w:sz="0" w:space="0" w:color="auto"/>
        <w:right w:val="none" w:sz="0" w:space="0" w:color="auto"/>
      </w:divBdr>
    </w:div>
    <w:div w:id="530072089">
      <w:bodyDiv w:val="1"/>
      <w:marLeft w:val="0"/>
      <w:marRight w:val="0"/>
      <w:marTop w:val="0"/>
      <w:marBottom w:val="0"/>
      <w:divBdr>
        <w:top w:val="none" w:sz="0" w:space="0" w:color="auto"/>
        <w:left w:val="none" w:sz="0" w:space="0" w:color="auto"/>
        <w:bottom w:val="none" w:sz="0" w:space="0" w:color="auto"/>
        <w:right w:val="none" w:sz="0" w:space="0" w:color="auto"/>
      </w:divBdr>
    </w:div>
    <w:div w:id="531305972">
      <w:bodyDiv w:val="1"/>
      <w:marLeft w:val="0"/>
      <w:marRight w:val="0"/>
      <w:marTop w:val="0"/>
      <w:marBottom w:val="0"/>
      <w:divBdr>
        <w:top w:val="none" w:sz="0" w:space="0" w:color="auto"/>
        <w:left w:val="none" w:sz="0" w:space="0" w:color="auto"/>
        <w:bottom w:val="none" w:sz="0" w:space="0" w:color="auto"/>
        <w:right w:val="none" w:sz="0" w:space="0" w:color="auto"/>
      </w:divBdr>
    </w:div>
    <w:div w:id="531311658">
      <w:bodyDiv w:val="1"/>
      <w:marLeft w:val="0"/>
      <w:marRight w:val="0"/>
      <w:marTop w:val="0"/>
      <w:marBottom w:val="0"/>
      <w:divBdr>
        <w:top w:val="none" w:sz="0" w:space="0" w:color="auto"/>
        <w:left w:val="none" w:sz="0" w:space="0" w:color="auto"/>
        <w:bottom w:val="none" w:sz="0" w:space="0" w:color="auto"/>
        <w:right w:val="none" w:sz="0" w:space="0" w:color="auto"/>
      </w:divBdr>
    </w:div>
    <w:div w:id="533033937">
      <w:bodyDiv w:val="1"/>
      <w:marLeft w:val="0"/>
      <w:marRight w:val="0"/>
      <w:marTop w:val="0"/>
      <w:marBottom w:val="0"/>
      <w:divBdr>
        <w:top w:val="none" w:sz="0" w:space="0" w:color="auto"/>
        <w:left w:val="none" w:sz="0" w:space="0" w:color="auto"/>
        <w:bottom w:val="none" w:sz="0" w:space="0" w:color="auto"/>
        <w:right w:val="none" w:sz="0" w:space="0" w:color="auto"/>
      </w:divBdr>
    </w:div>
    <w:div w:id="537475513">
      <w:bodyDiv w:val="1"/>
      <w:marLeft w:val="0"/>
      <w:marRight w:val="0"/>
      <w:marTop w:val="0"/>
      <w:marBottom w:val="0"/>
      <w:divBdr>
        <w:top w:val="none" w:sz="0" w:space="0" w:color="auto"/>
        <w:left w:val="none" w:sz="0" w:space="0" w:color="auto"/>
        <w:bottom w:val="none" w:sz="0" w:space="0" w:color="auto"/>
        <w:right w:val="none" w:sz="0" w:space="0" w:color="auto"/>
      </w:divBdr>
    </w:div>
    <w:div w:id="539979479">
      <w:bodyDiv w:val="1"/>
      <w:marLeft w:val="0"/>
      <w:marRight w:val="0"/>
      <w:marTop w:val="0"/>
      <w:marBottom w:val="0"/>
      <w:divBdr>
        <w:top w:val="none" w:sz="0" w:space="0" w:color="auto"/>
        <w:left w:val="none" w:sz="0" w:space="0" w:color="auto"/>
        <w:bottom w:val="none" w:sz="0" w:space="0" w:color="auto"/>
        <w:right w:val="none" w:sz="0" w:space="0" w:color="auto"/>
      </w:divBdr>
    </w:div>
    <w:div w:id="543374372">
      <w:bodyDiv w:val="1"/>
      <w:marLeft w:val="0"/>
      <w:marRight w:val="0"/>
      <w:marTop w:val="0"/>
      <w:marBottom w:val="0"/>
      <w:divBdr>
        <w:top w:val="none" w:sz="0" w:space="0" w:color="auto"/>
        <w:left w:val="none" w:sz="0" w:space="0" w:color="auto"/>
        <w:bottom w:val="none" w:sz="0" w:space="0" w:color="auto"/>
        <w:right w:val="none" w:sz="0" w:space="0" w:color="auto"/>
      </w:divBdr>
    </w:div>
    <w:div w:id="547104812">
      <w:bodyDiv w:val="1"/>
      <w:marLeft w:val="0"/>
      <w:marRight w:val="0"/>
      <w:marTop w:val="0"/>
      <w:marBottom w:val="0"/>
      <w:divBdr>
        <w:top w:val="none" w:sz="0" w:space="0" w:color="auto"/>
        <w:left w:val="none" w:sz="0" w:space="0" w:color="auto"/>
        <w:bottom w:val="none" w:sz="0" w:space="0" w:color="auto"/>
        <w:right w:val="none" w:sz="0" w:space="0" w:color="auto"/>
      </w:divBdr>
    </w:div>
    <w:div w:id="547767742">
      <w:bodyDiv w:val="1"/>
      <w:marLeft w:val="0"/>
      <w:marRight w:val="0"/>
      <w:marTop w:val="0"/>
      <w:marBottom w:val="0"/>
      <w:divBdr>
        <w:top w:val="none" w:sz="0" w:space="0" w:color="auto"/>
        <w:left w:val="none" w:sz="0" w:space="0" w:color="auto"/>
        <w:bottom w:val="none" w:sz="0" w:space="0" w:color="auto"/>
        <w:right w:val="none" w:sz="0" w:space="0" w:color="auto"/>
      </w:divBdr>
    </w:div>
    <w:div w:id="554705935">
      <w:bodyDiv w:val="1"/>
      <w:marLeft w:val="0"/>
      <w:marRight w:val="0"/>
      <w:marTop w:val="0"/>
      <w:marBottom w:val="0"/>
      <w:divBdr>
        <w:top w:val="none" w:sz="0" w:space="0" w:color="auto"/>
        <w:left w:val="none" w:sz="0" w:space="0" w:color="auto"/>
        <w:bottom w:val="none" w:sz="0" w:space="0" w:color="auto"/>
        <w:right w:val="none" w:sz="0" w:space="0" w:color="auto"/>
      </w:divBdr>
    </w:div>
    <w:div w:id="554970709">
      <w:bodyDiv w:val="1"/>
      <w:marLeft w:val="0"/>
      <w:marRight w:val="0"/>
      <w:marTop w:val="0"/>
      <w:marBottom w:val="0"/>
      <w:divBdr>
        <w:top w:val="none" w:sz="0" w:space="0" w:color="auto"/>
        <w:left w:val="none" w:sz="0" w:space="0" w:color="auto"/>
        <w:bottom w:val="none" w:sz="0" w:space="0" w:color="auto"/>
        <w:right w:val="none" w:sz="0" w:space="0" w:color="auto"/>
      </w:divBdr>
    </w:div>
    <w:div w:id="556815806">
      <w:bodyDiv w:val="1"/>
      <w:marLeft w:val="0"/>
      <w:marRight w:val="0"/>
      <w:marTop w:val="0"/>
      <w:marBottom w:val="0"/>
      <w:divBdr>
        <w:top w:val="none" w:sz="0" w:space="0" w:color="auto"/>
        <w:left w:val="none" w:sz="0" w:space="0" w:color="auto"/>
        <w:bottom w:val="none" w:sz="0" w:space="0" w:color="auto"/>
        <w:right w:val="none" w:sz="0" w:space="0" w:color="auto"/>
      </w:divBdr>
    </w:div>
    <w:div w:id="557597211">
      <w:bodyDiv w:val="1"/>
      <w:marLeft w:val="0"/>
      <w:marRight w:val="0"/>
      <w:marTop w:val="0"/>
      <w:marBottom w:val="0"/>
      <w:divBdr>
        <w:top w:val="none" w:sz="0" w:space="0" w:color="auto"/>
        <w:left w:val="none" w:sz="0" w:space="0" w:color="auto"/>
        <w:bottom w:val="none" w:sz="0" w:space="0" w:color="auto"/>
        <w:right w:val="none" w:sz="0" w:space="0" w:color="auto"/>
      </w:divBdr>
    </w:div>
    <w:div w:id="559484517">
      <w:bodyDiv w:val="1"/>
      <w:marLeft w:val="0"/>
      <w:marRight w:val="0"/>
      <w:marTop w:val="0"/>
      <w:marBottom w:val="0"/>
      <w:divBdr>
        <w:top w:val="none" w:sz="0" w:space="0" w:color="auto"/>
        <w:left w:val="none" w:sz="0" w:space="0" w:color="auto"/>
        <w:bottom w:val="none" w:sz="0" w:space="0" w:color="auto"/>
        <w:right w:val="none" w:sz="0" w:space="0" w:color="auto"/>
      </w:divBdr>
    </w:div>
    <w:div w:id="559905810">
      <w:bodyDiv w:val="1"/>
      <w:marLeft w:val="0"/>
      <w:marRight w:val="0"/>
      <w:marTop w:val="0"/>
      <w:marBottom w:val="0"/>
      <w:divBdr>
        <w:top w:val="none" w:sz="0" w:space="0" w:color="auto"/>
        <w:left w:val="none" w:sz="0" w:space="0" w:color="auto"/>
        <w:bottom w:val="none" w:sz="0" w:space="0" w:color="auto"/>
        <w:right w:val="none" w:sz="0" w:space="0" w:color="auto"/>
      </w:divBdr>
    </w:div>
    <w:div w:id="560797385">
      <w:bodyDiv w:val="1"/>
      <w:marLeft w:val="0"/>
      <w:marRight w:val="0"/>
      <w:marTop w:val="0"/>
      <w:marBottom w:val="0"/>
      <w:divBdr>
        <w:top w:val="none" w:sz="0" w:space="0" w:color="auto"/>
        <w:left w:val="none" w:sz="0" w:space="0" w:color="auto"/>
        <w:bottom w:val="none" w:sz="0" w:space="0" w:color="auto"/>
        <w:right w:val="none" w:sz="0" w:space="0" w:color="auto"/>
      </w:divBdr>
    </w:div>
    <w:div w:id="561451304">
      <w:bodyDiv w:val="1"/>
      <w:marLeft w:val="0"/>
      <w:marRight w:val="0"/>
      <w:marTop w:val="0"/>
      <w:marBottom w:val="0"/>
      <w:divBdr>
        <w:top w:val="none" w:sz="0" w:space="0" w:color="auto"/>
        <w:left w:val="none" w:sz="0" w:space="0" w:color="auto"/>
        <w:bottom w:val="none" w:sz="0" w:space="0" w:color="auto"/>
        <w:right w:val="none" w:sz="0" w:space="0" w:color="auto"/>
      </w:divBdr>
    </w:div>
    <w:div w:id="572738584">
      <w:bodyDiv w:val="1"/>
      <w:marLeft w:val="0"/>
      <w:marRight w:val="0"/>
      <w:marTop w:val="0"/>
      <w:marBottom w:val="0"/>
      <w:divBdr>
        <w:top w:val="none" w:sz="0" w:space="0" w:color="auto"/>
        <w:left w:val="none" w:sz="0" w:space="0" w:color="auto"/>
        <w:bottom w:val="none" w:sz="0" w:space="0" w:color="auto"/>
        <w:right w:val="none" w:sz="0" w:space="0" w:color="auto"/>
      </w:divBdr>
    </w:div>
    <w:div w:id="576551531">
      <w:bodyDiv w:val="1"/>
      <w:marLeft w:val="0"/>
      <w:marRight w:val="0"/>
      <w:marTop w:val="0"/>
      <w:marBottom w:val="0"/>
      <w:divBdr>
        <w:top w:val="none" w:sz="0" w:space="0" w:color="auto"/>
        <w:left w:val="none" w:sz="0" w:space="0" w:color="auto"/>
        <w:bottom w:val="none" w:sz="0" w:space="0" w:color="auto"/>
        <w:right w:val="none" w:sz="0" w:space="0" w:color="auto"/>
      </w:divBdr>
    </w:div>
    <w:div w:id="576744392">
      <w:bodyDiv w:val="1"/>
      <w:marLeft w:val="0"/>
      <w:marRight w:val="0"/>
      <w:marTop w:val="0"/>
      <w:marBottom w:val="0"/>
      <w:divBdr>
        <w:top w:val="none" w:sz="0" w:space="0" w:color="auto"/>
        <w:left w:val="none" w:sz="0" w:space="0" w:color="auto"/>
        <w:bottom w:val="none" w:sz="0" w:space="0" w:color="auto"/>
        <w:right w:val="none" w:sz="0" w:space="0" w:color="auto"/>
      </w:divBdr>
    </w:div>
    <w:div w:id="578828137">
      <w:bodyDiv w:val="1"/>
      <w:marLeft w:val="0"/>
      <w:marRight w:val="0"/>
      <w:marTop w:val="0"/>
      <w:marBottom w:val="0"/>
      <w:divBdr>
        <w:top w:val="none" w:sz="0" w:space="0" w:color="auto"/>
        <w:left w:val="none" w:sz="0" w:space="0" w:color="auto"/>
        <w:bottom w:val="none" w:sz="0" w:space="0" w:color="auto"/>
        <w:right w:val="none" w:sz="0" w:space="0" w:color="auto"/>
      </w:divBdr>
    </w:div>
    <w:div w:id="580212376">
      <w:bodyDiv w:val="1"/>
      <w:marLeft w:val="0"/>
      <w:marRight w:val="0"/>
      <w:marTop w:val="0"/>
      <w:marBottom w:val="0"/>
      <w:divBdr>
        <w:top w:val="none" w:sz="0" w:space="0" w:color="auto"/>
        <w:left w:val="none" w:sz="0" w:space="0" w:color="auto"/>
        <w:bottom w:val="none" w:sz="0" w:space="0" w:color="auto"/>
        <w:right w:val="none" w:sz="0" w:space="0" w:color="auto"/>
      </w:divBdr>
    </w:div>
    <w:div w:id="580261851">
      <w:bodyDiv w:val="1"/>
      <w:marLeft w:val="0"/>
      <w:marRight w:val="0"/>
      <w:marTop w:val="0"/>
      <w:marBottom w:val="0"/>
      <w:divBdr>
        <w:top w:val="none" w:sz="0" w:space="0" w:color="auto"/>
        <w:left w:val="none" w:sz="0" w:space="0" w:color="auto"/>
        <w:bottom w:val="none" w:sz="0" w:space="0" w:color="auto"/>
        <w:right w:val="none" w:sz="0" w:space="0" w:color="auto"/>
      </w:divBdr>
    </w:div>
    <w:div w:id="582226450">
      <w:bodyDiv w:val="1"/>
      <w:marLeft w:val="0"/>
      <w:marRight w:val="0"/>
      <w:marTop w:val="0"/>
      <w:marBottom w:val="0"/>
      <w:divBdr>
        <w:top w:val="none" w:sz="0" w:space="0" w:color="auto"/>
        <w:left w:val="none" w:sz="0" w:space="0" w:color="auto"/>
        <w:bottom w:val="none" w:sz="0" w:space="0" w:color="auto"/>
        <w:right w:val="none" w:sz="0" w:space="0" w:color="auto"/>
      </w:divBdr>
    </w:div>
    <w:div w:id="588540878">
      <w:bodyDiv w:val="1"/>
      <w:marLeft w:val="0"/>
      <w:marRight w:val="0"/>
      <w:marTop w:val="0"/>
      <w:marBottom w:val="0"/>
      <w:divBdr>
        <w:top w:val="none" w:sz="0" w:space="0" w:color="auto"/>
        <w:left w:val="none" w:sz="0" w:space="0" w:color="auto"/>
        <w:bottom w:val="none" w:sz="0" w:space="0" w:color="auto"/>
        <w:right w:val="none" w:sz="0" w:space="0" w:color="auto"/>
      </w:divBdr>
    </w:div>
    <w:div w:id="589628186">
      <w:bodyDiv w:val="1"/>
      <w:marLeft w:val="0"/>
      <w:marRight w:val="0"/>
      <w:marTop w:val="0"/>
      <w:marBottom w:val="0"/>
      <w:divBdr>
        <w:top w:val="none" w:sz="0" w:space="0" w:color="auto"/>
        <w:left w:val="none" w:sz="0" w:space="0" w:color="auto"/>
        <w:bottom w:val="none" w:sz="0" w:space="0" w:color="auto"/>
        <w:right w:val="none" w:sz="0" w:space="0" w:color="auto"/>
      </w:divBdr>
    </w:div>
    <w:div w:id="589773747">
      <w:bodyDiv w:val="1"/>
      <w:marLeft w:val="0"/>
      <w:marRight w:val="0"/>
      <w:marTop w:val="0"/>
      <w:marBottom w:val="0"/>
      <w:divBdr>
        <w:top w:val="none" w:sz="0" w:space="0" w:color="auto"/>
        <w:left w:val="none" w:sz="0" w:space="0" w:color="auto"/>
        <w:bottom w:val="none" w:sz="0" w:space="0" w:color="auto"/>
        <w:right w:val="none" w:sz="0" w:space="0" w:color="auto"/>
      </w:divBdr>
    </w:div>
    <w:div w:id="591010171">
      <w:bodyDiv w:val="1"/>
      <w:marLeft w:val="0"/>
      <w:marRight w:val="0"/>
      <w:marTop w:val="0"/>
      <w:marBottom w:val="0"/>
      <w:divBdr>
        <w:top w:val="none" w:sz="0" w:space="0" w:color="auto"/>
        <w:left w:val="none" w:sz="0" w:space="0" w:color="auto"/>
        <w:bottom w:val="none" w:sz="0" w:space="0" w:color="auto"/>
        <w:right w:val="none" w:sz="0" w:space="0" w:color="auto"/>
      </w:divBdr>
    </w:div>
    <w:div w:id="593244362">
      <w:bodyDiv w:val="1"/>
      <w:marLeft w:val="0"/>
      <w:marRight w:val="0"/>
      <w:marTop w:val="0"/>
      <w:marBottom w:val="0"/>
      <w:divBdr>
        <w:top w:val="none" w:sz="0" w:space="0" w:color="auto"/>
        <w:left w:val="none" w:sz="0" w:space="0" w:color="auto"/>
        <w:bottom w:val="none" w:sz="0" w:space="0" w:color="auto"/>
        <w:right w:val="none" w:sz="0" w:space="0" w:color="auto"/>
      </w:divBdr>
    </w:div>
    <w:div w:id="594289744">
      <w:bodyDiv w:val="1"/>
      <w:marLeft w:val="0"/>
      <w:marRight w:val="0"/>
      <w:marTop w:val="0"/>
      <w:marBottom w:val="0"/>
      <w:divBdr>
        <w:top w:val="none" w:sz="0" w:space="0" w:color="auto"/>
        <w:left w:val="none" w:sz="0" w:space="0" w:color="auto"/>
        <w:bottom w:val="none" w:sz="0" w:space="0" w:color="auto"/>
        <w:right w:val="none" w:sz="0" w:space="0" w:color="auto"/>
      </w:divBdr>
    </w:div>
    <w:div w:id="595330128">
      <w:bodyDiv w:val="1"/>
      <w:marLeft w:val="0"/>
      <w:marRight w:val="0"/>
      <w:marTop w:val="0"/>
      <w:marBottom w:val="0"/>
      <w:divBdr>
        <w:top w:val="none" w:sz="0" w:space="0" w:color="auto"/>
        <w:left w:val="none" w:sz="0" w:space="0" w:color="auto"/>
        <w:bottom w:val="none" w:sz="0" w:space="0" w:color="auto"/>
        <w:right w:val="none" w:sz="0" w:space="0" w:color="auto"/>
      </w:divBdr>
    </w:div>
    <w:div w:id="596250257">
      <w:bodyDiv w:val="1"/>
      <w:marLeft w:val="0"/>
      <w:marRight w:val="0"/>
      <w:marTop w:val="0"/>
      <w:marBottom w:val="0"/>
      <w:divBdr>
        <w:top w:val="none" w:sz="0" w:space="0" w:color="auto"/>
        <w:left w:val="none" w:sz="0" w:space="0" w:color="auto"/>
        <w:bottom w:val="none" w:sz="0" w:space="0" w:color="auto"/>
        <w:right w:val="none" w:sz="0" w:space="0" w:color="auto"/>
      </w:divBdr>
    </w:div>
    <w:div w:id="596790481">
      <w:bodyDiv w:val="1"/>
      <w:marLeft w:val="0"/>
      <w:marRight w:val="0"/>
      <w:marTop w:val="0"/>
      <w:marBottom w:val="0"/>
      <w:divBdr>
        <w:top w:val="none" w:sz="0" w:space="0" w:color="auto"/>
        <w:left w:val="none" w:sz="0" w:space="0" w:color="auto"/>
        <w:bottom w:val="none" w:sz="0" w:space="0" w:color="auto"/>
        <w:right w:val="none" w:sz="0" w:space="0" w:color="auto"/>
      </w:divBdr>
    </w:div>
    <w:div w:id="601305542">
      <w:bodyDiv w:val="1"/>
      <w:marLeft w:val="0"/>
      <w:marRight w:val="0"/>
      <w:marTop w:val="0"/>
      <w:marBottom w:val="0"/>
      <w:divBdr>
        <w:top w:val="none" w:sz="0" w:space="0" w:color="auto"/>
        <w:left w:val="none" w:sz="0" w:space="0" w:color="auto"/>
        <w:bottom w:val="none" w:sz="0" w:space="0" w:color="auto"/>
        <w:right w:val="none" w:sz="0" w:space="0" w:color="auto"/>
      </w:divBdr>
    </w:div>
    <w:div w:id="602495463">
      <w:bodyDiv w:val="1"/>
      <w:marLeft w:val="0"/>
      <w:marRight w:val="0"/>
      <w:marTop w:val="0"/>
      <w:marBottom w:val="0"/>
      <w:divBdr>
        <w:top w:val="none" w:sz="0" w:space="0" w:color="auto"/>
        <w:left w:val="none" w:sz="0" w:space="0" w:color="auto"/>
        <w:bottom w:val="none" w:sz="0" w:space="0" w:color="auto"/>
        <w:right w:val="none" w:sz="0" w:space="0" w:color="auto"/>
      </w:divBdr>
    </w:div>
    <w:div w:id="602689038">
      <w:bodyDiv w:val="1"/>
      <w:marLeft w:val="0"/>
      <w:marRight w:val="0"/>
      <w:marTop w:val="0"/>
      <w:marBottom w:val="0"/>
      <w:divBdr>
        <w:top w:val="none" w:sz="0" w:space="0" w:color="auto"/>
        <w:left w:val="none" w:sz="0" w:space="0" w:color="auto"/>
        <w:bottom w:val="none" w:sz="0" w:space="0" w:color="auto"/>
        <w:right w:val="none" w:sz="0" w:space="0" w:color="auto"/>
      </w:divBdr>
    </w:div>
    <w:div w:id="604652043">
      <w:bodyDiv w:val="1"/>
      <w:marLeft w:val="0"/>
      <w:marRight w:val="0"/>
      <w:marTop w:val="0"/>
      <w:marBottom w:val="0"/>
      <w:divBdr>
        <w:top w:val="none" w:sz="0" w:space="0" w:color="auto"/>
        <w:left w:val="none" w:sz="0" w:space="0" w:color="auto"/>
        <w:bottom w:val="none" w:sz="0" w:space="0" w:color="auto"/>
        <w:right w:val="none" w:sz="0" w:space="0" w:color="auto"/>
      </w:divBdr>
    </w:div>
    <w:div w:id="604969650">
      <w:bodyDiv w:val="1"/>
      <w:marLeft w:val="0"/>
      <w:marRight w:val="0"/>
      <w:marTop w:val="0"/>
      <w:marBottom w:val="0"/>
      <w:divBdr>
        <w:top w:val="none" w:sz="0" w:space="0" w:color="auto"/>
        <w:left w:val="none" w:sz="0" w:space="0" w:color="auto"/>
        <w:bottom w:val="none" w:sz="0" w:space="0" w:color="auto"/>
        <w:right w:val="none" w:sz="0" w:space="0" w:color="auto"/>
      </w:divBdr>
    </w:div>
    <w:div w:id="607010007">
      <w:bodyDiv w:val="1"/>
      <w:marLeft w:val="0"/>
      <w:marRight w:val="0"/>
      <w:marTop w:val="0"/>
      <w:marBottom w:val="0"/>
      <w:divBdr>
        <w:top w:val="none" w:sz="0" w:space="0" w:color="auto"/>
        <w:left w:val="none" w:sz="0" w:space="0" w:color="auto"/>
        <w:bottom w:val="none" w:sz="0" w:space="0" w:color="auto"/>
        <w:right w:val="none" w:sz="0" w:space="0" w:color="auto"/>
      </w:divBdr>
    </w:div>
    <w:div w:id="609550989">
      <w:bodyDiv w:val="1"/>
      <w:marLeft w:val="0"/>
      <w:marRight w:val="0"/>
      <w:marTop w:val="0"/>
      <w:marBottom w:val="0"/>
      <w:divBdr>
        <w:top w:val="none" w:sz="0" w:space="0" w:color="auto"/>
        <w:left w:val="none" w:sz="0" w:space="0" w:color="auto"/>
        <w:bottom w:val="none" w:sz="0" w:space="0" w:color="auto"/>
        <w:right w:val="none" w:sz="0" w:space="0" w:color="auto"/>
      </w:divBdr>
    </w:div>
    <w:div w:id="614405372">
      <w:bodyDiv w:val="1"/>
      <w:marLeft w:val="0"/>
      <w:marRight w:val="0"/>
      <w:marTop w:val="0"/>
      <w:marBottom w:val="0"/>
      <w:divBdr>
        <w:top w:val="none" w:sz="0" w:space="0" w:color="auto"/>
        <w:left w:val="none" w:sz="0" w:space="0" w:color="auto"/>
        <w:bottom w:val="none" w:sz="0" w:space="0" w:color="auto"/>
        <w:right w:val="none" w:sz="0" w:space="0" w:color="auto"/>
      </w:divBdr>
    </w:div>
    <w:div w:id="623542231">
      <w:bodyDiv w:val="1"/>
      <w:marLeft w:val="0"/>
      <w:marRight w:val="0"/>
      <w:marTop w:val="0"/>
      <w:marBottom w:val="0"/>
      <w:divBdr>
        <w:top w:val="none" w:sz="0" w:space="0" w:color="auto"/>
        <w:left w:val="none" w:sz="0" w:space="0" w:color="auto"/>
        <w:bottom w:val="none" w:sz="0" w:space="0" w:color="auto"/>
        <w:right w:val="none" w:sz="0" w:space="0" w:color="auto"/>
      </w:divBdr>
    </w:div>
    <w:div w:id="625431528">
      <w:bodyDiv w:val="1"/>
      <w:marLeft w:val="0"/>
      <w:marRight w:val="0"/>
      <w:marTop w:val="0"/>
      <w:marBottom w:val="0"/>
      <w:divBdr>
        <w:top w:val="none" w:sz="0" w:space="0" w:color="auto"/>
        <w:left w:val="none" w:sz="0" w:space="0" w:color="auto"/>
        <w:bottom w:val="none" w:sz="0" w:space="0" w:color="auto"/>
        <w:right w:val="none" w:sz="0" w:space="0" w:color="auto"/>
      </w:divBdr>
    </w:div>
    <w:div w:id="634070575">
      <w:bodyDiv w:val="1"/>
      <w:marLeft w:val="0"/>
      <w:marRight w:val="0"/>
      <w:marTop w:val="0"/>
      <w:marBottom w:val="0"/>
      <w:divBdr>
        <w:top w:val="none" w:sz="0" w:space="0" w:color="auto"/>
        <w:left w:val="none" w:sz="0" w:space="0" w:color="auto"/>
        <w:bottom w:val="none" w:sz="0" w:space="0" w:color="auto"/>
        <w:right w:val="none" w:sz="0" w:space="0" w:color="auto"/>
      </w:divBdr>
    </w:div>
    <w:div w:id="635306538">
      <w:bodyDiv w:val="1"/>
      <w:marLeft w:val="0"/>
      <w:marRight w:val="0"/>
      <w:marTop w:val="0"/>
      <w:marBottom w:val="0"/>
      <w:divBdr>
        <w:top w:val="none" w:sz="0" w:space="0" w:color="auto"/>
        <w:left w:val="none" w:sz="0" w:space="0" w:color="auto"/>
        <w:bottom w:val="none" w:sz="0" w:space="0" w:color="auto"/>
        <w:right w:val="none" w:sz="0" w:space="0" w:color="auto"/>
      </w:divBdr>
    </w:div>
    <w:div w:id="640621022">
      <w:bodyDiv w:val="1"/>
      <w:marLeft w:val="0"/>
      <w:marRight w:val="0"/>
      <w:marTop w:val="0"/>
      <w:marBottom w:val="0"/>
      <w:divBdr>
        <w:top w:val="none" w:sz="0" w:space="0" w:color="auto"/>
        <w:left w:val="none" w:sz="0" w:space="0" w:color="auto"/>
        <w:bottom w:val="none" w:sz="0" w:space="0" w:color="auto"/>
        <w:right w:val="none" w:sz="0" w:space="0" w:color="auto"/>
      </w:divBdr>
    </w:div>
    <w:div w:id="647515772">
      <w:bodyDiv w:val="1"/>
      <w:marLeft w:val="0"/>
      <w:marRight w:val="0"/>
      <w:marTop w:val="0"/>
      <w:marBottom w:val="0"/>
      <w:divBdr>
        <w:top w:val="none" w:sz="0" w:space="0" w:color="auto"/>
        <w:left w:val="none" w:sz="0" w:space="0" w:color="auto"/>
        <w:bottom w:val="none" w:sz="0" w:space="0" w:color="auto"/>
        <w:right w:val="none" w:sz="0" w:space="0" w:color="auto"/>
      </w:divBdr>
    </w:div>
    <w:div w:id="673849388">
      <w:bodyDiv w:val="1"/>
      <w:marLeft w:val="0"/>
      <w:marRight w:val="0"/>
      <w:marTop w:val="0"/>
      <w:marBottom w:val="0"/>
      <w:divBdr>
        <w:top w:val="none" w:sz="0" w:space="0" w:color="auto"/>
        <w:left w:val="none" w:sz="0" w:space="0" w:color="auto"/>
        <w:bottom w:val="none" w:sz="0" w:space="0" w:color="auto"/>
        <w:right w:val="none" w:sz="0" w:space="0" w:color="auto"/>
      </w:divBdr>
    </w:div>
    <w:div w:id="675112241">
      <w:bodyDiv w:val="1"/>
      <w:marLeft w:val="0"/>
      <w:marRight w:val="0"/>
      <w:marTop w:val="0"/>
      <w:marBottom w:val="0"/>
      <w:divBdr>
        <w:top w:val="none" w:sz="0" w:space="0" w:color="auto"/>
        <w:left w:val="none" w:sz="0" w:space="0" w:color="auto"/>
        <w:bottom w:val="none" w:sz="0" w:space="0" w:color="auto"/>
        <w:right w:val="none" w:sz="0" w:space="0" w:color="auto"/>
      </w:divBdr>
    </w:div>
    <w:div w:id="677080971">
      <w:bodyDiv w:val="1"/>
      <w:marLeft w:val="0"/>
      <w:marRight w:val="0"/>
      <w:marTop w:val="0"/>
      <w:marBottom w:val="0"/>
      <w:divBdr>
        <w:top w:val="none" w:sz="0" w:space="0" w:color="auto"/>
        <w:left w:val="none" w:sz="0" w:space="0" w:color="auto"/>
        <w:bottom w:val="none" w:sz="0" w:space="0" w:color="auto"/>
        <w:right w:val="none" w:sz="0" w:space="0" w:color="auto"/>
      </w:divBdr>
    </w:div>
    <w:div w:id="677537594">
      <w:bodyDiv w:val="1"/>
      <w:marLeft w:val="0"/>
      <w:marRight w:val="0"/>
      <w:marTop w:val="0"/>
      <w:marBottom w:val="0"/>
      <w:divBdr>
        <w:top w:val="none" w:sz="0" w:space="0" w:color="auto"/>
        <w:left w:val="none" w:sz="0" w:space="0" w:color="auto"/>
        <w:bottom w:val="none" w:sz="0" w:space="0" w:color="auto"/>
        <w:right w:val="none" w:sz="0" w:space="0" w:color="auto"/>
      </w:divBdr>
    </w:div>
    <w:div w:id="681518634">
      <w:bodyDiv w:val="1"/>
      <w:marLeft w:val="0"/>
      <w:marRight w:val="0"/>
      <w:marTop w:val="0"/>
      <w:marBottom w:val="0"/>
      <w:divBdr>
        <w:top w:val="none" w:sz="0" w:space="0" w:color="auto"/>
        <w:left w:val="none" w:sz="0" w:space="0" w:color="auto"/>
        <w:bottom w:val="none" w:sz="0" w:space="0" w:color="auto"/>
        <w:right w:val="none" w:sz="0" w:space="0" w:color="auto"/>
      </w:divBdr>
    </w:div>
    <w:div w:id="686912020">
      <w:bodyDiv w:val="1"/>
      <w:marLeft w:val="0"/>
      <w:marRight w:val="0"/>
      <w:marTop w:val="0"/>
      <w:marBottom w:val="0"/>
      <w:divBdr>
        <w:top w:val="none" w:sz="0" w:space="0" w:color="auto"/>
        <w:left w:val="none" w:sz="0" w:space="0" w:color="auto"/>
        <w:bottom w:val="none" w:sz="0" w:space="0" w:color="auto"/>
        <w:right w:val="none" w:sz="0" w:space="0" w:color="auto"/>
      </w:divBdr>
    </w:div>
    <w:div w:id="690913154">
      <w:bodyDiv w:val="1"/>
      <w:marLeft w:val="0"/>
      <w:marRight w:val="0"/>
      <w:marTop w:val="0"/>
      <w:marBottom w:val="0"/>
      <w:divBdr>
        <w:top w:val="none" w:sz="0" w:space="0" w:color="auto"/>
        <w:left w:val="none" w:sz="0" w:space="0" w:color="auto"/>
        <w:bottom w:val="none" w:sz="0" w:space="0" w:color="auto"/>
        <w:right w:val="none" w:sz="0" w:space="0" w:color="auto"/>
      </w:divBdr>
    </w:div>
    <w:div w:id="696320730">
      <w:bodyDiv w:val="1"/>
      <w:marLeft w:val="0"/>
      <w:marRight w:val="0"/>
      <w:marTop w:val="0"/>
      <w:marBottom w:val="0"/>
      <w:divBdr>
        <w:top w:val="none" w:sz="0" w:space="0" w:color="auto"/>
        <w:left w:val="none" w:sz="0" w:space="0" w:color="auto"/>
        <w:bottom w:val="none" w:sz="0" w:space="0" w:color="auto"/>
        <w:right w:val="none" w:sz="0" w:space="0" w:color="auto"/>
      </w:divBdr>
    </w:div>
    <w:div w:id="697395121">
      <w:bodyDiv w:val="1"/>
      <w:marLeft w:val="0"/>
      <w:marRight w:val="0"/>
      <w:marTop w:val="0"/>
      <w:marBottom w:val="0"/>
      <w:divBdr>
        <w:top w:val="none" w:sz="0" w:space="0" w:color="auto"/>
        <w:left w:val="none" w:sz="0" w:space="0" w:color="auto"/>
        <w:bottom w:val="none" w:sz="0" w:space="0" w:color="auto"/>
        <w:right w:val="none" w:sz="0" w:space="0" w:color="auto"/>
      </w:divBdr>
    </w:div>
    <w:div w:id="700208832">
      <w:bodyDiv w:val="1"/>
      <w:marLeft w:val="0"/>
      <w:marRight w:val="0"/>
      <w:marTop w:val="0"/>
      <w:marBottom w:val="0"/>
      <w:divBdr>
        <w:top w:val="none" w:sz="0" w:space="0" w:color="auto"/>
        <w:left w:val="none" w:sz="0" w:space="0" w:color="auto"/>
        <w:bottom w:val="none" w:sz="0" w:space="0" w:color="auto"/>
        <w:right w:val="none" w:sz="0" w:space="0" w:color="auto"/>
      </w:divBdr>
    </w:div>
    <w:div w:id="700863319">
      <w:bodyDiv w:val="1"/>
      <w:marLeft w:val="0"/>
      <w:marRight w:val="0"/>
      <w:marTop w:val="0"/>
      <w:marBottom w:val="0"/>
      <w:divBdr>
        <w:top w:val="none" w:sz="0" w:space="0" w:color="auto"/>
        <w:left w:val="none" w:sz="0" w:space="0" w:color="auto"/>
        <w:bottom w:val="none" w:sz="0" w:space="0" w:color="auto"/>
        <w:right w:val="none" w:sz="0" w:space="0" w:color="auto"/>
      </w:divBdr>
    </w:div>
    <w:div w:id="701176386">
      <w:bodyDiv w:val="1"/>
      <w:marLeft w:val="0"/>
      <w:marRight w:val="0"/>
      <w:marTop w:val="0"/>
      <w:marBottom w:val="0"/>
      <w:divBdr>
        <w:top w:val="none" w:sz="0" w:space="0" w:color="auto"/>
        <w:left w:val="none" w:sz="0" w:space="0" w:color="auto"/>
        <w:bottom w:val="none" w:sz="0" w:space="0" w:color="auto"/>
        <w:right w:val="none" w:sz="0" w:space="0" w:color="auto"/>
      </w:divBdr>
    </w:div>
    <w:div w:id="703478598">
      <w:bodyDiv w:val="1"/>
      <w:marLeft w:val="0"/>
      <w:marRight w:val="0"/>
      <w:marTop w:val="0"/>
      <w:marBottom w:val="0"/>
      <w:divBdr>
        <w:top w:val="none" w:sz="0" w:space="0" w:color="auto"/>
        <w:left w:val="none" w:sz="0" w:space="0" w:color="auto"/>
        <w:bottom w:val="none" w:sz="0" w:space="0" w:color="auto"/>
        <w:right w:val="none" w:sz="0" w:space="0" w:color="auto"/>
      </w:divBdr>
    </w:div>
    <w:div w:id="715784296">
      <w:bodyDiv w:val="1"/>
      <w:marLeft w:val="0"/>
      <w:marRight w:val="0"/>
      <w:marTop w:val="0"/>
      <w:marBottom w:val="0"/>
      <w:divBdr>
        <w:top w:val="none" w:sz="0" w:space="0" w:color="auto"/>
        <w:left w:val="none" w:sz="0" w:space="0" w:color="auto"/>
        <w:bottom w:val="none" w:sz="0" w:space="0" w:color="auto"/>
        <w:right w:val="none" w:sz="0" w:space="0" w:color="auto"/>
      </w:divBdr>
    </w:div>
    <w:div w:id="724257209">
      <w:bodyDiv w:val="1"/>
      <w:marLeft w:val="0"/>
      <w:marRight w:val="0"/>
      <w:marTop w:val="0"/>
      <w:marBottom w:val="0"/>
      <w:divBdr>
        <w:top w:val="none" w:sz="0" w:space="0" w:color="auto"/>
        <w:left w:val="none" w:sz="0" w:space="0" w:color="auto"/>
        <w:bottom w:val="none" w:sz="0" w:space="0" w:color="auto"/>
        <w:right w:val="none" w:sz="0" w:space="0" w:color="auto"/>
      </w:divBdr>
    </w:div>
    <w:div w:id="738865564">
      <w:bodyDiv w:val="1"/>
      <w:marLeft w:val="0"/>
      <w:marRight w:val="0"/>
      <w:marTop w:val="0"/>
      <w:marBottom w:val="0"/>
      <w:divBdr>
        <w:top w:val="none" w:sz="0" w:space="0" w:color="auto"/>
        <w:left w:val="none" w:sz="0" w:space="0" w:color="auto"/>
        <w:bottom w:val="none" w:sz="0" w:space="0" w:color="auto"/>
        <w:right w:val="none" w:sz="0" w:space="0" w:color="auto"/>
      </w:divBdr>
    </w:div>
    <w:div w:id="740715181">
      <w:bodyDiv w:val="1"/>
      <w:marLeft w:val="0"/>
      <w:marRight w:val="0"/>
      <w:marTop w:val="0"/>
      <w:marBottom w:val="0"/>
      <w:divBdr>
        <w:top w:val="none" w:sz="0" w:space="0" w:color="auto"/>
        <w:left w:val="none" w:sz="0" w:space="0" w:color="auto"/>
        <w:bottom w:val="none" w:sz="0" w:space="0" w:color="auto"/>
        <w:right w:val="none" w:sz="0" w:space="0" w:color="auto"/>
      </w:divBdr>
    </w:div>
    <w:div w:id="742068371">
      <w:bodyDiv w:val="1"/>
      <w:marLeft w:val="0"/>
      <w:marRight w:val="0"/>
      <w:marTop w:val="0"/>
      <w:marBottom w:val="0"/>
      <w:divBdr>
        <w:top w:val="none" w:sz="0" w:space="0" w:color="auto"/>
        <w:left w:val="none" w:sz="0" w:space="0" w:color="auto"/>
        <w:bottom w:val="none" w:sz="0" w:space="0" w:color="auto"/>
        <w:right w:val="none" w:sz="0" w:space="0" w:color="auto"/>
      </w:divBdr>
    </w:div>
    <w:div w:id="742140503">
      <w:bodyDiv w:val="1"/>
      <w:marLeft w:val="0"/>
      <w:marRight w:val="0"/>
      <w:marTop w:val="0"/>
      <w:marBottom w:val="0"/>
      <w:divBdr>
        <w:top w:val="none" w:sz="0" w:space="0" w:color="auto"/>
        <w:left w:val="none" w:sz="0" w:space="0" w:color="auto"/>
        <w:bottom w:val="none" w:sz="0" w:space="0" w:color="auto"/>
        <w:right w:val="none" w:sz="0" w:space="0" w:color="auto"/>
      </w:divBdr>
    </w:div>
    <w:div w:id="743645033">
      <w:bodyDiv w:val="1"/>
      <w:marLeft w:val="0"/>
      <w:marRight w:val="0"/>
      <w:marTop w:val="0"/>
      <w:marBottom w:val="0"/>
      <w:divBdr>
        <w:top w:val="none" w:sz="0" w:space="0" w:color="auto"/>
        <w:left w:val="none" w:sz="0" w:space="0" w:color="auto"/>
        <w:bottom w:val="none" w:sz="0" w:space="0" w:color="auto"/>
        <w:right w:val="none" w:sz="0" w:space="0" w:color="auto"/>
      </w:divBdr>
    </w:div>
    <w:div w:id="745492558">
      <w:bodyDiv w:val="1"/>
      <w:marLeft w:val="0"/>
      <w:marRight w:val="0"/>
      <w:marTop w:val="0"/>
      <w:marBottom w:val="0"/>
      <w:divBdr>
        <w:top w:val="none" w:sz="0" w:space="0" w:color="auto"/>
        <w:left w:val="none" w:sz="0" w:space="0" w:color="auto"/>
        <w:bottom w:val="none" w:sz="0" w:space="0" w:color="auto"/>
        <w:right w:val="none" w:sz="0" w:space="0" w:color="auto"/>
      </w:divBdr>
    </w:div>
    <w:div w:id="746809420">
      <w:bodyDiv w:val="1"/>
      <w:marLeft w:val="0"/>
      <w:marRight w:val="0"/>
      <w:marTop w:val="0"/>
      <w:marBottom w:val="0"/>
      <w:divBdr>
        <w:top w:val="none" w:sz="0" w:space="0" w:color="auto"/>
        <w:left w:val="none" w:sz="0" w:space="0" w:color="auto"/>
        <w:bottom w:val="none" w:sz="0" w:space="0" w:color="auto"/>
        <w:right w:val="none" w:sz="0" w:space="0" w:color="auto"/>
      </w:divBdr>
    </w:div>
    <w:div w:id="757754741">
      <w:bodyDiv w:val="1"/>
      <w:marLeft w:val="0"/>
      <w:marRight w:val="0"/>
      <w:marTop w:val="0"/>
      <w:marBottom w:val="0"/>
      <w:divBdr>
        <w:top w:val="none" w:sz="0" w:space="0" w:color="auto"/>
        <w:left w:val="none" w:sz="0" w:space="0" w:color="auto"/>
        <w:bottom w:val="none" w:sz="0" w:space="0" w:color="auto"/>
        <w:right w:val="none" w:sz="0" w:space="0" w:color="auto"/>
      </w:divBdr>
    </w:div>
    <w:div w:id="757949321">
      <w:bodyDiv w:val="1"/>
      <w:marLeft w:val="0"/>
      <w:marRight w:val="0"/>
      <w:marTop w:val="0"/>
      <w:marBottom w:val="0"/>
      <w:divBdr>
        <w:top w:val="none" w:sz="0" w:space="0" w:color="auto"/>
        <w:left w:val="none" w:sz="0" w:space="0" w:color="auto"/>
        <w:bottom w:val="none" w:sz="0" w:space="0" w:color="auto"/>
        <w:right w:val="none" w:sz="0" w:space="0" w:color="auto"/>
      </w:divBdr>
    </w:div>
    <w:div w:id="758258209">
      <w:bodyDiv w:val="1"/>
      <w:marLeft w:val="0"/>
      <w:marRight w:val="0"/>
      <w:marTop w:val="0"/>
      <w:marBottom w:val="0"/>
      <w:divBdr>
        <w:top w:val="none" w:sz="0" w:space="0" w:color="auto"/>
        <w:left w:val="none" w:sz="0" w:space="0" w:color="auto"/>
        <w:bottom w:val="none" w:sz="0" w:space="0" w:color="auto"/>
        <w:right w:val="none" w:sz="0" w:space="0" w:color="auto"/>
      </w:divBdr>
    </w:div>
    <w:div w:id="758939535">
      <w:bodyDiv w:val="1"/>
      <w:marLeft w:val="0"/>
      <w:marRight w:val="0"/>
      <w:marTop w:val="0"/>
      <w:marBottom w:val="0"/>
      <w:divBdr>
        <w:top w:val="none" w:sz="0" w:space="0" w:color="auto"/>
        <w:left w:val="none" w:sz="0" w:space="0" w:color="auto"/>
        <w:bottom w:val="none" w:sz="0" w:space="0" w:color="auto"/>
        <w:right w:val="none" w:sz="0" w:space="0" w:color="auto"/>
      </w:divBdr>
    </w:div>
    <w:div w:id="759058258">
      <w:bodyDiv w:val="1"/>
      <w:marLeft w:val="0"/>
      <w:marRight w:val="0"/>
      <w:marTop w:val="0"/>
      <w:marBottom w:val="0"/>
      <w:divBdr>
        <w:top w:val="none" w:sz="0" w:space="0" w:color="auto"/>
        <w:left w:val="none" w:sz="0" w:space="0" w:color="auto"/>
        <w:bottom w:val="none" w:sz="0" w:space="0" w:color="auto"/>
        <w:right w:val="none" w:sz="0" w:space="0" w:color="auto"/>
      </w:divBdr>
    </w:div>
    <w:div w:id="765543510">
      <w:bodyDiv w:val="1"/>
      <w:marLeft w:val="0"/>
      <w:marRight w:val="0"/>
      <w:marTop w:val="0"/>
      <w:marBottom w:val="0"/>
      <w:divBdr>
        <w:top w:val="none" w:sz="0" w:space="0" w:color="auto"/>
        <w:left w:val="none" w:sz="0" w:space="0" w:color="auto"/>
        <w:bottom w:val="none" w:sz="0" w:space="0" w:color="auto"/>
        <w:right w:val="none" w:sz="0" w:space="0" w:color="auto"/>
      </w:divBdr>
    </w:div>
    <w:div w:id="772478685">
      <w:bodyDiv w:val="1"/>
      <w:marLeft w:val="0"/>
      <w:marRight w:val="0"/>
      <w:marTop w:val="0"/>
      <w:marBottom w:val="0"/>
      <w:divBdr>
        <w:top w:val="none" w:sz="0" w:space="0" w:color="auto"/>
        <w:left w:val="none" w:sz="0" w:space="0" w:color="auto"/>
        <w:bottom w:val="none" w:sz="0" w:space="0" w:color="auto"/>
        <w:right w:val="none" w:sz="0" w:space="0" w:color="auto"/>
      </w:divBdr>
    </w:div>
    <w:div w:id="774328042">
      <w:bodyDiv w:val="1"/>
      <w:marLeft w:val="0"/>
      <w:marRight w:val="0"/>
      <w:marTop w:val="0"/>
      <w:marBottom w:val="0"/>
      <w:divBdr>
        <w:top w:val="none" w:sz="0" w:space="0" w:color="auto"/>
        <w:left w:val="none" w:sz="0" w:space="0" w:color="auto"/>
        <w:bottom w:val="none" w:sz="0" w:space="0" w:color="auto"/>
        <w:right w:val="none" w:sz="0" w:space="0" w:color="auto"/>
      </w:divBdr>
    </w:div>
    <w:div w:id="774718337">
      <w:bodyDiv w:val="1"/>
      <w:marLeft w:val="0"/>
      <w:marRight w:val="0"/>
      <w:marTop w:val="0"/>
      <w:marBottom w:val="0"/>
      <w:divBdr>
        <w:top w:val="none" w:sz="0" w:space="0" w:color="auto"/>
        <w:left w:val="none" w:sz="0" w:space="0" w:color="auto"/>
        <w:bottom w:val="none" w:sz="0" w:space="0" w:color="auto"/>
        <w:right w:val="none" w:sz="0" w:space="0" w:color="auto"/>
      </w:divBdr>
    </w:div>
    <w:div w:id="776367869">
      <w:bodyDiv w:val="1"/>
      <w:marLeft w:val="0"/>
      <w:marRight w:val="0"/>
      <w:marTop w:val="0"/>
      <w:marBottom w:val="0"/>
      <w:divBdr>
        <w:top w:val="none" w:sz="0" w:space="0" w:color="auto"/>
        <w:left w:val="none" w:sz="0" w:space="0" w:color="auto"/>
        <w:bottom w:val="none" w:sz="0" w:space="0" w:color="auto"/>
        <w:right w:val="none" w:sz="0" w:space="0" w:color="auto"/>
      </w:divBdr>
    </w:div>
    <w:div w:id="777527200">
      <w:bodyDiv w:val="1"/>
      <w:marLeft w:val="0"/>
      <w:marRight w:val="0"/>
      <w:marTop w:val="0"/>
      <w:marBottom w:val="0"/>
      <w:divBdr>
        <w:top w:val="none" w:sz="0" w:space="0" w:color="auto"/>
        <w:left w:val="none" w:sz="0" w:space="0" w:color="auto"/>
        <w:bottom w:val="none" w:sz="0" w:space="0" w:color="auto"/>
        <w:right w:val="none" w:sz="0" w:space="0" w:color="auto"/>
      </w:divBdr>
    </w:div>
    <w:div w:id="778990969">
      <w:bodyDiv w:val="1"/>
      <w:marLeft w:val="0"/>
      <w:marRight w:val="0"/>
      <w:marTop w:val="0"/>
      <w:marBottom w:val="0"/>
      <w:divBdr>
        <w:top w:val="none" w:sz="0" w:space="0" w:color="auto"/>
        <w:left w:val="none" w:sz="0" w:space="0" w:color="auto"/>
        <w:bottom w:val="none" w:sz="0" w:space="0" w:color="auto"/>
        <w:right w:val="none" w:sz="0" w:space="0" w:color="auto"/>
      </w:divBdr>
    </w:div>
    <w:div w:id="786041807">
      <w:bodyDiv w:val="1"/>
      <w:marLeft w:val="0"/>
      <w:marRight w:val="0"/>
      <w:marTop w:val="0"/>
      <w:marBottom w:val="0"/>
      <w:divBdr>
        <w:top w:val="none" w:sz="0" w:space="0" w:color="auto"/>
        <w:left w:val="none" w:sz="0" w:space="0" w:color="auto"/>
        <w:bottom w:val="none" w:sz="0" w:space="0" w:color="auto"/>
        <w:right w:val="none" w:sz="0" w:space="0" w:color="auto"/>
      </w:divBdr>
    </w:div>
    <w:div w:id="787118044">
      <w:bodyDiv w:val="1"/>
      <w:marLeft w:val="0"/>
      <w:marRight w:val="0"/>
      <w:marTop w:val="0"/>
      <w:marBottom w:val="0"/>
      <w:divBdr>
        <w:top w:val="none" w:sz="0" w:space="0" w:color="auto"/>
        <w:left w:val="none" w:sz="0" w:space="0" w:color="auto"/>
        <w:bottom w:val="none" w:sz="0" w:space="0" w:color="auto"/>
        <w:right w:val="none" w:sz="0" w:space="0" w:color="auto"/>
      </w:divBdr>
    </w:div>
    <w:div w:id="787894725">
      <w:bodyDiv w:val="1"/>
      <w:marLeft w:val="0"/>
      <w:marRight w:val="0"/>
      <w:marTop w:val="0"/>
      <w:marBottom w:val="0"/>
      <w:divBdr>
        <w:top w:val="none" w:sz="0" w:space="0" w:color="auto"/>
        <w:left w:val="none" w:sz="0" w:space="0" w:color="auto"/>
        <w:bottom w:val="none" w:sz="0" w:space="0" w:color="auto"/>
        <w:right w:val="none" w:sz="0" w:space="0" w:color="auto"/>
      </w:divBdr>
    </w:div>
    <w:div w:id="789199867">
      <w:bodyDiv w:val="1"/>
      <w:marLeft w:val="0"/>
      <w:marRight w:val="0"/>
      <w:marTop w:val="0"/>
      <w:marBottom w:val="0"/>
      <w:divBdr>
        <w:top w:val="none" w:sz="0" w:space="0" w:color="auto"/>
        <w:left w:val="none" w:sz="0" w:space="0" w:color="auto"/>
        <w:bottom w:val="none" w:sz="0" w:space="0" w:color="auto"/>
        <w:right w:val="none" w:sz="0" w:space="0" w:color="auto"/>
      </w:divBdr>
    </w:div>
    <w:div w:id="794448151">
      <w:bodyDiv w:val="1"/>
      <w:marLeft w:val="0"/>
      <w:marRight w:val="0"/>
      <w:marTop w:val="0"/>
      <w:marBottom w:val="0"/>
      <w:divBdr>
        <w:top w:val="none" w:sz="0" w:space="0" w:color="auto"/>
        <w:left w:val="none" w:sz="0" w:space="0" w:color="auto"/>
        <w:bottom w:val="none" w:sz="0" w:space="0" w:color="auto"/>
        <w:right w:val="none" w:sz="0" w:space="0" w:color="auto"/>
      </w:divBdr>
    </w:div>
    <w:div w:id="795609063">
      <w:bodyDiv w:val="1"/>
      <w:marLeft w:val="0"/>
      <w:marRight w:val="0"/>
      <w:marTop w:val="0"/>
      <w:marBottom w:val="0"/>
      <w:divBdr>
        <w:top w:val="none" w:sz="0" w:space="0" w:color="auto"/>
        <w:left w:val="none" w:sz="0" w:space="0" w:color="auto"/>
        <w:bottom w:val="none" w:sz="0" w:space="0" w:color="auto"/>
        <w:right w:val="none" w:sz="0" w:space="0" w:color="auto"/>
      </w:divBdr>
    </w:div>
    <w:div w:id="796341124">
      <w:bodyDiv w:val="1"/>
      <w:marLeft w:val="0"/>
      <w:marRight w:val="0"/>
      <w:marTop w:val="0"/>
      <w:marBottom w:val="0"/>
      <w:divBdr>
        <w:top w:val="none" w:sz="0" w:space="0" w:color="auto"/>
        <w:left w:val="none" w:sz="0" w:space="0" w:color="auto"/>
        <w:bottom w:val="none" w:sz="0" w:space="0" w:color="auto"/>
        <w:right w:val="none" w:sz="0" w:space="0" w:color="auto"/>
      </w:divBdr>
    </w:div>
    <w:div w:id="796408464">
      <w:bodyDiv w:val="1"/>
      <w:marLeft w:val="0"/>
      <w:marRight w:val="0"/>
      <w:marTop w:val="0"/>
      <w:marBottom w:val="0"/>
      <w:divBdr>
        <w:top w:val="none" w:sz="0" w:space="0" w:color="auto"/>
        <w:left w:val="none" w:sz="0" w:space="0" w:color="auto"/>
        <w:bottom w:val="none" w:sz="0" w:space="0" w:color="auto"/>
        <w:right w:val="none" w:sz="0" w:space="0" w:color="auto"/>
      </w:divBdr>
    </w:div>
    <w:div w:id="799882032">
      <w:bodyDiv w:val="1"/>
      <w:marLeft w:val="0"/>
      <w:marRight w:val="0"/>
      <w:marTop w:val="0"/>
      <w:marBottom w:val="0"/>
      <w:divBdr>
        <w:top w:val="none" w:sz="0" w:space="0" w:color="auto"/>
        <w:left w:val="none" w:sz="0" w:space="0" w:color="auto"/>
        <w:bottom w:val="none" w:sz="0" w:space="0" w:color="auto"/>
        <w:right w:val="none" w:sz="0" w:space="0" w:color="auto"/>
      </w:divBdr>
    </w:div>
    <w:div w:id="802037073">
      <w:bodyDiv w:val="1"/>
      <w:marLeft w:val="0"/>
      <w:marRight w:val="0"/>
      <w:marTop w:val="0"/>
      <w:marBottom w:val="0"/>
      <w:divBdr>
        <w:top w:val="none" w:sz="0" w:space="0" w:color="auto"/>
        <w:left w:val="none" w:sz="0" w:space="0" w:color="auto"/>
        <w:bottom w:val="none" w:sz="0" w:space="0" w:color="auto"/>
        <w:right w:val="none" w:sz="0" w:space="0" w:color="auto"/>
      </w:divBdr>
    </w:div>
    <w:div w:id="802575487">
      <w:bodyDiv w:val="1"/>
      <w:marLeft w:val="0"/>
      <w:marRight w:val="0"/>
      <w:marTop w:val="0"/>
      <w:marBottom w:val="0"/>
      <w:divBdr>
        <w:top w:val="none" w:sz="0" w:space="0" w:color="auto"/>
        <w:left w:val="none" w:sz="0" w:space="0" w:color="auto"/>
        <w:bottom w:val="none" w:sz="0" w:space="0" w:color="auto"/>
        <w:right w:val="none" w:sz="0" w:space="0" w:color="auto"/>
      </w:divBdr>
    </w:div>
    <w:div w:id="808285563">
      <w:bodyDiv w:val="1"/>
      <w:marLeft w:val="0"/>
      <w:marRight w:val="0"/>
      <w:marTop w:val="0"/>
      <w:marBottom w:val="0"/>
      <w:divBdr>
        <w:top w:val="none" w:sz="0" w:space="0" w:color="auto"/>
        <w:left w:val="none" w:sz="0" w:space="0" w:color="auto"/>
        <w:bottom w:val="none" w:sz="0" w:space="0" w:color="auto"/>
        <w:right w:val="none" w:sz="0" w:space="0" w:color="auto"/>
      </w:divBdr>
    </w:div>
    <w:div w:id="809056947">
      <w:bodyDiv w:val="1"/>
      <w:marLeft w:val="0"/>
      <w:marRight w:val="0"/>
      <w:marTop w:val="0"/>
      <w:marBottom w:val="0"/>
      <w:divBdr>
        <w:top w:val="none" w:sz="0" w:space="0" w:color="auto"/>
        <w:left w:val="none" w:sz="0" w:space="0" w:color="auto"/>
        <w:bottom w:val="none" w:sz="0" w:space="0" w:color="auto"/>
        <w:right w:val="none" w:sz="0" w:space="0" w:color="auto"/>
      </w:divBdr>
    </w:div>
    <w:div w:id="813449565">
      <w:bodyDiv w:val="1"/>
      <w:marLeft w:val="0"/>
      <w:marRight w:val="0"/>
      <w:marTop w:val="0"/>
      <w:marBottom w:val="0"/>
      <w:divBdr>
        <w:top w:val="none" w:sz="0" w:space="0" w:color="auto"/>
        <w:left w:val="none" w:sz="0" w:space="0" w:color="auto"/>
        <w:bottom w:val="none" w:sz="0" w:space="0" w:color="auto"/>
        <w:right w:val="none" w:sz="0" w:space="0" w:color="auto"/>
      </w:divBdr>
    </w:div>
    <w:div w:id="818618574">
      <w:bodyDiv w:val="1"/>
      <w:marLeft w:val="0"/>
      <w:marRight w:val="0"/>
      <w:marTop w:val="0"/>
      <w:marBottom w:val="0"/>
      <w:divBdr>
        <w:top w:val="none" w:sz="0" w:space="0" w:color="auto"/>
        <w:left w:val="none" w:sz="0" w:space="0" w:color="auto"/>
        <w:bottom w:val="none" w:sz="0" w:space="0" w:color="auto"/>
        <w:right w:val="none" w:sz="0" w:space="0" w:color="auto"/>
      </w:divBdr>
    </w:div>
    <w:div w:id="818691056">
      <w:bodyDiv w:val="1"/>
      <w:marLeft w:val="0"/>
      <w:marRight w:val="0"/>
      <w:marTop w:val="0"/>
      <w:marBottom w:val="0"/>
      <w:divBdr>
        <w:top w:val="none" w:sz="0" w:space="0" w:color="auto"/>
        <w:left w:val="none" w:sz="0" w:space="0" w:color="auto"/>
        <w:bottom w:val="none" w:sz="0" w:space="0" w:color="auto"/>
        <w:right w:val="none" w:sz="0" w:space="0" w:color="auto"/>
      </w:divBdr>
    </w:div>
    <w:div w:id="820191576">
      <w:bodyDiv w:val="1"/>
      <w:marLeft w:val="0"/>
      <w:marRight w:val="0"/>
      <w:marTop w:val="0"/>
      <w:marBottom w:val="0"/>
      <w:divBdr>
        <w:top w:val="none" w:sz="0" w:space="0" w:color="auto"/>
        <w:left w:val="none" w:sz="0" w:space="0" w:color="auto"/>
        <w:bottom w:val="none" w:sz="0" w:space="0" w:color="auto"/>
        <w:right w:val="none" w:sz="0" w:space="0" w:color="auto"/>
      </w:divBdr>
    </w:div>
    <w:div w:id="825049215">
      <w:bodyDiv w:val="1"/>
      <w:marLeft w:val="0"/>
      <w:marRight w:val="0"/>
      <w:marTop w:val="0"/>
      <w:marBottom w:val="0"/>
      <w:divBdr>
        <w:top w:val="none" w:sz="0" w:space="0" w:color="auto"/>
        <w:left w:val="none" w:sz="0" w:space="0" w:color="auto"/>
        <w:bottom w:val="none" w:sz="0" w:space="0" w:color="auto"/>
        <w:right w:val="none" w:sz="0" w:space="0" w:color="auto"/>
      </w:divBdr>
    </w:div>
    <w:div w:id="825782382">
      <w:bodyDiv w:val="1"/>
      <w:marLeft w:val="0"/>
      <w:marRight w:val="0"/>
      <w:marTop w:val="0"/>
      <w:marBottom w:val="0"/>
      <w:divBdr>
        <w:top w:val="none" w:sz="0" w:space="0" w:color="auto"/>
        <w:left w:val="none" w:sz="0" w:space="0" w:color="auto"/>
        <w:bottom w:val="none" w:sz="0" w:space="0" w:color="auto"/>
        <w:right w:val="none" w:sz="0" w:space="0" w:color="auto"/>
      </w:divBdr>
    </w:div>
    <w:div w:id="828136322">
      <w:bodyDiv w:val="1"/>
      <w:marLeft w:val="0"/>
      <w:marRight w:val="0"/>
      <w:marTop w:val="0"/>
      <w:marBottom w:val="0"/>
      <w:divBdr>
        <w:top w:val="none" w:sz="0" w:space="0" w:color="auto"/>
        <w:left w:val="none" w:sz="0" w:space="0" w:color="auto"/>
        <w:bottom w:val="none" w:sz="0" w:space="0" w:color="auto"/>
        <w:right w:val="none" w:sz="0" w:space="0" w:color="auto"/>
      </w:divBdr>
    </w:div>
    <w:div w:id="834347084">
      <w:bodyDiv w:val="1"/>
      <w:marLeft w:val="0"/>
      <w:marRight w:val="0"/>
      <w:marTop w:val="0"/>
      <w:marBottom w:val="0"/>
      <w:divBdr>
        <w:top w:val="none" w:sz="0" w:space="0" w:color="auto"/>
        <w:left w:val="none" w:sz="0" w:space="0" w:color="auto"/>
        <w:bottom w:val="none" w:sz="0" w:space="0" w:color="auto"/>
        <w:right w:val="none" w:sz="0" w:space="0" w:color="auto"/>
      </w:divBdr>
    </w:div>
    <w:div w:id="835191493">
      <w:bodyDiv w:val="1"/>
      <w:marLeft w:val="0"/>
      <w:marRight w:val="0"/>
      <w:marTop w:val="0"/>
      <w:marBottom w:val="0"/>
      <w:divBdr>
        <w:top w:val="none" w:sz="0" w:space="0" w:color="auto"/>
        <w:left w:val="none" w:sz="0" w:space="0" w:color="auto"/>
        <w:bottom w:val="none" w:sz="0" w:space="0" w:color="auto"/>
        <w:right w:val="none" w:sz="0" w:space="0" w:color="auto"/>
      </w:divBdr>
    </w:div>
    <w:div w:id="838351965">
      <w:bodyDiv w:val="1"/>
      <w:marLeft w:val="0"/>
      <w:marRight w:val="0"/>
      <w:marTop w:val="0"/>
      <w:marBottom w:val="0"/>
      <w:divBdr>
        <w:top w:val="none" w:sz="0" w:space="0" w:color="auto"/>
        <w:left w:val="none" w:sz="0" w:space="0" w:color="auto"/>
        <w:bottom w:val="none" w:sz="0" w:space="0" w:color="auto"/>
        <w:right w:val="none" w:sz="0" w:space="0" w:color="auto"/>
      </w:divBdr>
    </w:div>
    <w:div w:id="839584185">
      <w:bodyDiv w:val="1"/>
      <w:marLeft w:val="0"/>
      <w:marRight w:val="0"/>
      <w:marTop w:val="0"/>
      <w:marBottom w:val="0"/>
      <w:divBdr>
        <w:top w:val="none" w:sz="0" w:space="0" w:color="auto"/>
        <w:left w:val="none" w:sz="0" w:space="0" w:color="auto"/>
        <w:bottom w:val="none" w:sz="0" w:space="0" w:color="auto"/>
        <w:right w:val="none" w:sz="0" w:space="0" w:color="auto"/>
      </w:divBdr>
    </w:div>
    <w:div w:id="840240567">
      <w:bodyDiv w:val="1"/>
      <w:marLeft w:val="0"/>
      <w:marRight w:val="0"/>
      <w:marTop w:val="0"/>
      <w:marBottom w:val="0"/>
      <w:divBdr>
        <w:top w:val="none" w:sz="0" w:space="0" w:color="auto"/>
        <w:left w:val="none" w:sz="0" w:space="0" w:color="auto"/>
        <w:bottom w:val="none" w:sz="0" w:space="0" w:color="auto"/>
        <w:right w:val="none" w:sz="0" w:space="0" w:color="auto"/>
      </w:divBdr>
    </w:div>
    <w:div w:id="840313103">
      <w:bodyDiv w:val="1"/>
      <w:marLeft w:val="0"/>
      <w:marRight w:val="0"/>
      <w:marTop w:val="0"/>
      <w:marBottom w:val="0"/>
      <w:divBdr>
        <w:top w:val="none" w:sz="0" w:space="0" w:color="auto"/>
        <w:left w:val="none" w:sz="0" w:space="0" w:color="auto"/>
        <w:bottom w:val="none" w:sz="0" w:space="0" w:color="auto"/>
        <w:right w:val="none" w:sz="0" w:space="0" w:color="auto"/>
      </w:divBdr>
    </w:div>
    <w:div w:id="840778902">
      <w:bodyDiv w:val="1"/>
      <w:marLeft w:val="0"/>
      <w:marRight w:val="0"/>
      <w:marTop w:val="0"/>
      <w:marBottom w:val="0"/>
      <w:divBdr>
        <w:top w:val="none" w:sz="0" w:space="0" w:color="auto"/>
        <w:left w:val="none" w:sz="0" w:space="0" w:color="auto"/>
        <w:bottom w:val="none" w:sz="0" w:space="0" w:color="auto"/>
        <w:right w:val="none" w:sz="0" w:space="0" w:color="auto"/>
      </w:divBdr>
    </w:div>
    <w:div w:id="848443480">
      <w:bodyDiv w:val="1"/>
      <w:marLeft w:val="0"/>
      <w:marRight w:val="0"/>
      <w:marTop w:val="0"/>
      <w:marBottom w:val="0"/>
      <w:divBdr>
        <w:top w:val="none" w:sz="0" w:space="0" w:color="auto"/>
        <w:left w:val="none" w:sz="0" w:space="0" w:color="auto"/>
        <w:bottom w:val="none" w:sz="0" w:space="0" w:color="auto"/>
        <w:right w:val="none" w:sz="0" w:space="0" w:color="auto"/>
      </w:divBdr>
    </w:div>
    <w:div w:id="848564537">
      <w:bodyDiv w:val="1"/>
      <w:marLeft w:val="0"/>
      <w:marRight w:val="0"/>
      <w:marTop w:val="0"/>
      <w:marBottom w:val="0"/>
      <w:divBdr>
        <w:top w:val="none" w:sz="0" w:space="0" w:color="auto"/>
        <w:left w:val="none" w:sz="0" w:space="0" w:color="auto"/>
        <w:bottom w:val="none" w:sz="0" w:space="0" w:color="auto"/>
        <w:right w:val="none" w:sz="0" w:space="0" w:color="auto"/>
      </w:divBdr>
    </w:div>
    <w:div w:id="850029114">
      <w:bodyDiv w:val="1"/>
      <w:marLeft w:val="0"/>
      <w:marRight w:val="0"/>
      <w:marTop w:val="0"/>
      <w:marBottom w:val="0"/>
      <w:divBdr>
        <w:top w:val="none" w:sz="0" w:space="0" w:color="auto"/>
        <w:left w:val="none" w:sz="0" w:space="0" w:color="auto"/>
        <w:bottom w:val="none" w:sz="0" w:space="0" w:color="auto"/>
        <w:right w:val="none" w:sz="0" w:space="0" w:color="auto"/>
      </w:divBdr>
    </w:div>
    <w:div w:id="850408535">
      <w:bodyDiv w:val="1"/>
      <w:marLeft w:val="0"/>
      <w:marRight w:val="0"/>
      <w:marTop w:val="0"/>
      <w:marBottom w:val="0"/>
      <w:divBdr>
        <w:top w:val="none" w:sz="0" w:space="0" w:color="auto"/>
        <w:left w:val="none" w:sz="0" w:space="0" w:color="auto"/>
        <w:bottom w:val="none" w:sz="0" w:space="0" w:color="auto"/>
        <w:right w:val="none" w:sz="0" w:space="0" w:color="auto"/>
      </w:divBdr>
    </w:div>
    <w:div w:id="850949039">
      <w:bodyDiv w:val="1"/>
      <w:marLeft w:val="0"/>
      <w:marRight w:val="0"/>
      <w:marTop w:val="0"/>
      <w:marBottom w:val="0"/>
      <w:divBdr>
        <w:top w:val="none" w:sz="0" w:space="0" w:color="auto"/>
        <w:left w:val="none" w:sz="0" w:space="0" w:color="auto"/>
        <w:bottom w:val="none" w:sz="0" w:space="0" w:color="auto"/>
        <w:right w:val="none" w:sz="0" w:space="0" w:color="auto"/>
      </w:divBdr>
    </w:div>
    <w:div w:id="852571494">
      <w:bodyDiv w:val="1"/>
      <w:marLeft w:val="0"/>
      <w:marRight w:val="0"/>
      <w:marTop w:val="0"/>
      <w:marBottom w:val="0"/>
      <w:divBdr>
        <w:top w:val="none" w:sz="0" w:space="0" w:color="auto"/>
        <w:left w:val="none" w:sz="0" w:space="0" w:color="auto"/>
        <w:bottom w:val="none" w:sz="0" w:space="0" w:color="auto"/>
        <w:right w:val="none" w:sz="0" w:space="0" w:color="auto"/>
      </w:divBdr>
    </w:div>
    <w:div w:id="853495874">
      <w:bodyDiv w:val="1"/>
      <w:marLeft w:val="0"/>
      <w:marRight w:val="0"/>
      <w:marTop w:val="0"/>
      <w:marBottom w:val="0"/>
      <w:divBdr>
        <w:top w:val="none" w:sz="0" w:space="0" w:color="auto"/>
        <w:left w:val="none" w:sz="0" w:space="0" w:color="auto"/>
        <w:bottom w:val="none" w:sz="0" w:space="0" w:color="auto"/>
        <w:right w:val="none" w:sz="0" w:space="0" w:color="auto"/>
      </w:divBdr>
    </w:div>
    <w:div w:id="859049772">
      <w:bodyDiv w:val="1"/>
      <w:marLeft w:val="0"/>
      <w:marRight w:val="0"/>
      <w:marTop w:val="0"/>
      <w:marBottom w:val="0"/>
      <w:divBdr>
        <w:top w:val="none" w:sz="0" w:space="0" w:color="auto"/>
        <w:left w:val="none" w:sz="0" w:space="0" w:color="auto"/>
        <w:bottom w:val="none" w:sz="0" w:space="0" w:color="auto"/>
        <w:right w:val="none" w:sz="0" w:space="0" w:color="auto"/>
      </w:divBdr>
    </w:div>
    <w:div w:id="860238556">
      <w:bodyDiv w:val="1"/>
      <w:marLeft w:val="0"/>
      <w:marRight w:val="0"/>
      <w:marTop w:val="0"/>
      <w:marBottom w:val="0"/>
      <w:divBdr>
        <w:top w:val="none" w:sz="0" w:space="0" w:color="auto"/>
        <w:left w:val="none" w:sz="0" w:space="0" w:color="auto"/>
        <w:bottom w:val="none" w:sz="0" w:space="0" w:color="auto"/>
        <w:right w:val="none" w:sz="0" w:space="0" w:color="auto"/>
      </w:divBdr>
    </w:div>
    <w:div w:id="863402392">
      <w:bodyDiv w:val="1"/>
      <w:marLeft w:val="0"/>
      <w:marRight w:val="0"/>
      <w:marTop w:val="0"/>
      <w:marBottom w:val="0"/>
      <w:divBdr>
        <w:top w:val="none" w:sz="0" w:space="0" w:color="auto"/>
        <w:left w:val="none" w:sz="0" w:space="0" w:color="auto"/>
        <w:bottom w:val="none" w:sz="0" w:space="0" w:color="auto"/>
        <w:right w:val="none" w:sz="0" w:space="0" w:color="auto"/>
      </w:divBdr>
    </w:div>
    <w:div w:id="863516911">
      <w:bodyDiv w:val="1"/>
      <w:marLeft w:val="0"/>
      <w:marRight w:val="0"/>
      <w:marTop w:val="0"/>
      <w:marBottom w:val="0"/>
      <w:divBdr>
        <w:top w:val="none" w:sz="0" w:space="0" w:color="auto"/>
        <w:left w:val="none" w:sz="0" w:space="0" w:color="auto"/>
        <w:bottom w:val="none" w:sz="0" w:space="0" w:color="auto"/>
        <w:right w:val="none" w:sz="0" w:space="0" w:color="auto"/>
      </w:divBdr>
    </w:div>
    <w:div w:id="863908557">
      <w:bodyDiv w:val="1"/>
      <w:marLeft w:val="0"/>
      <w:marRight w:val="0"/>
      <w:marTop w:val="0"/>
      <w:marBottom w:val="0"/>
      <w:divBdr>
        <w:top w:val="none" w:sz="0" w:space="0" w:color="auto"/>
        <w:left w:val="none" w:sz="0" w:space="0" w:color="auto"/>
        <w:bottom w:val="none" w:sz="0" w:space="0" w:color="auto"/>
        <w:right w:val="none" w:sz="0" w:space="0" w:color="auto"/>
      </w:divBdr>
    </w:div>
    <w:div w:id="865558323">
      <w:bodyDiv w:val="1"/>
      <w:marLeft w:val="0"/>
      <w:marRight w:val="0"/>
      <w:marTop w:val="0"/>
      <w:marBottom w:val="0"/>
      <w:divBdr>
        <w:top w:val="none" w:sz="0" w:space="0" w:color="auto"/>
        <w:left w:val="none" w:sz="0" w:space="0" w:color="auto"/>
        <w:bottom w:val="none" w:sz="0" w:space="0" w:color="auto"/>
        <w:right w:val="none" w:sz="0" w:space="0" w:color="auto"/>
      </w:divBdr>
    </w:div>
    <w:div w:id="866065560">
      <w:bodyDiv w:val="1"/>
      <w:marLeft w:val="0"/>
      <w:marRight w:val="0"/>
      <w:marTop w:val="0"/>
      <w:marBottom w:val="0"/>
      <w:divBdr>
        <w:top w:val="none" w:sz="0" w:space="0" w:color="auto"/>
        <w:left w:val="none" w:sz="0" w:space="0" w:color="auto"/>
        <w:bottom w:val="none" w:sz="0" w:space="0" w:color="auto"/>
        <w:right w:val="none" w:sz="0" w:space="0" w:color="auto"/>
      </w:divBdr>
    </w:div>
    <w:div w:id="866676742">
      <w:bodyDiv w:val="1"/>
      <w:marLeft w:val="0"/>
      <w:marRight w:val="0"/>
      <w:marTop w:val="0"/>
      <w:marBottom w:val="0"/>
      <w:divBdr>
        <w:top w:val="none" w:sz="0" w:space="0" w:color="auto"/>
        <w:left w:val="none" w:sz="0" w:space="0" w:color="auto"/>
        <w:bottom w:val="none" w:sz="0" w:space="0" w:color="auto"/>
        <w:right w:val="none" w:sz="0" w:space="0" w:color="auto"/>
      </w:divBdr>
    </w:div>
    <w:div w:id="867066650">
      <w:bodyDiv w:val="1"/>
      <w:marLeft w:val="0"/>
      <w:marRight w:val="0"/>
      <w:marTop w:val="0"/>
      <w:marBottom w:val="0"/>
      <w:divBdr>
        <w:top w:val="none" w:sz="0" w:space="0" w:color="auto"/>
        <w:left w:val="none" w:sz="0" w:space="0" w:color="auto"/>
        <w:bottom w:val="none" w:sz="0" w:space="0" w:color="auto"/>
        <w:right w:val="none" w:sz="0" w:space="0" w:color="auto"/>
      </w:divBdr>
    </w:div>
    <w:div w:id="867529061">
      <w:bodyDiv w:val="1"/>
      <w:marLeft w:val="0"/>
      <w:marRight w:val="0"/>
      <w:marTop w:val="0"/>
      <w:marBottom w:val="0"/>
      <w:divBdr>
        <w:top w:val="none" w:sz="0" w:space="0" w:color="auto"/>
        <w:left w:val="none" w:sz="0" w:space="0" w:color="auto"/>
        <w:bottom w:val="none" w:sz="0" w:space="0" w:color="auto"/>
        <w:right w:val="none" w:sz="0" w:space="0" w:color="auto"/>
      </w:divBdr>
    </w:div>
    <w:div w:id="867640077">
      <w:bodyDiv w:val="1"/>
      <w:marLeft w:val="0"/>
      <w:marRight w:val="0"/>
      <w:marTop w:val="0"/>
      <w:marBottom w:val="0"/>
      <w:divBdr>
        <w:top w:val="none" w:sz="0" w:space="0" w:color="auto"/>
        <w:left w:val="none" w:sz="0" w:space="0" w:color="auto"/>
        <w:bottom w:val="none" w:sz="0" w:space="0" w:color="auto"/>
        <w:right w:val="none" w:sz="0" w:space="0" w:color="auto"/>
      </w:divBdr>
    </w:div>
    <w:div w:id="872109142">
      <w:bodyDiv w:val="1"/>
      <w:marLeft w:val="0"/>
      <w:marRight w:val="0"/>
      <w:marTop w:val="0"/>
      <w:marBottom w:val="0"/>
      <w:divBdr>
        <w:top w:val="none" w:sz="0" w:space="0" w:color="auto"/>
        <w:left w:val="none" w:sz="0" w:space="0" w:color="auto"/>
        <w:bottom w:val="none" w:sz="0" w:space="0" w:color="auto"/>
        <w:right w:val="none" w:sz="0" w:space="0" w:color="auto"/>
      </w:divBdr>
    </w:div>
    <w:div w:id="872422305">
      <w:bodyDiv w:val="1"/>
      <w:marLeft w:val="0"/>
      <w:marRight w:val="0"/>
      <w:marTop w:val="0"/>
      <w:marBottom w:val="0"/>
      <w:divBdr>
        <w:top w:val="none" w:sz="0" w:space="0" w:color="auto"/>
        <w:left w:val="none" w:sz="0" w:space="0" w:color="auto"/>
        <w:bottom w:val="none" w:sz="0" w:space="0" w:color="auto"/>
        <w:right w:val="none" w:sz="0" w:space="0" w:color="auto"/>
      </w:divBdr>
    </w:div>
    <w:div w:id="874346999">
      <w:bodyDiv w:val="1"/>
      <w:marLeft w:val="0"/>
      <w:marRight w:val="0"/>
      <w:marTop w:val="0"/>
      <w:marBottom w:val="0"/>
      <w:divBdr>
        <w:top w:val="none" w:sz="0" w:space="0" w:color="auto"/>
        <w:left w:val="none" w:sz="0" w:space="0" w:color="auto"/>
        <w:bottom w:val="none" w:sz="0" w:space="0" w:color="auto"/>
        <w:right w:val="none" w:sz="0" w:space="0" w:color="auto"/>
      </w:divBdr>
    </w:div>
    <w:div w:id="876284770">
      <w:bodyDiv w:val="1"/>
      <w:marLeft w:val="0"/>
      <w:marRight w:val="0"/>
      <w:marTop w:val="0"/>
      <w:marBottom w:val="0"/>
      <w:divBdr>
        <w:top w:val="none" w:sz="0" w:space="0" w:color="auto"/>
        <w:left w:val="none" w:sz="0" w:space="0" w:color="auto"/>
        <w:bottom w:val="none" w:sz="0" w:space="0" w:color="auto"/>
        <w:right w:val="none" w:sz="0" w:space="0" w:color="auto"/>
      </w:divBdr>
    </w:div>
    <w:div w:id="881093021">
      <w:bodyDiv w:val="1"/>
      <w:marLeft w:val="0"/>
      <w:marRight w:val="0"/>
      <w:marTop w:val="0"/>
      <w:marBottom w:val="0"/>
      <w:divBdr>
        <w:top w:val="none" w:sz="0" w:space="0" w:color="auto"/>
        <w:left w:val="none" w:sz="0" w:space="0" w:color="auto"/>
        <w:bottom w:val="none" w:sz="0" w:space="0" w:color="auto"/>
        <w:right w:val="none" w:sz="0" w:space="0" w:color="auto"/>
      </w:divBdr>
    </w:div>
    <w:div w:id="886334167">
      <w:bodyDiv w:val="1"/>
      <w:marLeft w:val="0"/>
      <w:marRight w:val="0"/>
      <w:marTop w:val="0"/>
      <w:marBottom w:val="0"/>
      <w:divBdr>
        <w:top w:val="none" w:sz="0" w:space="0" w:color="auto"/>
        <w:left w:val="none" w:sz="0" w:space="0" w:color="auto"/>
        <w:bottom w:val="none" w:sz="0" w:space="0" w:color="auto"/>
        <w:right w:val="none" w:sz="0" w:space="0" w:color="auto"/>
      </w:divBdr>
    </w:div>
    <w:div w:id="886531701">
      <w:bodyDiv w:val="1"/>
      <w:marLeft w:val="0"/>
      <w:marRight w:val="0"/>
      <w:marTop w:val="0"/>
      <w:marBottom w:val="0"/>
      <w:divBdr>
        <w:top w:val="none" w:sz="0" w:space="0" w:color="auto"/>
        <w:left w:val="none" w:sz="0" w:space="0" w:color="auto"/>
        <w:bottom w:val="none" w:sz="0" w:space="0" w:color="auto"/>
        <w:right w:val="none" w:sz="0" w:space="0" w:color="auto"/>
      </w:divBdr>
    </w:div>
    <w:div w:id="886645869">
      <w:bodyDiv w:val="1"/>
      <w:marLeft w:val="0"/>
      <w:marRight w:val="0"/>
      <w:marTop w:val="0"/>
      <w:marBottom w:val="0"/>
      <w:divBdr>
        <w:top w:val="none" w:sz="0" w:space="0" w:color="auto"/>
        <w:left w:val="none" w:sz="0" w:space="0" w:color="auto"/>
        <w:bottom w:val="none" w:sz="0" w:space="0" w:color="auto"/>
        <w:right w:val="none" w:sz="0" w:space="0" w:color="auto"/>
      </w:divBdr>
    </w:div>
    <w:div w:id="894852920">
      <w:bodyDiv w:val="1"/>
      <w:marLeft w:val="0"/>
      <w:marRight w:val="0"/>
      <w:marTop w:val="0"/>
      <w:marBottom w:val="0"/>
      <w:divBdr>
        <w:top w:val="none" w:sz="0" w:space="0" w:color="auto"/>
        <w:left w:val="none" w:sz="0" w:space="0" w:color="auto"/>
        <w:bottom w:val="none" w:sz="0" w:space="0" w:color="auto"/>
        <w:right w:val="none" w:sz="0" w:space="0" w:color="auto"/>
      </w:divBdr>
    </w:div>
    <w:div w:id="899093004">
      <w:bodyDiv w:val="1"/>
      <w:marLeft w:val="0"/>
      <w:marRight w:val="0"/>
      <w:marTop w:val="0"/>
      <w:marBottom w:val="0"/>
      <w:divBdr>
        <w:top w:val="none" w:sz="0" w:space="0" w:color="auto"/>
        <w:left w:val="none" w:sz="0" w:space="0" w:color="auto"/>
        <w:bottom w:val="none" w:sz="0" w:space="0" w:color="auto"/>
        <w:right w:val="none" w:sz="0" w:space="0" w:color="auto"/>
      </w:divBdr>
    </w:div>
    <w:div w:id="899243666">
      <w:bodyDiv w:val="1"/>
      <w:marLeft w:val="0"/>
      <w:marRight w:val="0"/>
      <w:marTop w:val="0"/>
      <w:marBottom w:val="0"/>
      <w:divBdr>
        <w:top w:val="none" w:sz="0" w:space="0" w:color="auto"/>
        <w:left w:val="none" w:sz="0" w:space="0" w:color="auto"/>
        <w:bottom w:val="none" w:sz="0" w:space="0" w:color="auto"/>
        <w:right w:val="none" w:sz="0" w:space="0" w:color="auto"/>
      </w:divBdr>
    </w:div>
    <w:div w:id="900674443">
      <w:bodyDiv w:val="1"/>
      <w:marLeft w:val="0"/>
      <w:marRight w:val="0"/>
      <w:marTop w:val="0"/>
      <w:marBottom w:val="0"/>
      <w:divBdr>
        <w:top w:val="none" w:sz="0" w:space="0" w:color="auto"/>
        <w:left w:val="none" w:sz="0" w:space="0" w:color="auto"/>
        <w:bottom w:val="none" w:sz="0" w:space="0" w:color="auto"/>
        <w:right w:val="none" w:sz="0" w:space="0" w:color="auto"/>
      </w:divBdr>
    </w:div>
    <w:div w:id="905142987">
      <w:bodyDiv w:val="1"/>
      <w:marLeft w:val="0"/>
      <w:marRight w:val="0"/>
      <w:marTop w:val="0"/>
      <w:marBottom w:val="0"/>
      <w:divBdr>
        <w:top w:val="none" w:sz="0" w:space="0" w:color="auto"/>
        <w:left w:val="none" w:sz="0" w:space="0" w:color="auto"/>
        <w:bottom w:val="none" w:sz="0" w:space="0" w:color="auto"/>
        <w:right w:val="none" w:sz="0" w:space="0" w:color="auto"/>
      </w:divBdr>
    </w:div>
    <w:div w:id="906110738">
      <w:bodyDiv w:val="1"/>
      <w:marLeft w:val="0"/>
      <w:marRight w:val="0"/>
      <w:marTop w:val="0"/>
      <w:marBottom w:val="0"/>
      <w:divBdr>
        <w:top w:val="none" w:sz="0" w:space="0" w:color="auto"/>
        <w:left w:val="none" w:sz="0" w:space="0" w:color="auto"/>
        <w:bottom w:val="none" w:sz="0" w:space="0" w:color="auto"/>
        <w:right w:val="none" w:sz="0" w:space="0" w:color="auto"/>
      </w:divBdr>
    </w:div>
    <w:div w:id="908417254">
      <w:bodyDiv w:val="1"/>
      <w:marLeft w:val="0"/>
      <w:marRight w:val="0"/>
      <w:marTop w:val="0"/>
      <w:marBottom w:val="0"/>
      <w:divBdr>
        <w:top w:val="none" w:sz="0" w:space="0" w:color="auto"/>
        <w:left w:val="none" w:sz="0" w:space="0" w:color="auto"/>
        <w:bottom w:val="none" w:sz="0" w:space="0" w:color="auto"/>
        <w:right w:val="none" w:sz="0" w:space="0" w:color="auto"/>
      </w:divBdr>
    </w:div>
    <w:div w:id="908464378">
      <w:bodyDiv w:val="1"/>
      <w:marLeft w:val="0"/>
      <w:marRight w:val="0"/>
      <w:marTop w:val="0"/>
      <w:marBottom w:val="0"/>
      <w:divBdr>
        <w:top w:val="none" w:sz="0" w:space="0" w:color="auto"/>
        <w:left w:val="none" w:sz="0" w:space="0" w:color="auto"/>
        <w:bottom w:val="none" w:sz="0" w:space="0" w:color="auto"/>
        <w:right w:val="none" w:sz="0" w:space="0" w:color="auto"/>
      </w:divBdr>
    </w:div>
    <w:div w:id="909116343">
      <w:bodyDiv w:val="1"/>
      <w:marLeft w:val="0"/>
      <w:marRight w:val="0"/>
      <w:marTop w:val="0"/>
      <w:marBottom w:val="0"/>
      <w:divBdr>
        <w:top w:val="none" w:sz="0" w:space="0" w:color="auto"/>
        <w:left w:val="none" w:sz="0" w:space="0" w:color="auto"/>
        <w:bottom w:val="none" w:sz="0" w:space="0" w:color="auto"/>
        <w:right w:val="none" w:sz="0" w:space="0" w:color="auto"/>
      </w:divBdr>
    </w:div>
    <w:div w:id="909508981">
      <w:bodyDiv w:val="1"/>
      <w:marLeft w:val="0"/>
      <w:marRight w:val="0"/>
      <w:marTop w:val="0"/>
      <w:marBottom w:val="0"/>
      <w:divBdr>
        <w:top w:val="none" w:sz="0" w:space="0" w:color="auto"/>
        <w:left w:val="none" w:sz="0" w:space="0" w:color="auto"/>
        <w:bottom w:val="none" w:sz="0" w:space="0" w:color="auto"/>
        <w:right w:val="none" w:sz="0" w:space="0" w:color="auto"/>
      </w:divBdr>
    </w:div>
    <w:div w:id="910579735">
      <w:bodyDiv w:val="1"/>
      <w:marLeft w:val="0"/>
      <w:marRight w:val="0"/>
      <w:marTop w:val="0"/>
      <w:marBottom w:val="0"/>
      <w:divBdr>
        <w:top w:val="none" w:sz="0" w:space="0" w:color="auto"/>
        <w:left w:val="none" w:sz="0" w:space="0" w:color="auto"/>
        <w:bottom w:val="none" w:sz="0" w:space="0" w:color="auto"/>
        <w:right w:val="none" w:sz="0" w:space="0" w:color="auto"/>
      </w:divBdr>
    </w:div>
    <w:div w:id="913661752">
      <w:bodyDiv w:val="1"/>
      <w:marLeft w:val="0"/>
      <w:marRight w:val="0"/>
      <w:marTop w:val="0"/>
      <w:marBottom w:val="0"/>
      <w:divBdr>
        <w:top w:val="none" w:sz="0" w:space="0" w:color="auto"/>
        <w:left w:val="none" w:sz="0" w:space="0" w:color="auto"/>
        <w:bottom w:val="none" w:sz="0" w:space="0" w:color="auto"/>
        <w:right w:val="none" w:sz="0" w:space="0" w:color="auto"/>
      </w:divBdr>
    </w:div>
    <w:div w:id="915240080">
      <w:bodyDiv w:val="1"/>
      <w:marLeft w:val="0"/>
      <w:marRight w:val="0"/>
      <w:marTop w:val="0"/>
      <w:marBottom w:val="0"/>
      <w:divBdr>
        <w:top w:val="none" w:sz="0" w:space="0" w:color="auto"/>
        <w:left w:val="none" w:sz="0" w:space="0" w:color="auto"/>
        <w:bottom w:val="none" w:sz="0" w:space="0" w:color="auto"/>
        <w:right w:val="none" w:sz="0" w:space="0" w:color="auto"/>
      </w:divBdr>
    </w:div>
    <w:div w:id="915700075">
      <w:bodyDiv w:val="1"/>
      <w:marLeft w:val="0"/>
      <w:marRight w:val="0"/>
      <w:marTop w:val="0"/>
      <w:marBottom w:val="0"/>
      <w:divBdr>
        <w:top w:val="none" w:sz="0" w:space="0" w:color="auto"/>
        <w:left w:val="none" w:sz="0" w:space="0" w:color="auto"/>
        <w:bottom w:val="none" w:sz="0" w:space="0" w:color="auto"/>
        <w:right w:val="none" w:sz="0" w:space="0" w:color="auto"/>
      </w:divBdr>
    </w:div>
    <w:div w:id="920256712">
      <w:bodyDiv w:val="1"/>
      <w:marLeft w:val="0"/>
      <w:marRight w:val="0"/>
      <w:marTop w:val="0"/>
      <w:marBottom w:val="0"/>
      <w:divBdr>
        <w:top w:val="none" w:sz="0" w:space="0" w:color="auto"/>
        <w:left w:val="none" w:sz="0" w:space="0" w:color="auto"/>
        <w:bottom w:val="none" w:sz="0" w:space="0" w:color="auto"/>
        <w:right w:val="none" w:sz="0" w:space="0" w:color="auto"/>
      </w:divBdr>
    </w:div>
    <w:div w:id="920332992">
      <w:bodyDiv w:val="1"/>
      <w:marLeft w:val="0"/>
      <w:marRight w:val="0"/>
      <w:marTop w:val="0"/>
      <w:marBottom w:val="0"/>
      <w:divBdr>
        <w:top w:val="none" w:sz="0" w:space="0" w:color="auto"/>
        <w:left w:val="none" w:sz="0" w:space="0" w:color="auto"/>
        <w:bottom w:val="none" w:sz="0" w:space="0" w:color="auto"/>
        <w:right w:val="none" w:sz="0" w:space="0" w:color="auto"/>
      </w:divBdr>
    </w:div>
    <w:div w:id="920674315">
      <w:bodyDiv w:val="1"/>
      <w:marLeft w:val="0"/>
      <w:marRight w:val="0"/>
      <w:marTop w:val="0"/>
      <w:marBottom w:val="0"/>
      <w:divBdr>
        <w:top w:val="none" w:sz="0" w:space="0" w:color="auto"/>
        <w:left w:val="none" w:sz="0" w:space="0" w:color="auto"/>
        <w:bottom w:val="none" w:sz="0" w:space="0" w:color="auto"/>
        <w:right w:val="none" w:sz="0" w:space="0" w:color="auto"/>
      </w:divBdr>
    </w:div>
    <w:div w:id="924917110">
      <w:bodyDiv w:val="1"/>
      <w:marLeft w:val="0"/>
      <w:marRight w:val="0"/>
      <w:marTop w:val="0"/>
      <w:marBottom w:val="0"/>
      <w:divBdr>
        <w:top w:val="none" w:sz="0" w:space="0" w:color="auto"/>
        <w:left w:val="none" w:sz="0" w:space="0" w:color="auto"/>
        <w:bottom w:val="none" w:sz="0" w:space="0" w:color="auto"/>
        <w:right w:val="none" w:sz="0" w:space="0" w:color="auto"/>
      </w:divBdr>
    </w:div>
    <w:div w:id="926184254">
      <w:bodyDiv w:val="1"/>
      <w:marLeft w:val="0"/>
      <w:marRight w:val="0"/>
      <w:marTop w:val="0"/>
      <w:marBottom w:val="0"/>
      <w:divBdr>
        <w:top w:val="none" w:sz="0" w:space="0" w:color="auto"/>
        <w:left w:val="none" w:sz="0" w:space="0" w:color="auto"/>
        <w:bottom w:val="none" w:sz="0" w:space="0" w:color="auto"/>
        <w:right w:val="none" w:sz="0" w:space="0" w:color="auto"/>
      </w:divBdr>
    </w:div>
    <w:div w:id="926377347">
      <w:bodyDiv w:val="1"/>
      <w:marLeft w:val="0"/>
      <w:marRight w:val="0"/>
      <w:marTop w:val="0"/>
      <w:marBottom w:val="0"/>
      <w:divBdr>
        <w:top w:val="none" w:sz="0" w:space="0" w:color="auto"/>
        <w:left w:val="none" w:sz="0" w:space="0" w:color="auto"/>
        <w:bottom w:val="none" w:sz="0" w:space="0" w:color="auto"/>
        <w:right w:val="none" w:sz="0" w:space="0" w:color="auto"/>
      </w:divBdr>
    </w:div>
    <w:div w:id="928806351">
      <w:bodyDiv w:val="1"/>
      <w:marLeft w:val="0"/>
      <w:marRight w:val="0"/>
      <w:marTop w:val="0"/>
      <w:marBottom w:val="0"/>
      <w:divBdr>
        <w:top w:val="none" w:sz="0" w:space="0" w:color="auto"/>
        <w:left w:val="none" w:sz="0" w:space="0" w:color="auto"/>
        <w:bottom w:val="none" w:sz="0" w:space="0" w:color="auto"/>
        <w:right w:val="none" w:sz="0" w:space="0" w:color="auto"/>
      </w:divBdr>
    </w:div>
    <w:div w:id="929002067">
      <w:bodyDiv w:val="1"/>
      <w:marLeft w:val="0"/>
      <w:marRight w:val="0"/>
      <w:marTop w:val="0"/>
      <w:marBottom w:val="0"/>
      <w:divBdr>
        <w:top w:val="none" w:sz="0" w:space="0" w:color="auto"/>
        <w:left w:val="none" w:sz="0" w:space="0" w:color="auto"/>
        <w:bottom w:val="none" w:sz="0" w:space="0" w:color="auto"/>
        <w:right w:val="none" w:sz="0" w:space="0" w:color="auto"/>
      </w:divBdr>
    </w:div>
    <w:div w:id="929511301">
      <w:bodyDiv w:val="1"/>
      <w:marLeft w:val="0"/>
      <w:marRight w:val="0"/>
      <w:marTop w:val="0"/>
      <w:marBottom w:val="0"/>
      <w:divBdr>
        <w:top w:val="none" w:sz="0" w:space="0" w:color="auto"/>
        <w:left w:val="none" w:sz="0" w:space="0" w:color="auto"/>
        <w:bottom w:val="none" w:sz="0" w:space="0" w:color="auto"/>
        <w:right w:val="none" w:sz="0" w:space="0" w:color="auto"/>
      </w:divBdr>
    </w:div>
    <w:div w:id="929580062">
      <w:bodyDiv w:val="1"/>
      <w:marLeft w:val="0"/>
      <w:marRight w:val="0"/>
      <w:marTop w:val="0"/>
      <w:marBottom w:val="0"/>
      <w:divBdr>
        <w:top w:val="none" w:sz="0" w:space="0" w:color="auto"/>
        <w:left w:val="none" w:sz="0" w:space="0" w:color="auto"/>
        <w:bottom w:val="none" w:sz="0" w:space="0" w:color="auto"/>
        <w:right w:val="none" w:sz="0" w:space="0" w:color="auto"/>
      </w:divBdr>
    </w:div>
    <w:div w:id="936060690">
      <w:bodyDiv w:val="1"/>
      <w:marLeft w:val="0"/>
      <w:marRight w:val="0"/>
      <w:marTop w:val="0"/>
      <w:marBottom w:val="0"/>
      <w:divBdr>
        <w:top w:val="none" w:sz="0" w:space="0" w:color="auto"/>
        <w:left w:val="none" w:sz="0" w:space="0" w:color="auto"/>
        <w:bottom w:val="none" w:sz="0" w:space="0" w:color="auto"/>
        <w:right w:val="none" w:sz="0" w:space="0" w:color="auto"/>
      </w:divBdr>
    </w:div>
    <w:div w:id="938610365">
      <w:bodyDiv w:val="1"/>
      <w:marLeft w:val="0"/>
      <w:marRight w:val="0"/>
      <w:marTop w:val="0"/>
      <w:marBottom w:val="0"/>
      <w:divBdr>
        <w:top w:val="none" w:sz="0" w:space="0" w:color="auto"/>
        <w:left w:val="none" w:sz="0" w:space="0" w:color="auto"/>
        <w:bottom w:val="none" w:sz="0" w:space="0" w:color="auto"/>
        <w:right w:val="none" w:sz="0" w:space="0" w:color="auto"/>
      </w:divBdr>
    </w:div>
    <w:div w:id="938951523">
      <w:bodyDiv w:val="1"/>
      <w:marLeft w:val="0"/>
      <w:marRight w:val="0"/>
      <w:marTop w:val="0"/>
      <w:marBottom w:val="0"/>
      <w:divBdr>
        <w:top w:val="none" w:sz="0" w:space="0" w:color="auto"/>
        <w:left w:val="none" w:sz="0" w:space="0" w:color="auto"/>
        <w:bottom w:val="none" w:sz="0" w:space="0" w:color="auto"/>
        <w:right w:val="none" w:sz="0" w:space="0" w:color="auto"/>
      </w:divBdr>
    </w:div>
    <w:div w:id="944579272">
      <w:bodyDiv w:val="1"/>
      <w:marLeft w:val="0"/>
      <w:marRight w:val="0"/>
      <w:marTop w:val="0"/>
      <w:marBottom w:val="0"/>
      <w:divBdr>
        <w:top w:val="none" w:sz="0" w:space="0" w:color="auto"/>
        <w:left w:val="none" w:sz="0" w:space="0" w:color="auto"/>
        <w:bottom w:val="none" w:sz="0" w:space="0" w:color="auto"/>
        <w:right w:val="none" w:sz="0" w:space="0" w:color="auto"/>
      </w:divBdr>
    </w:div>
    <w:div w:id="952060324">
      <w:bodyDiv w:val="1"/>
      <w:marLeft w:val="0"/>
      <w:marRight w:val="0"/>
      <w:marTop w:val="0"/>
      <w:marBottom w:val="0"/>
      <w:divBdr>
        <w:top w:val="none" w:sz="0" w:space="0" w:color="auto"/>
        <w:left w:val="none" w:sz="0" w:space="0" w:color="auto"/>
        <w:bottom w:val="none" w:sz="0" w:space="0" w:color="auto"/>
        <w:right w:val="none" w:sz="0" w:space="0" w:color="auto"/>
      </w:divBdr>
    </w:div>
    <w:div w:id="952979580">
      <w:bodyDiv w:val="1"/>
      <w:marLeft w:val="0"/>
      <w:marRight w:val="0"/>
      <w:marTop w:val="0"/>
      <w:marBottom w:val="0"/>
      <w:divBdr>
        <w:top w:val="none" w:sz="0" w:space="0" w:color="auto"/>
        <w:left w:val="none" w:sz="0" w:space="0" w:color="auto"/>
        <w:bottom w:val="none" w:sz="0" w:space="0" w:color="auto"/>
        <w:right w:val="none" w:sz="0" w:space="0" w:color="auto"/>
      </w:divBdr>
    </w:div>
    <w:div w:id="954360554">
      <w:bodyDiv w:val="1"/>
      <w:marLeft w:val="0"/>
      <w:marRight w:val="0"/>
      <w:marTop w:val="0"/>
      <w:marBottom w:val="0"/>
      <w:divBdr>
        <w:top w:val="none" w:sz="0" w:space="0" w:color="auto"/>
        <w:left w:val="none" w:sz="0" w:space="0" w:color="auto"/>
        <w:bottom w:val="none" w:sz="0" w:space="0" w:color="auto"/>
        <w:right w:val="none" w:sz="0" w:space="0" w:color="auto"/>
      </w:divBdr>
    </w:div>
    <w:div w:id="956065351">
      <w:bodyDiv w:val="1"/>
      <w:marLeft w:val="0"/>
      <w:marRight w:val="0"/>
      <w:marTop w:val="0"/>
      <w:marBottom w:val="0"/>
      <w:divBdr>
        <w:top w:val="none" w:sz="0" w:space="0" w:color="auto"/>
        <w:left w:val="none" w:sz="0" w:space="0" w:color="auto"/>
        <w:bottom w:val="none" w:sz="0" w:space="0" w:color="auto"/>
        <w:right w:val="none" w:sz="0" w:space="0" w:color="auto"/>
      </w:divBdr>
    </w:div>
    <w:div w:id="958803351">
      <w:bodyDiv w:val="1"/>
      <w:marLeft w:val="0"/>
      <w:marRight w:val="0"/>
      <w:marTop w:val="0"/>
      <w:marBottom w:val="0"/>
      <w:divBdr>
        <w:top w:val="none" w:sz="0" w:space="0" w:color="auto"/>
        <w:left w:val="none" w:sz="0" w:space="0" w:color="auto"/>
        <w:bottom w:val="none" w:sz="0" w:space="0" w:color="auto"/>
        <w:right w:val="none" w:sz="0" w:space="0" w:color="auto"/>
      </w:divBdr>
    </w:div>
    <w:div w:id="961765392">
      <w:bodyDiv w:val="1"/>
      <w:marLeft w:val="0"/>
      <w:marRight w:val="0"/>
      <w:marTop w:val="0"/>
      <w:marBottom w:val="0"/>
      <w:divBdr>
        <w:top w:val="none" w:sz="0" w:space="0" w:color="auto"/>
        <w:left w:val="none" w:sz="0" w:space="0" w:color="auto"/>
        <w:bottom w:val="none" w:sz="0" w:space="0" w:color="auto"/>
        <w:right w:val="none" w:sz="0" w:space="0" w:color="auto"/>
      </w:divBdr>
    </w:div>
    <w:div w:id="964192526">
      <w:bodyDiv w:val="1"/>
      <w:marLeft w:val="0"/>
      <w:marRight w:val="0"/>
      <w:marTop w:val="0"/>
      <w:marBottom w:val="0"/>
      <w:divBdr>
        <w:top w:val="none" w:sz="0" w:space="0" w:color="auto"/>
        <w:left w:val="none" w:sz="0" w:space="0" w:color="auto"/>
        <w:bottom w:val="none" w:sz="0" w:space="0" w:color="auto"/>
        <w:right w:val="none" w:sz="0" w:space="0" w:color="auto"/>
      </w:divBdr>
    </w:div>
    <w:div w:id="968626552">
      <w:bodyDiv w:val="1"/>
      <w:marLeft w:val="0"/>
      <w:marRight w:val="0"/>
      <w:marTop w:val="0"/>
      <w:marBottom w:val="0"/>
      <w:divBdr>
        <w:top w:val="none" w:sz="0" w:space="0" w:color="auto"/>
        <w:left w:val="none" w:sz="0" w:space="0" w:color="auto"/>
        <w:bottom w:val="none" w:sz="0" w:space="0" w:color="auto"/>
        <w:right w:val="none" w:sz="0" w:space="0" w:color="auto"/>
      </w:divBdr>
    </w:div>
    <w:div w:id="968705872">
      <w:bodyDiv w:val="1"/>
      <w:marLeft w:val="0"/>
      <w:marRight w:val="0"/>
      <w:marTop w:val="0"/>
      <w:marBottom w:val="0"/>
      <w:divBdr>
        <w:top w:val="none" w:sz="0" w:space="0" w:color="auto"/>
        <w:left w:val="none" w:sz="0" w:space="0" w:color="auto"/>
        <w:bottom w:val="none" w:sz="0" w:space="0" w:color="auto"/>
        <w:right w:val="none" w:sz="0" w:space="0" w:color="auto"/>
      </w:divBdr>
    </w:div>
    <w:div w:id="969362569">
      <w:bodyDiv w:val="1"/>
      <w:marLeft w:val="0"/>
      <w:marRight w:val="0"/>
      <w:marTop w:val="0"/>
      <w:marBottom w:val="0"/>
      <w:divBdr>
        <w:top w:val="none" w:sz="0" w:space="0" w:color="auto"/>
        <w:left w:val="none" w:sz="0" w:space="0" w:color="auto"/>
        <w:bottom w:val="none" w:sz="0" w:space="0" w:color="auto"/>
        <w:right w:val="none" w:sz="0" w:space="0" w:color="auto"/>
      </w:divBdr>
    </w:div>
    <w:div w:id="974523695">
      <w:bodyDiv w:val="1"/>
      <w:marLeft w:val="0"/>
      <w:marRight w:val="0"/>
      <w:marTop w:val="0"/>
      <w:marBottom w:val="0"/>
      <w:divBdr>
        <w:top w:val="none" w:sz="0" w:space="0" w:color="auto"/>
        <w:left w:val="none" w:sz="0" w:space="0" w:color="auto"/>
        <w:bottom w:val="none" w:sz="0" w:space="0" w:color="auto"/>
        <w:right w:val="none" w:sz="0" w:space="0" w:color="auto"/>
      </w:divBdr>
    </w:div>
    <w:div w:id="975182647">
      <w:bodyDiv w:val="1"/>
      <w:marLeft w:val="0"/>
      <w:marRight w:val="0"/>
      <w:marTop w:val="0"/>
      <w:marBottom w:val="0"/>
      <w:divBdr>
        <w:top w:val="none" w:sz="0" w:space="0" w:color="auto"/>
        <w:left w:val="none" w:sz="0" w:space="0" w:color="auto"/>
        <w:bottom w:val="none" w:sz="0" w:space="0" w:color="auto"/>
        <w:right w:val="none" w:sz="0" w:space="0" w:color="auto"/>
      </w:divBdr>
    </w:div>
    <w:div w:id="975381058">
      <w:bodyDiv w:val="1"/>
      <w:marLeft w:val="0"/>
      <w:marRight w:val="0"/>
      <w:marTop w:val="0"/>
      <w:marBottom w:val="0"/>
      <w:divBdr>
        <w:top w:val="none" w:sz="0" w:space="0" w:color="auto"/>
        <w:left w:val="none" w:sz="0" w:space="0" w:color="auto"/>
        <w:bottom w:val="none" w:sz="0" w:space="0" w:color="auto"/>
        <w:right w:val="none" w:sz="0" w:space="0" w:color="auto"/>
      </w:divBdr>
    </w:div>
    <w:div w:id="975528444">
      <w:bodyDiv w:val="1"/>
      <w:marLeft w:val="0"/>
      <w:marRight w:val="0"/>
      <w:marTop w:val="0"/>
      <w:marBottom w:val="0"/>
      <w:divBdr>
        <w:top w:val="none" w:sz="0" w:space="0" w:color="auto"/>
        <w:left w:val="none" w:sz="0" w:space="0" w:color="auto"/>
        <w:bottom w:val="none" w:sz="0" w:space="0" w:color="auto"/>
        <w:right w:val="none" w:sz="0" w:space="0" w:color="auto"/>
      </w:divBdr>
    </w:div>
    <w:div w:id="975600576">
      <w:bodyDiv w:val="1"/>
      <w:marLeft w:val="0"/>
      <w:marRight w:val="0"/>
      <w:marTop w:val="0"/>
      <w:marBottom w:val="0"/>
      <w:divBdr>
        <w:top w:val="none" w:sz="0" w:space="0" w:color="auto"/>
        <w:left w:val="none" w:sz="0" w:space="0" w:color="auto"/>
        <w:bottom w:val="none" w:sz="0" w:space="0" w:color="auto"/>
        <w:right w:val="none" w:sz="0" w:space="0" w:color="auto"/>
      </w:divBdr>
    </w:div>
    <w:div w:id="976229003">
      <w:bodyDiv w:val="1"/>
      <w:marLeft w:val="0"/>
      <w:marRight w:val="0"/>
      <w:marTop w:val="0"/>
      <w:marBottom w:val="0"/>
      <w:divBdr>
        <w:top w:val="none" w:sz="0" w:space="0" w:color="auto"/>
        <w:left w:val="none" w:sz="0" w:space="0" w:color="auto"/>
        <w:bottom w:val="none" w:sz="0" w:space="0" w:color="auto"/>
        <w:right w:val="none" w:sz="0" w:space="0" w:color="auto"/>
      </w:divBdr>
    </w:div>
    <w:div w:id="978726885">
      <w:bodyDiv w:val="1"/>
      <w:marLeft w:val="0"/>
      <w:marRight w:val="0"/>
      <w:marTop w:val="0"/>
      <w:marBottom w:val="0"/>
      <w:divBdr>
        <w:top w:val="none" w:sz="0" w:space="0" w:color="auto"/>
        <w:left w:val="none" w:sz="0" w:space="0" w:color="auto"/>
        <w:bottom w:val="none" w:sz="0" w:space="0" w:color="auto"/>
        <w:right w:val="none" w:sz="0" w:space="0" w:color="auto"/>
      </w:divBdr>
    </w:div>
    <w:div w:id="980580843">
      <w:bodyDiv w:val="1"/>
      <w:marLeft w:val="0"/>
      <w:marRight w:val="0"/>
      <w:marTop w:val="0"/>
      <w:marBottom w:val="0"/>
      <w:divBdr>
        <w:top w:val="none" w:sz="0" w:space="0" w:color="auto"/>
        <w:left w:val="none" w:sz="0" w:space="0" w:color="auto"/>
        <w:bottom w:val="none" w:sz="0" w:space="0" w:color="auto"/>
        <w:right w:val="none" w:sz="0" w:space="0" w:color="auto"/>
      </w:divBdr>
    </w:div>
    <w:div w:id="983391822">
      <w:bodyDiv w:val="1"/>
      <w:marLeft w:val="0"/>
      <w:marRight w:val="0"/>
      <w:marTop w:val="0"/>
      <w:marBottom w:val="0"/>
      <w:divBdr>
        <w:top w:val="none" w:sz="0" w:space="0" w:color="auto"/>
        <w:left w:val="none" w:sz="0" w:space="0" w:color="auto"/>
        <w:bottom w:val="none" w:sz="0" w:space="0" w:color="auto"/>
        <w:right w:val="none" w:sz="0" w:space="0" w:color="auto"/>
      </w:divBdr>
    </w:div>
    <w:div w:id="985627355">
      <w:bodyDiv w:val="1"/>
      <w:marLeft w:val="0"/>
      <w:marRight w:val="0"/>
      <w:marTop w:val="0"/>
      <w:marBottom w:val="0"/>
      <w:divBdr>
        <w:top w:val="none" w:sz="0" w:space="0" w:color="auto"/>
        <w:left w:val="none" w:sz="0" w:space="0" w:color="auto"/>
        <w:bottom w:val="none" w:sz="0" w:space="0" w:color="auto"/>
        <w:right w:val="none" w:sz="0" w:space="0" w:color="auto"/>
      </w:divBdr>
    </w:div>
    <w:div w:id="990405810">
      <w:bodyDiv w:val="1"/>
      <w:marLeft w:val="0"/>
      <w:marRight w:val="0"/>
      <w:marTop w:val="0"/>
      <w:marBottom w:val="0"/>
      <w:divBdr>
        <w:top w:val="none" w:sz="0" w:space="0" w:color="auto"/>
        <w:left w:val="none" w:sz="0" w:space="0" w:color="auto"/>
        <w:bottom w:val="none" w:sz="0" w:space="0" w:color="auto"/>
        <w:right w:val="none" w:sz="0" w:space="0" w:color="auto"/>
      </w:divBdr>
    </w:div>
    <w:div w:id="991176739">
      <w:bodyDiv w:val="1"/>
      <w:marLeft w:val="0"/>
      <w:marRight w:val="0"/>
      <w:marTop w:val="0"/>
      <w:marBottom w:val="0"/>
      <w:divBdr>
        <w:top w:val="none" w:sz="0" w:space="0" w:color="auto"/>
        <w:left w:val="none" w:sz="0" w:space="0" w:color="auto"/>
        <w:bottom w:val="none" w:sz="0" w:space="0" w:color="auto"/>
        <w:right w:val="none" w:sz="0" w:space="0" w:color="auto"/>
      </w:divBdr>
    </w:div>
    <w:div w:id="992022438">
      <w:bodyDiv w:val="1"/>
      <w:marLeft w:val="0"/>
      <w:marRight w:val="0"/>
      <w:marTop w:val="0"/>
      <w:marBottom w:val="0"/>
      <w:divBdr>
        <w:top w:val="none" w:sz="0" w:space="0" w:color="auto"/>
        <w:left w:val="none" w:sz="0" w:space="0" w:color="auto"/>
        <w:bottom w:val="none" w:sz="0" w:space="0" w:color="auto"/>
        <w:right w:val="none" w:sz="0" w:space="0" w:color="auto"/>
      </w:divBdr>
    </w:div>
    <w:div w:id="992610501">
      <w:bodyDiv w:val="1"/>
      <w:marLeft w:val="0"/>
      <w:marRight w:val="0"/>
      <w:marTop w:val="0"/>
      <w:marBottom w:val="0"/>
      <w:divBdr>
        <w:top w:val="none" w:sz="0" w:space="0" w:color="auto"/>
        <w:left w:val="none" w:sz="0" w:space="0" w:color="auto"/>
        <w:bottom w:val="none" w:sz="0" w:space="0" w:color="auto"/>
        <w:right w:val="none" w:sz="0" w:space="0" w:color="auto"/>
      </w:divBdr>
    </w:div>
    <w:div w:id="994261895">
      <w:bodyDiv w:val="1"/>
      <w:marLeft w:val="0"/>
      <w:marRight w:val="0"/>
      <w:marTop w:val="0"/>
      <w:marBottom w:val="0"/>
      <w:divBdr>
        <w:top w:val="none" w:sz="0" w:space="0" w:color="auto"/>
        <w:left w:val="none" w:sz="0" w:space="0" w:color="auto"/>
        <w:bottom w:val="none" w:sz="0" w:space="0" w:color="auto"/>
        <w:right w:val="none" w:sz="0" w:space="0" w:color="auto"/>
      </w:divBdr>
    </w:div>
    <w:div w:id="997731469">
      <w:bodyDiv w:val="1"/>
      <w:marLeft w:val="0"/>
      <w:marRight w:val="0"/>
      <w:marTop w:val="0"/>
      <w:marBottom w:val="0"/>
      <w:divBdr>
        <w:top w:val="none" w:sz="0" w:space="0" w:color="auto"/>
        <w:left w:val="none" w:sz="0" w:space="0" w:color="auto"/>
        <w:bottom w:val="none" w:sz="0" w:space="0" w:color="auto"/>
        <w:right w:val="none" w:sz="0" w:space="0" w:color="auto"/>
      </w:divBdr>
    </w:div>
    <w:div w:id="998004529">
      <w:bodyDiv w:val="1"/>
      <w:marLeft w:val="0"/>
      <w:marRight w:val="0"/>
      <w:marTop w:val="0"/>
      <w:marBottom w:val="0"/>
      <w:divBdr>
        <w:top w:val="none" w:sz="0" w:space="0" w:color="auto"/>
        <w:left w:val="none" w:sz="0" w:space="0" w:color="auto"/>
        <w:bottom w:val="none" w:sz="0" w:space="0" w:color="auto"/>
        <w:right w:val="none" w:sz="0" w:space="0" w:color="auto"/>
      </w:divBdr>
    </w:div>
    <w:div w:id="999046202">
      <w:bodyDiv w:val="1"/>
      <w:marLeft w:val="0"/>
      <w:marRight w:val="0"/>
      <w:marTop w:val="0"/>
      <w:marBottom w:val="0"/>
      <w:divBdr>
        <w:top w:val="none" w:sz="0" w:space="0" w:color="auto"/>
        <w:left w:val="none" w:sz="0" w:space="0" w:color="auto"/>
        <w:bottom w:val="none" w:sz="0" w:space="0" w:color="auto"/>
        <w:right w:val="none" w:sz="0" w:space="0" w:color="auto"/>
      </w:divBdr>
    </w:div>
    <w:div w:id="1000694012">
      <w:bodyDiv w:val="1"/>
      <w:marLeft w:val="0"/>
      <w:marRight w:val="0"/>
      <w:marTop w:val="0"/>
      <w:marBottom w:val="0"/>
      <w:divBdr>
        <w:top w:val="none" w:sz="0" w:space="0" w:color="auto"/>
        <w:left w:val="none" w:sz="0" w:space="0" w:color="auto"/>
        <w:bottom w:val="none" w:sz="0" w:space="0" w:color="auto"/>
        <w:right w:val="none" w:sz="0" w:space="0" w:color="auto"/>
      </w:divBdr>
    </w:div>
    <w:div w:id="1002120685">
      <w:bodyDiv w:val="1"/>
      <w:marLeft w:val="0"/>
      <w:marRight w:val="0"/>
      <w:marTop w:val="0"/>
      <w:marBottom w:val="0"/>
      <w:divBdr>
        <w:top w:val="none" w:sz="0" w:space="0" w:color="auto"/>
        <w:left w:val="none" w:sz="0" w:space="0" w:color="auto"/>
        <w:bottom w:val="none" w:sz="0" w:space="0" w:color="auto"/>
        <w:right w:val="none" w:sz="0" w:space="0" w:color="auto"/>
      </w:divBdr>
    </w:div>
    <w:div w:id="1003049525">
      <w:bodyDiv w:val="1"/>
      <w:marLeft w:val="0"/>
      <w:marRight w:val="0"/>
      <w:marTop w:val="0"/>
      <w:marBottom w:val="0"/>
      <w:divBdr>
        <w:top w:val="none" w:sz="0" w:space="0" w:color="auto"/>
        <w:left w:val="none" w:sz="0" w:space="0" w:color="auto"/>
        <w:bottom w:val="none" w:sz="0" w:space="0" w:color="auto"/>
        <w:right w:val="none" w:sz="0" w:space="0" w:color="auto"/>
      </w:divBdr>
    </w:div>
    <w:div w:id="1004669217">
      <w:bodyDiv w:val="1"/>
      <w:marLeft w:val="0"/>
      <w:marRight w:val="0"/>
      <w:marTop w:val="0"/>
      <w:marBottom w:val="0"/>
      <w:divBdr>
        <w:top w:val="none" w:sz="0" w:space="0" w:color="auto"/>
        <w:left w:val="none" w:sz="0" w:space="0" w:color="auto"/>
        <w:bottom w:val="none" w:sz="0" w:space="0" w:color="auto"/>
        <w:right w:val="none" w:sz="0" w:space="0" w:color="auto"/>
      </w:divBdr>
    </w:div>
    <w:div w:id="1009336444">
      <w:bodyDiv w:val="1"/>
      <w:marLeft w:val="0"/>
      <w:marRight w:val="0"/>
      <w:marTop w:val="0"/>
      <w:marBottom w:val="0"/>
      <w:divBdr>
        <w:top w:val="none" w:sz="0" w:space="0" w:color="auto"/>
        <w:left w:val="none" w:sz="0" w:space="0" w:color="auto"/>
        <w:bottom w:val="none" w:sz="0" w:space="0" w:color="auto"/>
        <w:right w:val="none" w:sz="0" w:space="0" w:color="auto"/>
      </w:divBdr>
    </w:div>
    <w:div w:id="1010259539">
      <w:bodyDiv w:val="1"/>
      <w:marLeft w:val="0"/>
      <w:marRight w:val="0"/>
      <w:marTop w:val="0"/>
      <w:marBottom w:val="0"/>
      <w:divBdr>
        <w:top w:val="none" w:sz="0" w:space="0" w:color="auto"/>
        <w:left w:val="none" w:sz="0" w:space="0" w:color="auto"/>
        <w:bottom w:val="none" w:sz="0" w:space="0" w:color="auto"/>
        <w:right w:val="none" w:sz="0" w:space="0" w:color="auto"/>
      </w:divBdr>
    </w:div>
    <w:div w:id="1023241372">
      <w:bodyDiv w:val="1"/>
      <w:marLeft w:val="0"/>
      <w:marRight w:val="0"/>
      <w:marTop w:val="0"/>
      <w:marBottom w:val="0"/>
      <w:divBdr>
        <w:top w:val="none" w:sz="0" w:space="0" w:color="auto"/>
        <w:left w:val="none" w:sz="0" w:space="0" w:color="auto"/>
        <w:bottom w:val="none" w:sz="0" w:space="0" w:color="auto"/>
        <w:right w:val="none" w:sz="0" w:space="0" w:color="auto"/>
      </w:divBdr>
    </w:div>
    <w:div w:id="1026323771">
      <w:bodyDiv w:val="1"/>
      <w:marLeft w:val="0"/>
      <w:marRight w:val="0"/>
      <w:marTop w:val="0"/>
      <w:marBottom w:val="0"/>
      <w:divBdr>
        <w:top w:val="none" w:sz="0" w:space="0" w:color="auto"/>
        <w:left w:val="none" w:sz="0" w:space="0" w:color="auto"/>
        <w:bottom w:val="none" w:sz="0" w:space="0" w:color="auto"/>
        <w:right w:val="none" w:sz="0" w:space="0" w:color="auto"/>
      </w:divBdr>
    </w:div>
    <w:div w:id="1032343723">
      <w:bodyDiv w:val="1"/>
      <w:marLeft w:val="0"/>
      <w:marRight w:val="0"/>
      <w:marTop w:val="0"/>
      <w:marBottom w:val="0"/>
      <w:divBdr>
        <w:top w:val="none" w:sz="0" w:space="0" w:color="auto"/>
        <w:left w:val="none" w:sz="0" w:space="0" w:color="auto"/>
        <w:bottom w:val="none" w:sz="0" w:space="0" w:color="auto"/>
        <w:right w:val="none" w:sz="0" w:space="0" w:color="auto"/>
      </w:divBdr>
    </w:div>
    <w:div w:id="1032876165">
      <w:bodyDiv w:val="1"/>
      <w:marLeft w:val="0"/>
      <w:marRight w:val="0"/>
      <w:marTop w:val="0"/>
      <w:marBottom w:val="0"/>
      <w:divBdr>
        <w:top w:val="none" w:sz="0" w:space="0" w:color="auto"/>
        <w:left w:val="none" w:sz="0" w:space="0" w:color="auto"/>
        <w:bottom w:val="none" w:sz="0" w:space="0" w:color="auto"/>
        <w:right w:val="none" w:sz="0" w:space="0" w:color="auto"/>
      </w:divBdr>
    </w:div>
    <w:div w:id="1034162156">
      <w:bodyDiv w:val="1"/>
      <w:marLeft w:val="0"/>
      <w:marRight w:val="0"/>
      <w:marTop w:val="0"/>
      <w:marBottom w:val="0"/>
      <w:divBdr>
        <w:top w:val="none" w:sz="0" w:space="0" w:color="auto"/>
        <w:left w:val="none" w:sz="0" w:space="0" w:color="auto"/>
        <w:bottom w:val="none" w:sz="0" w:space="0" w:color="auto"/>
        <w:right w:val="none" w:sz="0" w:space="0" w:color="auto"/>
      </w:divBdr>
    </w:div>
    <w:div w:id="1035354069">
      <w:bodyDiv w:val="1"/>
      <w:marLeft w:val="0"/>
      <w:marRight w:val="0"/>
      <w:marTop w:val="0"/>
      <w:marBottom w:val="0"/>
      <w:divBdr>
        <w:top w:val="none" w:sz="0" w:space="0" w:color="auto"/>
        <w:left w:val="none" w:sz="0" w:space="0" w:color="auto"/>
        <w:bottom w:val="none" w:sz="0" w:space="0" w:color="auto"/>
        <w:right w:val="none" w:sz="0" w:space="0" w:color="auto"/>
      </w:divBdr>
    </w:div>
    <w:div w:id="1039008713">
      <w:bodyDiv w:val="1"/>
      <w:marLeft w:val="0"/>
      <w:marRight w:val="0"/>
      <w:marTop w:val="0"/>
      <w:marBottom w:val="0"/>
      <w:divBdr>
        <w:top w:val="none" w:sz="0" w:space="0" w:color="auto"/>
        <w:left w:val="none" w:sz="0" w:space="0" w:color="auto"/>
        <w:bottom w:val="none" w:sz="0" w:space="0" w:color="auto"/>
        <w:right w:val="none" w:sz="0" w:space="0" w:color="auto"/>
      </w:divBdr>
    </w:div>
    <w:div w:id="1043015138">
      <w:bodyDiv w:val="1"/>
      <w:marLeft w:val="0"/>
      <w:marRight w:val="0"/>
      <w:marTop w:val="0"/>
      <w:marBottom w:val="0"/>
      <w:divBdr>
        <w:top w:val="none" w:sz="0" w:space="0" w:color="auto"/>
        <w:left w:val="none" w:sz="0" w:space="0" w:color="auto"/>
        <w:bottom w:val="none" w:sz="0" w:space="0" w:color="auto"/>
        <w:right w:val="none" w:sz="0" w:space="0" w:color="auto"/>
      </w:divBdr>
    </w:div>
    <w:div w:id="1045981846">
      <w:bodyDiv w:val="1"/>
      <w:marLeft w:val="0"/>
      <w:marRight w:val="0"/>
      <w:marTop w:val="0"/>
      <w:marBottom w:val="0"/>
      <w:divBdr>
        <w:top w:val="none" w:sz="0" w:space="0" w:color="auto"/>
        <w:left w:val="none" w:sz="0" w:space="0" w:color="auto"/>
        <w:bottom w:val="none" w:sz="0" w:space="0" w:color="auto"/>
        <w:right w:val="none" w:sz="0" w:space="0" w:color="auto"/>
      </w:divBdr>
    </w:div>
    <w:div w:id="1046418862">
      <w:bodyDiv w:val="1"/>
      <w:marLeft w:val="0"/>
      <w:marRight w:val="0"/>
      <w:marTop w:val="0"/>
      <w:marBottom w:val="0"/>
      <w:divBdr>
        <w:top w:val="none" w:sz="0" w:space="0" w:color="auto"/>
        <w:left w:val="none" w:sz="0" w:space="0" w:color="auto"/>
        <w:bottom w:val="none" w:sz="0" w:space="0" w:color="auto"/>
        <w:right w:val="none" w:sz="0" w:space="0" w:color="auto"/>
      </w:divBdr>
    </w:div>
    <w:div w:id="1046682718">
      <w:bodyDiv w:val="1"/>
      <w:marLeft w:val="0"/>
      <w:marRight w:val="0"/>
      <w:marTop w:val="0"/>
      <w:marBottom w:val="0"/>
      <w:divBdr>
        <w:top w:val="none" w:sz="0" w:space="0" w:color="auto"/>
        <w:left w:val="none" w:sz="0" w:space="0" w:color="auto"/>
        <w:bottom w:val="none" w:sz="0" w:space="0" w:color="auto"/>
        <w:right w:val="none" w:sz="0" w:space="0" w:color="auto"/>
      </w:divBdr>
    </w:div>
    <w:div w:id="1047026063">
      <w:bodyDiv w:val="1"/>
      <w:marLeft w:val="0"/>
      <w:marRight w:val="0"/>
      <w:marTop w:val="0"/>
      <w:marBottom w:val="0"/>
      <w:divBdr>
        <w:top w:val="none" w:sz="0" w:space="0" w:color="auto"/>
        <w:left w:val="none" w:sz="0" w:space="0" w:color="auto"/>
        <w:bottom w:val="none" w:sz="0" w:space="0" w:color="auto"/>
        <w:right w:val="none" w:sz="0" w:space="0" w:color="auto"/>
      </w:divBdr>
    </w:div>
    <w:div w:id="1047995681">
      <w:bodyDiv w:val="1"/>
      <w:marLeft w:val="0"/>
      <w:marRight w:val="0"/>
      <w:marTop w:val="0"/>
      <w:marBottom w:val="0"/>
      <w:divBdr>
        <w:top w:val="none" w:sz="0" w:space="0" w:color="auto"/>
        <w:left w:val="none" w:sz="0" w:space="0" w:color="auto"/>
        <w:bottom w:val="none" w:sz="0" w:space="0" w:color="auto"/>
        <w:right w:val="none" w:sz="0" w:space="0" w:color="auto"/>
      </w:divBdr>
    </w:div>
    <w:div w:id="1049766234">
      <w:bodyDiv w:val="1"/>
      <w:marLeft w:val="0"/>
      <w:marRight w:val="0"/>
      <w:marTop w:val="0"/>
      <w:marBottom w:val="0"/>
      <w:divBdr>
        <w:top w:val="none" w:sz="0" w:space="0" w:color="auto"/>
        <w:left w:val="none" w:sz="0" w:space="0" w:color="auto"/>
        <w:bottom w:val="none" w:sz="0" w:space="0" w:color="auto"/>
        <w:right w:val="none" w:sz="0" w:space="0" w:color="auto"/>
      </w:divBdr>
    </w:div>
    <w:div w:id="1050301126">
      <w:bodyDiv w:val="1"/>
      <w:marLeft w:val="0"/>
      <w:marRight w:val="0"/>
      <w:marTop w:val="0"/>
      <w:marBottom w:val="0"/>
      <w:divBdr>
        <w:top w:val="none" w:sz="0" w:space="0" w:color="auto"/>
        <w:left w:val="none" w:sz="0" w:space="0" w:color="auto"/>
        <w:bottom w:val="none" w:sz="0" w:space="0" w:color="auto"/>
        <w:right w:val="none" w:sz="0" w:space="0" w:color="auto"/>
      </w:divBdr>
    </w:div>
    <w:div w:id="1055159422">
      <w:bodyDiv w:val="1"/>
      <w:marLeft w:val="0"/>
      <w:marRight w:val="0"/>
      <w:marTop w:val="0"/>
      <w:marBottom w:val="0"/>
      <w:divBdr>
        <w:top w:val="none" w:sz="0" w:space="0" w:color="auto"/>
        <w:left w:val="none" w:sz="0" w:space="0" w:color="auto"/>
        <w:bottom w:val="none" w:sz="0" w:space="0" w:color="auto"/>
        <w:right w:val="none" w:sz="0" w:space="0" w:color="auto"/>
      </w:divBdr>
    </w:div>
    <w:div w:id="1055853896">
      <w:bodyDiv w:val="1"/>
      <w:marLeft w:val="0"/>
      <w:marRight w:val="0"/>
      <w:marTop w:val="0"/>
      <w:marBottom w:val="0"/>
      <w:divBdr>
        <w:top w:val="none" w:sz="0" w:space="0" w:color="auto"/>
        <w:left w:val="none" w:sz="0" w:space="0" w:color="auto"/>
        <w:bottom w:val="none" w:sz="0" w:space="0" w:color="auto"/>
        <w:right w:val="none" w:sz="0" w:space="0" w:color="auto"/>
      </w:divBdr>
    </w:div>
    <w:div w:id="1062405737">
      <w:bodyDiv w:val="1"/>
      <w:marLeft w:val="0"/>
      <w:marRight w:val="0"/>
      <w:marTop w:val="0"/>
      <w:marBottom w:val="0"/>
      <w:divBdr>
        <w:top w:val="none" w:sz="0" w:space="0" w:color="auto"/>
        <w:left w:val="none" w:sz="0" w:space="0" w:color="auto"/>
        <w:bottom w:val="none" w:sz="0" w:space="0" w:color="auto"/>
        <w:right w:val="none" w:sz="0" w:space="0" w:color="auto"/>
      </w:divBdr>
    </w:div>
    <w:div w:id="1065836658">
      <w:bodyDiv w:val="1"/>
      <w:marLeft w:val="0"/>
      <w:marRight w:val="0"/>
      <w:marTop w:val="0"/>
      <w:marBottom w:val="0"/>
      <w:divBdr>
        <w:top w:val="none" w:sz="0" w:space="0" w:color="auto"/>
        <w:left w:val="none" w:sz="0" w:space="0" w:color="auto"/>
        <w:bottom w:val="none" w:sz="0" w:space="0" w:color="auto"/>
        <w:right w:val="none" w:sz="0" w:space="0" w:color="auto"/>
      </w:divBdr>
    </w:div>
    <w:div w:id="1067412364">
      <w:bodyDiv w:val="1"/>
      <w:marLeft w:val="0"/>
      <w:marRight w:val="0"/>
      <w:marTop w:val="0"/>
      <w:marBottom w:val="0"/>
      <w:divBdr>
        <w:top w:val="none" w:sz="0" w:space="0" w:color="auto"/>
        <w:left w:val="none" w:sz="0" w:space="0" w:color="auto"/>
        <w:bottom w:val="none" w:sz="0" w:space="0" w:color="auto"/>
        <w:right w:val="none" w:sz="0" w:space="0" w:color="auto"/>
      </w:divBdr>
    </w:div>
    <w:div w:id="1067610723">
      <w:bodyDiv w:val="1"/>
      <w:marLeft w:val="0"/>
      <w:marRight w:val="0"/>
      <w:marTop w:val="0"/>
      <w:marBottom w:val="0"/>
      <w:divBdr>
        <w:top w:val="none" w:sz="0" w:space="0" w:color="auto"/>
        <w:left w:val="none" w:sz="0" w:space="0" w:color="auto"/>
        <w:bottom w:val="none" w:sz="0" w:space="0" w:color="auto"/>
        <w:right w:val="none" w:sz="0" w:space="0" w:color="auto"/>
      </w:divBdr>
    </w:div>
    <w:div w:id="1070613565">
      <w:bodyDiv w:val="1"/>
      <w:marLeft w:val="0"/>
      <w:marRight w:val="0"/>
      <w:marTop w:val="0"/>
      <w:marBottom w:val="0"/>
      <w:divBdr>
        <w:top w:val="none" w:sz="0" w:space="0" w:color="auto"/>
        <w:left w:val="none" w:sz="0" w:space="0" w:color="auto"/>
        <w:bottom w:val="none" w:sz="0" w:space="0" w:color="auto"/>
        <w:right w:val="none" w:sz="0" w:space="0" w:color="auto"/>
      </w:divBdr>
    </w:div>
    <w:div w:id="1072431455">
      <w:bodyDiv w:val="1"/>
      <w:marLeft w:val="0"/>
      <w:marRight w:val="0"/>
      <w:marTop w:val="0"/>
      <w:marBottom w:val="0"/>
      <w:divBdr>
        <w:top w:val="none" w:sz="0" w:space="0" w:color="auto"/>
        <w:left w:val="none" w:sz="0" w:space="0" w:color="auto"/>
        <w:bottom w:val="none" w:sz="0" w:space="0" w:color="auto"/>
        <w:right w:val="none" w:sz="0" w:space="0" w:color="auto"/>
      </w:divBdr>
    </w:div>
    <w:div w:id="1075132045">
      <w:bodyDiv w:val="1"/>
      <w:marLeft w:val="0"/>
      <w:marRight w:val="0"/>
      <w:marTop w:val="0"/>
      <w:marBottom w:val="0"/>
      <w:divBdr>
        <w:top w:val="none" w:sz="0" w:space="0" w:color="auto"/>
        <w:left w:val="none" w:sz="0" w:space="0" w:color="auto"/>
        <w:bottom w:val="none" w:sz="0" w:space="0" w:color="auto"/>
        <w:right w:val="none" w:sz="0" w:space="0" w:color="auto"/>
      </w:divBdr>
    </w:div>
    <w:div w:id="1077676341">
      <w:bodyDiv w:val="1"/>
      <w:marLeft w:val="0"/>
      <w:marRight w:val="0"/>
      <w:marTop w:val="0"/>
      <w:marBottom w:val="0"/>
      <w:divBdr>
        <w:top w:val="none" w:sz="0" w:space="0" w:color="auto"/>
        <w:left w:val="none" w:sz="0" w:space="0" w:color="auto"/>
        <w:bottom w:val="none" w:sz="0" w:space="0" w:color="auto"/>
        <w:right w:val="none" w:sz="0" w:space="0" w:color="auto"/>
      </w:divBdr>
    </w:div>
    <w:div w:id="1078333032">
      <w:bodyDiv w:val="1"/>
      <w:marLeft w:val="0"/>
      <w:marRight w:val="0"/>
      <w:marTop w:val="0"/>
      <w:marBottom w:val="0"/>
      <w:divBdr>
        <w:top w:val="none" w:sz="0" w:space="0" w:color="auto"/>
        <w:left w:val="none" w:sz="0" w:space="0" w:color="auto"/>
        <w:bottom w:val="none" w:sz="0" w:space="0" w:color="auto"/>
        <w:right w:val="none" w:sz="0" w:space="0" w:color="auto"/>
      </w:divBdr>
    </w:div>
    <w:div w:id="1081416117">
      <w:bodyDiv w:val="1"/>
      <w:marLeft w:val="0"/>
      <w:marRight w:val="0"/>
      <w:marTop w:val="0"/>
      <w:marBottom w:val="0"/>
      <w:divBdr>
        <w:top w:val="none" w:sz="0" w:space="0" w:color="auto"/>
        <w:left w:val="none" w:sz="0" w:space="0" w:color="auto"/>
        <w:bottom w:val="none" w:sz="0" w:space="0" w:color="auto"/>
        <w:right w:val="none" w:sz="0" w:space="0" w:color="auto"/>
      </w:divBdr>
    </w:div>
    <w:div w:id="1084109994">
      <w:bodyDiv w:val="1"/>
      <w:marLeft w:val="0"/>
      <w:marRight w:val="0"/>
      <w:marTop w:val="0"/>
      <w:marBottom w:val="0"/>
      <w:divBdr>
        <w:top w:val="none" w:sz="0" w:space="0" w:color="auto"/>
        <w:left w:val="none" w:sz="0" w:space="0" w:color="auto"/>
        <w:bottom w:val="none" w:sz="0" w:space="0" w:color="auto"/>
        <w:right w:val="none" w:sz="0" w:space="0" w:color="auto"/>
      </w:divBdr>
    </w:div>
    <w:div w:id="1088430096">
      <w:bodyDiv w:val="1"/>
      <w:marLeft w:val="0"/>
      <w:marRight w:val="0"/>
      <w:marTop w:val="0"/>
      <w:marBottom w:val="0"/>
      <w:divBdr>
        <w:top w:val="none" w:sz="0" w:space="0" w:color="auto"/>
        <w:left w:val="none" w:sz="0" w:space="0" w:color="auto"/>
        <w:bottom w:val="none" w:sz="0" w:space="0" w:color="auto"/>
        <w:right w:val="none" w:sz="0" w:space="0" w:color="auto"/>
      </w:divBdr>
    </w:div>
    <w:div w:id="1090540011">
      <w:bodyDiv w:val="1"/>
      <w:marLeft w:val="0"/>
      <w:marRight w:val="0"/>
      <w:marTop w:val="0"/>
      <w:marBottom w:val="0"/>
      <w:divBdr>
        <w:top w:val="none" w:sz="0" w:space="0" w:color="auto"/>
        <w:left w:val="none" w:sz="0" w:space="0" w:color="auto"/>
        <w:bottom w:val="none" w:sz="0" w:space="0" w:color="auto"/>
        <w:right w:val="none" w:sz="0" w:space="0" w:color="auto"/>
      </w:divBdr>
    </w:div>
    <w:div w:id="1094786908">
      <w:bodyDiv w:val="1"/>
      <w:marLeft w:val="0"/>
      <w:marRight w:val="0"/>
      <w:marTop w:val="0"/>
      <w:marBottom w:val="0"/>
      <w:divBdr>
        <w:top w:val="none" w:sz="0" w:space="0" w:color="auto"/>
        <w:left w:val="none" w:sz="0" w:space="0" w:color="auto"/>
        <w:bottom w:val="none" w:sz="0" w:space="0" w:color="auto"/>
        <w:right w:val="none" w:sz="0" w:space="0" w:color="auto"/>
      </w:divBdr>
    </w:div>
    <w:div w:id="1097941513">
      <w:bodyDiv w:val="1"/>
      <w:marLeft w:val="0"/>
      <w:marRight w:val="0"/>
      <w:marTop w:val="0"/>
      <w:marBottom w:val="0"/>
      <w:divBdr>
        <w:top w:val="none" w:sz="0" w:space="0" w:color="auto"/>
        <w:left w:val="none" w:sz="0" w:space="0" w:color="auto"/>
        <w:bottom w:val="none" w:sz="0" w:space="0" w:color="auto"/>
        <w:right w:val="none" w:sz="0" w:space="0" w:color="auto"/>
      </w:divBdr>
    </w:div>
    <w:div w:id="1097947374">
      <w:bodyDiv w:val="1"/>
      <w:marLeft w:val="0"/>
      <w:marRight w:val="0"/>
      <w:marTop w:val="0"/>
      <w:marBottom w:val="0"/>
      <w:divBdr>
        <w:top w:val="none" w:sz="0" w:space="0" w:color="auto"/>
        <w:left w:val="none" w:sz="0" w:space="0" w:color="auto"/>
        <w:bottom w:val="none" w:sz="0" w:space="0" w:color="auto"/>
        <w:right w:val="none" w:sz="0" w:space="0" w:color="auto"/>
      </w:divBdr>
    </w:div>
    <w:div w:id="1102534735">
      <w:bodyDiv w:val="1"/>
      <w:marLeft w:val="0"/>
      <w:marRight w:val="0"/>
      <w:marTop w:val="0"/>
      <w:marBottom w:val="0"/>
      <w:divBdr>
        <w:top w:val="none" w:sz="0" w:space="0" w:color="auto"/>
        <w:left w:val="none" w:sz="0" w:space="0" w:color="auto"/>
        <w:bottom w:val="none" w:sz="0" w:space="0" w:color="auto"/>
        <w:right w:val="none" w:sz="0" w:space="0" w:color="auto"/>
      </w:divBdr>
    </w:div>
    <w:div w:id="1107236150">
      <w:bodyDiv w:val="1"/>
      <w:marLeft w:val="0"/>
      <w:marRight w:val="0"/>
      <w:marTop w:val="0"/>
      <w:marBottom w:val="0"/>
      <w:divBdr>
        <w:top w:val="none" w:sz="0" w:space="0" w:color="auto"/>
        <w:left w:val="none" w:sz="0" w:space="0" w:color="auto"/>
        <w:bottom w:val="none" w:sz="0" w:space="0" w:color="auto"/>
        <w:right w:val="none" w:sz="0" w:space="0" w:color="auto"/>
      </w:divBdr>
    </w:div>
    <w:div w:id="1108160600">
      <w:bodyDiv w:val="1"/>
      <w:marLeft w:val="0"/>
      <w:marRight w:val="0"/>
      <w:marTop w:val="0"/>
      <w:marBottom w:val="0"/>
      <w:divBdr>
        <w:top w:val="none" w:sz="0" w:space="0" w:color="auto"/>
        <w:left w:val="none" w:sz="0" w:space="0" w:color="auto"/>
        <w:bottom w:val="none" w:sz="0" w:space="0" w:color="auto"/>
        <w:right w:val="none" w:sz="0" w:space="0" w:color="auto"/>
      </w:divBdr>
    </w:div>
    <w:div w:id="1109738269">
      <w:bodyDiv w:val="1"/>
      <w:marLeft w:val="0"/>
      <w:marRight w:val="0"/>
      <w:marTop w:val="0"/>
      <w:marBottom w:val="0"/>
      <w:divBdr>
        <w:top w:val="none" w:sz="0" w:space="0" w:color="auto"/>
        <w:left w:val="none" w:sz="0" w:space="0" w:color="auto"/>
        <w:bottom w:val="none" w:sz="0" w:space="0" w:color="auto"/>
        <w:right w:val="none" w:sz="0" w:space="0" w:color="auto"/>
      </w:divBdr>
    </w:div>
    <w:div w:id="1112436478">
      <w:bodyDiv w:val="1"/>
      <w:marLeft w:val="0"/>
      <w:marRight w:val="0"/>
      <w:marTop w:val="0"/>
      <w:marBottom w:val="0"/>
      <w:divBdr>
        <w:top w:val="none" w:sz="0" w:space="0" w:color="auto"/>
        <w:left w:val="none" w:sz="0" w:space="0" w:color="auto"/>
        <w:bottom w:val="none" w:sz="0" w:space="0" w:color="auto"/>
        <w:right w:val="none" w:sz="0" w:space="0" w:color="auto"/>
      </w:divBdr>
    </w:div>
    <w:div w:id="1113282430">
      <w:bodyDiv w:val="1"/>
      <w:marLeft w:val="0"/>
      <w:marRight w:val="0"/>
      <w:marTop w:val="0"/>
      <w:marBottom w:val="0"/>
      <w:divBdr>
        <w:top w:val="none" w:sz="0" w:space="0" w:color="auto"/>
        <w:left w:val="none" w:sz="0" w:space="0" w:color="auto"/>
        <w:bottom w:val="none" w:sz="0" w:space="0" w:color="auto"/>
        <w:right w:val="none" w:sz="0" w:space="0" w:color="auto"/>
      </w:divBdr>
    </w:div>
    <w:div w:id="1116100240">
      <w:bodyDiv w:val="1"/>
      <w:marLeft w:val="0"/>
      <w:marRight w:val="0"/>
      <w:marTop w:val="0"/>
      <w:marBottom w:val="0"/>
      <w:divBdr>
        <w:top w:val="none" w:sz="0" w:space="0" w:color="auto"/>
        <w:left w:val="none" w:sz="0" w:space="0" w:color="auto"/>
        <w:bottom w:val="none" w:sz="0" w:space="0" w:color="auto"/>
        <w:right w:val="none" w:sz="0" w:space="0" w:color="auto"/>
      </w:divBdr>
    </w:div>
    <w:div w:id="1118721211">
      <w:bodyDiv w:val="1"/>
      <w:marLeft w:val="0"/>
      <w:marRight w:val="0"/>
      <w:marTop w:val="0"/>
      <w:marBottom w:val="0"/>
      <w:divBdr>
        <w:top w:val="none" w:sz="0" w:space="0" w:color="auto"/>
        <w:left w:val="none" w:sz="0" w:space="0" w:color="auto"/>
        <w:bottom w:val="none" w:sz="0" w:space="0" w:color="auto"/>
        <w:right w:val="none" w:sz="0" w:space="0" w:color="auto"/>
      </w:divBdr>
    </w:div>
    <w:div w:id="1120495534">
      <w:bodyDiv w:val="1"/>
      <w:marLeft w:val="0"/>
      <w:marRight w:val="0"/>
      <w:marTop w:val="0"/>
      <w:marBottom w:val="0"/>
      <w:divBdr>
        <w:top w:val="none" w:sz="0" w:space="0" w:color="auto"/>
        <w:left w:val="none" w:sz="0" w:space="0" w:color="auto"/>
        <w:bottom w:val="none" w:sz="0" w:space="0" w:color="auto"/>
        <w:right w:val="none" w:sz="0" w:space="0" w:color="auto"/>
      </w:divBdr>
    </w:div>
    <w:div w:id="1125199149">
      <w:bodyDiv w:val="1"/>
      <w:marLeft w:val="0"/>
      <w:marRight w:val="0"/>
      <w:marTop w:val="0"/>
      <w:marBottom w:val="0"/>
      <w:divBdr>
        <w:top w:val="none" w:sz="0" w:space="0" w:color="auto"/>
        <w:left w:val="none" w:sz="0" w:space="0" w:color="auto"/>
        <w:bottom w:val="none" w:sz="0" w:space="0" w:color="auto"/>
        <w:right w:val="none" w:sz="0" w:space="0" w:color="auto"/>
      </w:divBdr>
    </w:div>
    <w:div w:id="1125778439">
      <w:bodyDiv w:val="1"/>
      <w:marLeft w:val="0"/>
      <w:marRight w:val="0"/>
      <w:marTop w:val="0"/>
      <w:marBottom w:val="0"/>
      <w:divBdr>
        <w:top w:val="none" w:sz="0" w:space="0" w:color="auto"/>
        <w:left w:val="none" w:sz="0" w:space="0" w:color="auto"/>
        <w:bottom w:val="none" w:sz="0" w:space="0" w:color="auto"/>
        <w:right w:val="none" w:sz="0" w:space="0" w:color="auto"/>
      </w:divBdr>
    </w:div>
    <w:div w:id="1126047135">
      <w:bodyDiv w:val="1"/>
      <w:marLeft w:val="0"/>
      <w:marRight w:val="0"/>
      <w:marTop w:val="0"/>
      <w:marBottom w:val="0"/>
      <w:divBdr>
        <w:top w:val="none" w:sz="0" w:space="0" w:color="auto"/>
        <w:left w:val="none" w:sz="0" w:space="0" w:color="auto"/>
        <w:bottom w:val="none" w:sz="0" w:space="0" w:color="auto"/>
        <w:right w:val="none" w:sz="0" w:space="0" w:color="auto"/>
      </w:divBdr>
    </w:div>
    <w:div w:id="1128012203">
      <w:bodyDiv w:val="1"/>
      <w:marLeft w:val="0"/>
      <w:marRight w:val="0"/>
      <w:marTop w:val="0"/>
      <w:marBottom w:val="0"/>
      <w:divBdr>
        <w:top w:val="none" w:sz="0" w:space="0" w:color="auto"/>
        <w:left w:val="none" w:sz="0" w:space="0" w:color="auto"/>
        <w:bottom w:val="none" w:sz="0" w:space="0" w:color="auto"/>
        <w:right w:val="none" w:sz="0" w:space="0" w:color="auto"/>
      </w:divBdr>
    </w:div>
    <w:div w:id="1130585277">
      <w:bodyDiv w:val="1"/>
      <w:marLeft w:val="0"/>
      <w:marRight w:val="0"/>
      <w:marTop w:val="0"/>
      <w:marBottom w:val="0"/>
      <w:divBdr>
        <w:top w:val="none" w:sz="0" w:space="0" w:color="auto"/>
        <w:left w:val="none" w:sz="0" w:space="0" w:color="auto"/>
        <w:bottom w:val="none" w:sz="0" w:space="0" w:color="auto"/>
        <w:right w:val="none" w:sz="0" w:space="0" w:color="auto"/>
      </w:divBdr>
    </w:div>
    <w:div w:id="1131242886">
      <w:bodyDiv w:val="1"/>
      <w:marLeft w:val="0"/>
      <w:marRight w:val="0"/>
      <w:marTop w:val="0"/>
      <w:marBottom w:val="0"/>
      <w:divBdr>
        <w:top w:val="none" w:sz="0" w:space="0" w:color="auto"/>
        <w:left w:val="none" w:sz="0" w:space="0" w:color="auto"/>
        <w:bottom w:val="none" w:sz="0" w:space="0" w:color="auto"/>
        <w:right w:val="none" w:sz="0" w:space="0" w:color="auto"/>
      </w:divBdr>
    </w:div>
    <w:div w:id="1134833530">
      <w:bodyDiv w:val="1"/>
      <w:marLeft w:val="0"/>
      <w:marRight w:val="0"/>
      <w:marTop w:val="0"/>
      <w:marBottom w:val="0"/>
      <w:divBdr>
        <w:top w:val="none" w:sz="0" w:space="0" w:color="auto"/>
        <w:left w:val="none" w:sz="0" w:space="0" w:color="auto"/>
        <w:bottom w:val="none" w:sz="0" w:space="0" w:color="auto"/>
        <w:right w:val="none" w:sz="0" w:space="0" w:color="auto"/>
      </w:divBdr>
    </w:div>
    <w:div w:id="1136607835">
      <w:bodyDiv w:val="1"/>
      <w:marLeft w:val="0"/>
      <w:marRight w:val="0"/>
      <w:marTop w:val="0"/>
      <w:marBottom w:val="0"/>
      <w:divBdr>
        <w:top w:val="none" w:sz="0" w:space="0" w:color="auto"/>
        <w:left w:val="none" w:sz="0" w:space="0" w:color="auto"/>
        <w:bottom w:val="none" w:sz="0" w:space="0" w:color="auto"/>
        <w:right w:val="none" w:sz="0" w:space="0" w:color="auto"/>
      </w:divBdr>
    </w:div>
    <w:div w:id="1143738616">
      <w:bodyDiv w:val="1"/>
      <w:marLeft w:val="0"/>
      <w:marRight w:val="0"/>
      <w:marTop w:val="0"/>
      <w:marBottom w:val="0"/>
      <w:divBdr>
        <w:top w:val="none" w:sz="0" w:space="0" w:color="auto"/>
        <w:left w:val="none" w:sz="0" w:space="0" w:color="auto"/>
        <w:bottom w:val="none" w:sz="0" w:space="0" w:color="auto"/>
        <w:right w:val="none" w:sz="0" w:space="0" w:color="auto"/>
      </w:divBdr>
    </w:div>
    <w:div w:id="1145393906">
      <w:bodyDiv w:val="1"/>
      <w:marLeft w:val="0"/>
      <w:marRight w:val="0"/>
      <w:marTop w:val="0"/>
      <w:marBottom w:val="0"/>
      <w:divBdr>
        <w:top w:val="none" w:sz="0" w:space="0" w:color="auto"/>
        <w:left w:val="none" w:sz="0" w:space="0" w:color="auto"/>
        <w:bottom w:val="none" w:sz="0" w:space="0" w:color="auto"/>
        <w:right w:val="none" w:sz="0" w:space="0" w:color="auto"/>
      </w:divBdr>
    </w:div>
    <w:div w:id="1153640590">
      <w:bodyDiv w:val="1"/>
      <w:marLeft w:val="0"/>
      <w:marRight w:val="0"/>
      <w:marTop w:val="0"/>
      <w:marBottom w:val="0"/>
      <w:divBdr>
        <w:top w:val="none" w:sz="0" w:space="0" w:color="auto"/>
        <w:left w:val="none" w:sz="0" w:space="0" w:color="auto"/>
        <w:bottom w:val="none" w:sz="0" w:space="0" w:color="auto"/>
        <w:right w:val="none" w:sz="0" w:space="0" w:color="auto"/>
      </w:divBdr>
    </w:div>
    <w:div w:id="1157385463">
      <w:bodyDiv w:val="1"/>
      <w:marLeft w:val="0"/>
      <w:marRight w:val="0"/>
      <w:marTop w:val="0"/>
      <w:marBottom w:val="0"/>
      <w:divBdr>
        <w:top w:val="none" w:sz="0" w:space="0" w:color="auto"/>
        <w:left w:val="none" w:sz="0" w:space="0" w:color="auto"/>
        <w:bottom w:val="none" w:sz="0" w:space="0" w:color="auto"/>
        <w:right w:val="none" w:sz="0" w:space="0" w:color="auto"/>
      </w:divBdr>
    </w:div>
    <w:div w:id="1157918468">
      <w:bodyDiv w:val="1"/>
      <w:marLeft w:val="0"/>
      <w:marRight w:val="0"/>
      <w:marTop w:val="0"/>
      <w:marBottom w:val="0"/>
      <w:divBdr>
        <w:top w:val="none" w:sz="0" w:space="0" w:color="auto"/>
        <w:left w:val="none" w:sz="0" w:space="0" w:color="auto"/>
        <w:bottom w:val="none" w:sz="0" w:space="0" w:color="auto"/>
        <w:right w:val="none" w:sz="0" w:space="0" w:color="auto"/>
      </w:divBdr>
    </w:div>
    <w:div w:id="1163862608">
      <w:bodyDiv w:val="1"/>
      <w:marLeft w:val="0"/>
      <w:marRight w:val="0"/>
      <w:marTop w:val="0"/>
      <w:marBottom w:val="0"/>
      <w:divBdr>
        <w:top w:val="none" w:sz="0" w:space="0" w:color="auto"/>
        <w:left w:val="none" w:sz="0" w:space="0" w:color="auto"/>
        <w:bottom w:val="none" w:sz="0" w:space="0" w:color="auto"/>
        <w:right w:val="none" w:sz="0" w:space="0" w:color="auto"/>
      </w:divBdr>
    </w:div>
    <w:div w:id="1165783941">
      <w:bodyDiv w:val="1"/>
      <w:marLeft w:val="0"/>
      <w:marRight w:val="0"/>
      <w:marTop w:val="0"/>
      <w:marBottom w:val="0"/>
      <w:divBdr>
        <w:top w:val="none" w:sz="0" w:space="0" w:color="auto"/>
        <w:left w:val="none" w:sz="0" w:space="0" w:color="auto"/>
        <w:bottom w:val="none" w:sz="0" w:space="0" w:color="auto"/>
        <w:right w:val="none" w:sz="0" w:space="0" w:color="auto"/>
      </w:divBdr>
    </w:div>
    <w:div w:id="1166356949">
      <w:bodyDiv w:val="1"/>
      <w:marLeft w:val="0"/>
      <w:marRight w:val="0"/>
      <w:marTop w:val="0"/>
      <w:marBottom w:val="0"/>
      <w:divBdr>
        <w:top w:val="none" w:sz="0" w:space="0" w:color="auto"/>
        <w:left w:val="none" w:sz="0" w:space="0" w:color="auto"/>
        <w:bottom w:val="none" w:sz="0" w:space="0" w:color="auto"/>
        <w:right w:val="none" w:sz="0" w:space="0" w:color="auto"/>
      </w:divBdr>
    </w:div>
    <w:div w:id="1168907606">
      <w:bodyDiv w:val="1"/>
      <w:marLeft w:val="0"/>
      <w:marRight w:val="0"/>
      <w:marTop w:val="0"/>
      <w:marBottom w:val="0"/>
      <w:divBdr>
        <w:top w:val="none" w:sz="0" w:space="0" w:color="auto"/>
        <w:left w:val="none" w:sz="0" w:space="0" w:color="auto"/>
        <w:bottom w:val="none" w:sz="0" w:space="0" w:color="auto"/>
        <w:right w:val="none" w:sz="0" w:space="0" w:color="auto"/>
      </w:divBdr>
    </w:div>
    <w:div w:id="1171875886">
      <w:bodyDiv w:val="1"/>
      <w:marLeft w:val="0"/>
      <w:marRight w:val="0"/>
      <w:marTop w:val="0"/>
      <w:marBottom w:val="0"/>
      <w:divBdr>
        <w:top w:val="none" w:sz="0" w:space="0" w:color="auto"/>
        <w:left w:val="none" w:sz="0" w:space="0" w:color="auto"/>
        <w:bottom w:val="none" w:sz="0" w:space="0" w:color="auto"/>
        <w:right w:val="none" w:sz="0" w:space="0" w:color="auto"/>
      </w:divBdr>
    </w:div>
    <w:div w:id="1176578219">
      <w:bodyDiv w:val="1"/>
      <w:marLeft w:val="0"/>
      <w:marRight w:val="0"/>
      <w:marTop w:val="0"/>
      <w:marBottom w:val="0"/>
      <w:divBdr>
        <w:top w:val="none" w:sz="0" w:space="0" w:color="auto"/>
        <w:left w:val="none" w:sz="0" w:space="0" w:color="auto"/>
        <w:bottom w:val="none" w:sz="0" w:space="0" w:color="auto"/>
        <w:right w:val="none" w:sz="0" w:space="0" w:color="auto"/>
      </w:divBdr>
    </w:div>
    <w:div w:id="1176842506">
      <w:bodyDiv w:val="1"/>
      <w:marLeft w:val="0"/>
      <w:marRight w:val="0"/>
      <w:marTop w:val="0"/>
      <w:marBottom w:val="0"/>
      <w:divBdr>
        <w:top w:val="none" w:sz="0" w:space="0" w:color="auto"/>
        <w:left w:val="none" w:sz="0" w:space="0" w:color="auto"/>
        <w:bottom w:val="none" w:sz="0" w:space="0" w:color="auto"/>
        <w:right w:val="none" w:sz="0" w:space="0" w:color="auto"/>
      </w:divBdr>
    </w:div>
    <w:div w:id="1177235905">
      <w:bodyDiv w:val="1"/>
      <w:marLeft w:val="0"/>
      <w:marRight w:val="0"/>
      <w:marTop w:val="0"/>
      <w:marBottom w:val="0"/>
      <w:divBdr>
        <w:top w:val="none" w:sz="0" w:space="0" w:color="auto"/>
        <w:left w:val="none" w:sz="0" w:space="0" w:color="auto"/>
        <w:bottom w:val="none" w:sz="0" w:space="0" w:color="auto"/>
        <w:right w:val="none" w:sz="0" w:space="0" w:color="auto"/>
      </w:divBdr>
    </w:div>
    <w:div w:id="1190682479">
      <w:bodyDiv w:val="1"/>
      <w:marLeft w:val="0"/>
      <w:marRight w:val="0"/>
      <w:marTop w:val="0"/>
      <w:marBottom w:val="0"/>
      <w:divBdr>
        <w:top w:val="none" w:sz="0" w:space="0" w:color="auto"/>
        <w:left w:val="none" w:sz="0" w:space="0" w:color="auto"/>
        <w:bottom w:val="none" w:sz="0" w:space="0" w:color="auto"/>
        <w:right w:val="none" w:sz="0" w:space="0" w:color="auto"/>
      </w:divBdr>
    </w:div>
    <w:div w:id="1191801454">
      <w:bodyDiv w:val="1"/>
      <w:marLeft w:val="0"/>
      <w:marRight w:val="0"/>
      <w:marTop w:val="0"/>
      <w:marBottom w:val="0"/>
      <w:divBdr>
        <w:top w:val="none" w:sz="0" w:space="0" w:color="auto"/>
        <w:left w:val="none" w:sz="0" w:space="0" w:color="auto"/>
        <w:bottom w:val="none" w:sz="0" w:space="0" w:color="auto"/>
        <w:right w:val="none" w:sz="0" w:space="0" w:color="auto"/>
      </w:divBdr>
    </w:div>
    <w:div w:id="1199317404">
      <w:bodyDiv w:val="1"/>
      <w:marLeft w:val="0"/>
      <w:marRight w:val="0"/>
      <w:marTop w:val="0"/>
      <w:marBottom w:val="0"/>
      <w:divBdr>
        <w:top w:val="none" w:sz="0" w:space="0" w:color="auto"/>
        <w:left w:val="none" w:sz="0" w:space="0" w:color="auto"/>
        <w:bottom w:val="none" w:sz="0" w:space="0" w:color="auto"/>
        <w:right w:val="none" w:sz="0" w:space="0" w:color="auto"/>
      </w:divBdr>
    </w:div>
    <w:div w:id="1199472416">
      <w:bodyDiv w:val="1"/>
      <w:marLeft w:val="0"/>
      <w:marRight w:val="0"/>
      <w:marTop w:val="0"/>
      <w:marBottom w:val="0"/>
      <w:divBdr>
        <w:top w:val="none" w:sz="0" w:space="0" w:color="auto"/>
        <w:left w:val="none" w:sz="0" w:space="0" w:color="auto"/>
        <w:bottom w:val="none" w:sz="0" w:space="0" w:color="auto"/>
        <w:right w:val="none" w:sz="0" w:space="0" w:color="auto"/>
      </w:divBdr>
    </w:div>
    <w:div w:id="1200163315">
      <w:bodyDiv w:val="1"/>
      <w:marLeft w:val="0"/>
      <w:marRight w:val="0"/>
      <w:marTop w:val="0"/>
      <w:marBottom w:val="0"/>
      <w:divBdr>
        <w:top w:val="none" w:sz="0" w:space="0" w:color="auto"/>
        <w:left w:val="none" w:sz="0" w:space="0" w:color="auto"/>
        <w:bottom w:val="none" w:sz="0" w:space="0" w:color="auto"/>
        <w:right w:val="none" w:sz="0" w:space="0" w:color="auto"/>
      </w:divBdr>
    </w:div>
    <w:div w:id="1205095536">
      <w:bodyDiv w:val="1"/>
      <w:marLeft w:val="0"/>
      <w:marRight w:val="0"/>
      <w:marTop w:val="0"/>
      <w:marBottom w:val="0"/>
      <w:divBdr>
        <w:top w:val="none" w:sz="0" w:space="0" w:color="auto"/>
        <w:left w:val="none" w:sz="0" w:space="0" w:color="auto"/>
        <w:bottom w:val="none" w:sz="0" w:space="0" w:color="auto"/>
        <w:right w:val="none" w:sz="0" w:space="0" w:color="auto"/>
      </w:divBdr>
    </w:div>
    <w:div w:id="1207260167">
      <w:bodyDiv w:val="1"/>
      <w:marLeft w:val="0"/>
      <w:marRight w:val="0"/>
      <w:marTop w:val="0"/>
      <w:marBottom w:val="0"/>
      <w:divBdr>
        <w:top w:val="none" w:sz="0" w:space="0" w:color="auto"/>
        <w:left w:val="none" w:sz="0" w:space="0" w:color="auto"/>
        <w:bottom w:val="none" w:sz="0" w:space="0" w:color="auto"/>
        <w:right w:val="none" w:sz="0" w:space="0" w:color="auto"/>
      </w:divBdr>
    </w:div>
    <w:div w:id="1207639907">
      <w:bodyDiv w:val="1"/>
      <w:marLeft w:val="0"/>
      <w:marRight w:val="0"/>
      <w:marTop w:val="0"/>
      <w:marBottom w:val="0"/>
      <w:divBdr>
        <w:top w:val="none" w:sz="0" w:space="0" w:color="auto"/>
        <w:left w:val="none" w:sz="0" w:space="0" w:color="auto"/>
        <w:bottom w:val="none" w:sz="0" w:space="0" w:color="auto"/>
        <w:right w:val="none" w:sz="0" w:space="0" w:color="auto"/>
      </w:divBdr>
    </w:div>
    <w:div w:id="1211527371">
      <w:bodyDiv w:val="1"/>
      <w:marLeft w:val="0"/>
      <w:marRight w:val="0"/>
      <w:marTop w:val="0"/>
      <w:marBottom w:val="0"/>
      <w:divBdr>
        <w:top w:val="none" w:sz="0" w:space="0" w:color="auto"/>
        <w:left w:val="none" w:sz="0" w:space="0" w:color="auto"/>
        <w:bottom w:val="none" w:sz="0" w:space="0" w:color="auto"/>
        <w:right w:val="none" w:sz="0" w:space="0" w:color="auto"/>
      </w:divBdr>
    </w:div>
    <w:div w:id="1213424609">
      <w:bodyDiv w:val="1"/>
      <w:marLeft w:val="0"/>
      <w:marRight w:val="0"/>
      <w:marTop w:val="0"/>
      <w:marBottom w:val="0"/>
      <w:divBdr>
        <w:top w:val="none" w:sz="0" w:space="0" w:color="auto"/>
        <w:left w:val="none" w:sz="0" w:space="0" w:color="auto"/>
        <w:bottom w:val="none" w:sz="0" w:space="0" w:color="auto"/>
        <w:right w:val="none" w:sz="0" w:space="0" w:color="auto"/>
      </w:divBdr>
    </w:div>
    <w:div w:id="1215460855">
      <w:bodyDiv w:val="1"/>
      <w:marLeft w:val="0"/>
      <w:marRight w:val="0"/>
      <w:marTop w:val="0"/>
      <w:marBottom w:val="0"/>
      <w:divBdr>
        <w:top w:val="none" w:sz="0" w:space="0" w:color="auto"/>
        <w:left w:val="none" w:sz="0" w:space="0" w:color="auto"/>
        <w:bottom w:val="none" w:sz="0" w:space="0" w:color="auto"/>
        <w:right w:val="none" w:sz="0" w:space="0" w:color="auto"/>
      </w:divBdr>
    </w:div>
    <w:div w:id="1215585196">
      <w:bodyDiv w:val="1"/>
      <w:marLeft w:val="0"/>
      <w:marRight w:val="0"/>
      <w:marTop w:val="0"/>
      <w:marBottom w:val="0"/>
      <w:divBdr>
        <w:top w:val="none" w:sz="0" w:space="0" w:color="auto"/>
        <w:left w:val="none" w:sz="0" w:space="0" w:color="auto"/>
        <w:bottom w:val="none" w:sz="0" w:space="0" w:color="auto"/>
        <w:right w:val="none" w:sz="0" w:space="0" w:color="auto"/>
      </w:divBdr>
    </w:div>
    <w:div w:id="1217012199">
      <w:bodyDiv w:val="1"/>
      <w:marLeft w:val="0"/>
      <w:marRight w:val="0"/>
      <w:marTop w:val="0"/>
      <w:marBottom w:val="0"/>
      <w:divBdr>
        <w:top w:val="none" w:sz="0" w:space="0" w:color="auto"/>
        <w:left w:val="none" w:sz="0" w:space="0" w:color="auto"/>
        <w:bottom w:val="none" w:sz="0" w:space="0" w:color="auto"/>
        <w:right w:val="none" w:sz="0" w:space="0" w:color="auto"/>
      </w:divBdr>
    </w:div>
    <w:div w:id="1226067180">
      <w:bodyDiv w:val="1"/>
      <w:marLeft w:val="0"/>
      <w:marRight w:val="0"/>
      <w:marTop w:val="0"/>
      <w:marBottom w:val="0"/>
      <w:divBdr>
        <w:top w:val="none" w:sz="0" w:space="0" w:color="auto"/>
        <w:left w:val="none" w:sz="0" w:space="0" w:color="auto"/>
        <w:bottom w:val="none" w:sz="0" w:space="0" w:color="auto"/>
        <w:right w:val="none" w:sz="0" w:space="0" w:color="auto"/>
      </w:divBdr>
    </w:div>
    <w:div w:id="1226456329">
      <w:bodyDiv w:val="1"/>
      <w:marLeft w:val="0"/>
      <w:marRight w:val="0"/>
      <w:marTop w:val="0"/>
      <w:marBottom w:val="0"/>
      <w:divBdr>
        <w:top w:val="none" w:sz="0" w:space="0" w:color="auto"/>
        <w:left w:val="none" w:sz="0" w:space="0" w:color="auto"/>
        <w:bottom w:val="none" w:sz="0" w:space="0" w:color="auto"/>
        <w:right w:val="none" w:sz="0" w:space="0" w:color="auto"/>
      </w:divBdr>
    </w:div>
    <w:div w:id="1232229088">
      <w:bodyDiv w:val="1"/>
      <w:marLeft w:val="0"/>
      <w:marRight w:val="0"/>
      <w:marTop w:val="0"/>
      <w:marBottom w:val="0"/>
      <w:divBdr>
        <w:top w:val="none" w:sz="0" w:space="0" w:color="auto"/>
        <w:left w:val="none" w:sz="0" w:space="0" w:color="auto"/>
        <w:bottom w:val="none" w:sz="0" w:space="0" w:color="auto"/>
        <w:right w:val="none" w:sz="0" w:space="0" w:color="auto"/>
      </w:divBdr>
    </w:div>
    <w:div w:id="1232354386">
      <w:bodyDiv w:val="1"/>
      <w:marLeft w:val="0"/>
      <w:marRight w:val="0"/>
      <w:marTop w:val="0"/>
      <w:marBottom w:val="0"/>
      <w:divBdr>
        <w:top w:val="none" w:sz="0" w:space="0" w:color="auto"/>
        <w:left w:val="none" w:sz="0" w:space="0" w:color="auto"/>
        <w:bottom w:val="none" w:sz="0" w:space="0" w:color="auto"/>
        <w:right w:val="none" w:sz="0" w:space="0" w:color="auto"/>
      </w:divBdr>
    </w:div>
    <w:div w:id="1234125206">
      <w:bodyDiv w:val="1"/>
      <w:marLeft w:val="0"/>
      <w:marRight w:val="0"/>
      <w:marTop w:val="0"/>
      <w:marBottom w:val="0"/>
      <w:divBdr>
        <w:top w:val="none" w:sz="0" w:space="0" w:color="auto"/>
        <w:left w:val="none" w:sz="0" w:space="0" w:color="auto"/>
        <w:bottom w:val="none" w:sz="0" w:space="0" w:color="auto"/>
        <w:right w:val="none" w:sz="0" w:space="0" w:color="auto"/>
      </w:divBdr>
    </w:div>
    <w:div w:id="1238786550">
      <w:bodyDiv w:val="1"/>
      <w:marLeft w:val="0"/>
      <w:marRight w:val="0"/>
      <w:marTop w:val="0"/>
      <w:marBottom w:val="0"/>
      <w:divBdr>
        <w:top w:val="none" w:sz="0" w:space="0" w:color="auto"/>
        <w:left w:val="none" w:sz="0" w:space="0" w:color="auto"/>
        <w:bottom w:val="none" w:sz="0" w:space="0" w:color="auto"/>
        <w:right w:val="none" w:sz="0" w:space="0" w:color="auto"/>
      </w:divBdr>
    </w:div>
    <w:div w:id="1241982648">
      <w:bodyDiv w:val="1"/>
      <w:marLeft w:val="0"/>
      <w:marRight w:val="0"/>
      <w:marTop w:val="0"/>
      <w:marBottom w:val="0"/>
      <w:divBdr>
        <w:top w:val="none" w:sz="0" w:space="0" w:color="auto"/>
        <w:left w:val="none" w:sz="0" w:space="0" w:color="auto"/>
        <w:bottom w:val="none" w:sz="0" w:space="0" w:color="auto"/>
        <w:right w:val="none" w:sz="0" w:space="0" w:color="auto"/>
      </w:divBdr>
    </w:div>
    <w:div w:id="1243176436">
      <w:bodyDiv w:val="1"/>
      <w:marLeft w:val="0"/>
      <w:marRight w:val="0"/>
      <w:marTop w:val="0"/>
      <w:marBottom w:val="0"/>
      <w:divBdr>
        <w:top w:val="none" w:sz="0" w:space="0" w:color="auto"/>
        <w:left w:val="none" w:sz="0" w:space="0" w:color="auto"/>
        <w:bottom w:val="none" w:sz="0" w:space="0" w:color="auto"/>
        <w:right w:val="none" w:sz="0" w:space="0" w:color="auto"/>
      </w:divBdr>
    </w:div>
    <w:div w:id="1243637116">
      <w:bodyDiv w:val="1"/>
      <w:marLeft w:val="0"/>
      <w:marRight w:val="0"/>
      <w:marTop w:val="0"/>
      <w:marBottom w:val="0"/>
      <w:divBdr>
        <w:top w:val="none" w:sz="0" w:space="0" w:color="auto"/>
        <w:left w:val="none" w:sz="0" w:space="0" w:color="auto"/>
        <w:bottom w:val="none" w:sz="0" w:space="0" w:color="auto"/>
        <w:right w:val="none" w:sz="0" w:space="0" w:color="auto"/>
      </w:divBdr>
    </w:div>
    <w:div w:id="1243905030">
      <w:bodyDiv w:val="1"/>
      <w:marLeft w:val="0"/>
      <w:marRight w:val="0"/>
      <w:marTop w:val="0"/>
      <w:marBottom w:val="0"/>
      <w:divBdr>
        <w:top w:val="none" w:sz="0" w:space="0" w:color="auto"/>
        <w:left w:val="none" w:sz="0" w:space="0" w:color="auto"/>
        <w:bottom w:val="none" w:sz="0" w:space="0" w:color="auto"/>
        <w:right w:val="none" w:sz="0" w:space="0" w:color="auto"/>
      </w:divBdr>
    </w:div>
    <w:div w:id="1248732909">
      <w:bodyDiv w:val="1"/>
      <w:marLeft w:val="0"/>
      <w:marRight w:val="0"/>
      <w:marTop w:val="0"/>
      <w:marBottom w:val="0"/>
      <w:divBdr>
        <w:top w:val="none" w:sz="0" w:space="0" w:color="auto"/>
        <w:left w:val="none" w:sz="0" w:space="0" w:color="auto"/>
        <w:bottom w:val="none" w:sz="0" w:space="0" w:color="auto"/>
        <w:right w:val="none" w:sz="0" w:space="0" w:color="auto"/>
      </w:divBdr>
    </w:div>
    <w:div w:id="1252540739">
      <w:bodyDiv w:val="1"/>
      <w:marLeft w:val="0"/>
      <w:marRight w:val="0"/>
      <w:marTop w:val="0"/>
      <w:marBottom w:val="0"/>
      <w:divBdr>
        <w:top w:val="none" w:sz="0" w:space="0" w:color="auto"/>
        <w:left w:val="none" w:sz="0" w:space="0" w:color="auto"/>
        <w:bottom w:val="none" w:sz="0" w:space="0" w:color="auto"/>
        <w:right w:val="none" w:sz="0" w:space="0" w:color="auto"/>
      </w:divBdr>
    </w:div>
    <w:div w:id="1254245302">
      <w:bodyDiv w:val="1"/>
      <w:marLeft w:val="0"/>
      <w:marRight w:val="0"/>
      <w:marTop w:val="0"/>
      <w:marBottom w:val="0"/>
      <w:divBdr>
        <w:top w:val="none" w:sz="0" w:space="0" w:color="auto"/>
        <w:left w:val="none" w:sz="0" w:space="0" w:color="auto"/>
        <w:bottom w:val="none" w:sz="0" w:space="0" w:color="auto"/>
        <w:right w:val="none" w:sz="0" w:space="0" w:color="auto"/>
      </w:divBdr>
    </w:div>
    <w:div w:id="1267345994">
      <w:bodyDiv w:val="1"/>
      <w:marLeft w:val="0"/>
      <w:marRight w:val="0"/>
      <w:marTop w:val="0"/>
      <w:marBottom w:val="0"/>
      <w:divBdr>
        <w:top w:val="none" w:sz="0" w:space="0" w:color="auto"/>
        <w:left w:val="none" w:sz="0" w:space="0" w:color="auto"/>
        <w:bottom w:val="none" w:sz="0" w:space="0" w:color="auto"/>
        <w:right w:val="none" w:sz="0" w:space="0" w:color="auto"/>
      </w:divBdr>
    </w:div>
    <w:div w:id="1272587558">
      <w:bodyDiv w:val="1"/>
      <w:marLeft w:val="0"/>
      <w:marRight w:val="0"/>
      <w:marTop w:val="0"/>
      <w:marBottom w:val="0"/>
      <w:divBdr>
        <w:top w:val="none" w:sz="0" w:space="0" w:color="auto"/>
        <w:left w:val="none" w:sz="0" w:space="0" w:color="auto"/>
        <w:bottom w:val="none" w:sz="0" w:space="0" w:color="auto"/>
        <w:right w:val="none" w:sz="0" w:space="0" w:color="auto"/>
      </w:divBdr>
    </w:div>
    <w:div w:id="1275867640">
      <w:bodyDiv w:val="1"/>
      <w:marLeft w:val="0"/>
      <w:marRight w:val="0"/>
      <w:marTop w:val="0"/>
      <w:marBottom w:val="0"/>
      <w:divBdr>
        <w:top w:val="none" w:sz="0" w:space="0" w:color="auto"/>
        <w:left w:val="none" w:sz="0" w:space="0" w:color="auto"/>
        <w:bottom w:val="none" w:sz="0" w:space="0" w:color="auto"/>
        <w:right w:val="none" w:sz="0" w:space="0" w:color="auto"/>
      </w:divBdr>
    </w:div>
    <w:div w:id="1278103993">
      <w:bodyDiv w:val="1"/>
      <w:marLeft w:val="0"/>
      <w:marRight w:val="0"/>
      <w:marTop w:val="0"/>
      <w:marBottom w:val="0"/>
      <w:divBdr>
        <w:top w:val="none" w:sz="0" w:space="0" w:color="auto"/>
        <w:left w:val="none" w:sz="0" w:space="0" w:color="auto"/>
        <w:bottom w:val="none" w:sz="0" w:space="0" w:color="auto"/>
        <w:right w:val="none" w:sz="0" w:space="0" w:color="auto"/>
      </w:divBdr>
    </w:div>
    <w:div w:id="1279409014">
      <w:bodyDiv w:val="1"/>
      <w:marLeft w:val="0"/>
      <w:marRight w:val="0"/>
      <w:marTop w:val="0"/>
      <w:marBottom w:val="0"/>
      <w:divBdr>
        <w:top w:val="none" w:sz="0" w:space="0" w:color="auto"/>
        <w:left w:val="none" w:sz="0" w:space="0" w:color="auto"/>
        <w:bottom w:val="none" w:sz="0" w:space="0" w:color="auto"/>
        <w:right w:val="none" w:sz="0" w:space="0" w:color="auto"/>
      </w:divBdr>
    </w:div>
    <w:div w:id="1281259217">
      <w:bodyDiv w:val="1"/>
      <w:marLeft w:val="0"/>
      <w:marRight w:val="0"/>
      <w:marTop w:val="0"/>
      <w:marBottom w:val="0"/>
      <w:divBdr>
        <w:top w:val="none" w:sz="0" w:space="0" w:color="auto"/>
        <w:left w:val="none" w:sz="0" w:space="0" w:color="auto"/>
        <w:bottom w:val="none" w:sz="0" w:space="0" w:color="auto"/>
        <w:right w:val="none" w:sz="0" w:space="0" w:color="auto"/>
      </w:divBdr>
    </w:div>
    <w:div w:id="1282375657">
      <w:bodyDiv w:val="1"/>
      <w:marLeft w:val="0"/>
      <w:marRight w:val="0"/>
      <w:marTop w:val="0"/>
      <w:marBottom w:val="0"/>
      <w:divBdr>
        <w:top w:val="none" w:sz="0" w:space="0" w:color="auto"/>
        <w:left w:val="none" w:sz="0" w:space="0" w:color="auto"/>
        <w:bottom w:val="none" w:sz="0" w:space="0" w:color="auto"/>
        <w:right w:val="none" w:sz="0" w:space="0" w:color="auto"/>
      </w:divBdr>
    </w:div>
    <w:div w:id="1284843431">
      <w:bodyDiv w:val="1"/>
      <w:marLeft w:val="0"/>
      <w:marRight w:val="0"/>
      <w:marTop w:val="0"/>
      <w:marBottom w:val="0"/>
      <w:divBdr>
        <w:top w:val="none" w:sz="0" w:space="0" w:color="auto"/>
        <w:left w:val="none" w:sz="0" w:space="0" w:color="auto"/>
        <w:bottom w:val="none" w:sz="0" w:space="0" w:color="auto"/>
        <w:right w:val="none" w:sz="0" w:space="0" w:color="auto"/>
      </w:divBdr>
    </w:div>
    <w:div w:id="1285692250">
      <w:bodyDiv w:val="1"/>
      <w:marLeft w:val="0"/>
      <w:marRight w:val="0"/>
      <w:marTop w:val="0"/>
      <w:marBottom w:val="0"/>
      <w:divBdr>
        <w:top w:val="none" w:sz="0" w:space="0" w:color="auto"/>
        <w:left w:val="none" w:sz="0" w:space="0" w:color="auto"/>
        <w:bottom w:val="none" w:sz="0" w:space="0" w:color="auto"/>
        <w:right w:val="none" w:sz="0" w:space="0" w:color="auto"/>
      </w:divBdr>
    </w:div>
    <w:div w:id="1286044094">
      <w:bodyDiv w:val="1"/>
      <w:marLeft w:val="0"/>
      <w:marRight w:val="0"/>
      <w:marTop w:val="0"/>
      <w:marBottom w:val="0"/>
      <w:divBdr>
        <w:top w:val="none" w:sz="0" w:space="0" w:color="auto"/>
        <w:left w:val="none" w:sz="0" w:space="0" w:color="auto"/>
        <w:bottom w:val="none" w:sz="0" w:space="0" w:color="auto"/>
        <w:right w:val="none" w:sz="0" w:space="0" w:color="auto"/>
      </w:divBdr>
    </w:div>
    <w:div w:id="1286278302">
      <w:bodyDiv w:val="1"/>
      <w:marLeft w:val="0"/>
      <w:marRight w:val="0"/>
      <w:marTop w:val="0"/>
      <w:marBottom w:val="0"/>
      <w:divBdr>
        <w:top w:val="none" w:sz="0" w:space="0" w:color="auto"/>
        <w:left w:val="none" w:sz="0" w:space="0" w:color="auto"/>
        <w:bottom w:val="none" w:sz="0" w:space="0" w:color="auto"/>
        <w:right w:val="none" w:sz="0" w:space="0" w:color="auto"/>
      </w:divBdr>
    </w:div>
    <w:div w:id="1287616665">
      <w:bodyDiv w:val="1"/>
      <w:marLeft w:val="0"/>
      <w:marRight w:val="0"/>
      <w:marTop w:val="0"/>
      <w:marBottom w:val="0"/>
      <w:divBdr>
        <w:top w:val="none" w:sz="0" w:space="0" w:color="auto"/>
        <w:left w:val="none" w:sz="0" w:space="0" w:color="auto"/>
        <w:bottom w:val="none" w:sz="0" w:space="0" w:color="auto"/>
        <w:right w:val="none" w:sz="0" w:space="0" w:color="auto"/>
      </w:divBdr>
    </w:div>
    <w:div w:id="1289554767">
      <w:bodyDiv w:val="1"/>
      <w:marLeft w:val="0"/>
      <w:marRight w:val="0"/>
      <w:marTop w:val="0"/>
      <w:marBottom w:val="0"/>
      <w:divBdr>
        <w:top w:val="none" w:sz="0" w:space="0" w:color="auto"/>
        <w:left w:val="none" w:sz="0" w:space="0" w:color="auto"/>
        <w:bottom w:val="none" w:sz="0" w:space="0" w:color="auto"/>
        <w:right w:val="none" w:sz="0" w:space="0" w:color="auto"/>
      </w:divBdr>
    </w:div>
    <w:div w:id="1291059626">
      <w:bodyDiv w:val="1"/>
      <w:marLeft w:val="0"/>
      <w:marRight w:val="0"/>
      <w:marTop w:val="0"/>
      <w:marBottom w:val="0"/>
      <w:divBdr>
        <w:top w:val="none" w:sz="0" w:space="0" w:color="auto"/>
        <w:left w:val="none" w:sz="0" w:space="0" w:color="auto"/>
        <w:bottom w:val="none" w:sz="0" w:space="0" w:color="auto"/>
        <w:right w:val="none" w:sz="0" w:space="0" w:color="auto"/>
      </w:divBdr>
    </w:div>
    <w:div w:id="1291862774">
      <w:bodyDiv w:val="1"/>
      <w:marLeft w:val="0"/>
      <w:marRight w:val="0"/>
      <w:marTop w:val="0"/>
      <w:marBottom w:val="0"/>
      <w:divBdr>
        <w:top w:val="none" w:sz="0" w:space="0" w:color="auto"/>
        <w:left w:val="none" w:sz="0" w:space="0" w:color="auto"/>
        <w:bottom w:val="none" w:sz="0" w:space="0" w:color="auto"/>
        <w:right w:val="none" w:sz="0" w:space="0" w:color="auto"/>
      </w:divBdr>
    </w:div>
    <w:div w:id="1292440097">
      <w:bodyDiv w:val="1"/>
      <w:marLeft w:val="0"/>
      <w:marRight w:val="0"/>
      <w:marTop w:val="0"/>
      <w:marBottom w:val="0"/>
      <w:divBdr>
        <w:top w:val="none" w:sz="0" w:space="0" w:color="auto"/>
        <w:left w:val="none" w:sz="0" w:space="0" w:color="auto"/>
        <w:bottom w:val="none" w:sz="0" w:space="0" w:color="auto"/>
        <w:right w:val="none" w:sz="0" w:space="0" w:color="auto"/>
      </w:divBdr>
    </w:div>
    <w:div w:id="1298798204">
      <w:bodyDiv w:val="1"/>
      <w:marLeft w:val="0"/>
      <w:marRight w:val="0"/>
      <w:marTop w:val="0"/>
      <w:marBottom w:val="0"/>
      <w:divBdr>
        <w:top w:val="none" w:sz="0" w:space="0" w:color="auto"/>
        <w:left w:val="none" w:sz="0" w:space="0" w:color="auto"/>
        <w:bottom w:val="none" w:sz="0" w:space="0" w:color="auto"/>
        <w:right w:val="none" w:sz="0" w:space="0" w:color="auto"/>
      </w:divBdr>
    </w:div>
    <w:div w:id="1299919717">
      <w:bodyDiv w:val="1"/>
      <w:marLeft w:val="0"/>
      <w:marRight w:val="0"/>
      <w:marTop w:val="0"/>
      <w:marBottom w:val="0"/>
      <w:divBdr>
        <w:top w:val="none" w:sz="0" w:space="0" w:color="auto"/>
        <w:left w:val="none" w:sz="0" w:space="0" w:color="auto"/>
        <w:bottom w:val="none" w:sz="0" w:space="0" w:color="auto"/>
        <w:right w:val="none" w:sz="0" w:space="0" w:color="auto"/>
      </w:divBdr>
    </w:div>
    <w:div w:id="1300459156">
      <w:bodyDiv w:val="1"/>
      <w:marLeft w:val="0"/>
      <w:marRight w:val="0"/>
      <w:marTop w:val="0"/>
      <w:marBottom w:val="0"/>
      <w:divBdr>
        <w:top w:val="none" w:sz="0" w:space="0" w:color="auto"/>
        <w:left w:val="none" w:sz="0" w:space="0" w:color="auto"/>
        <w:bottom w:val="none" w:sz="0" w:space="0" w:color="auto"/>
        <w:right w:val="none" w:sz="0" w:space="0" w:color="auto"/>
      </w:divBdr>
    </w:div>
    <w:div w:id="1301961588">
      <w:bodyDiv w:val="1"/>
      <w:marLeft w:val="0"/>
      <w:marRight w:val="0"/>
      <w:marTop w:val="0"/>
      <w:marBottom w:val="0"/>
      <w:divBdr>
        <w:top w:val="none" w:sz="0" w:space="0" w:color="auto"/>
        <w:left w:val="none" w:sz="0" w:space="0" w:color="auto"/>
        <w:bottom w:val="none" w:sz="0" w:space="0" w:color="auto"/>
        <w:right w:val="none" w:sz="0" w:space="0" w:color="auto"/>
      </w:divBdr>
    </w:div>
    <w:div w:id="1306426414">
      <w:bodyDiv w:val="1"/>
      <w:marLeft w:val="0"/>
      <w:marRight w:val="0"/>
      <w:marTop w:val="0"/>
      <w:marBottom w:val="0"/>
      <w:divBdr>
        <w:top w:val="none" w:sz="0" w:space="0" w:color="auto"/>
        <w:left w:val="none" w:sz="0" w:space="0" w:color="auto"/>
        <w:bottom w:val="none" w:sz="0" w:space="0" w:color="auto"/>
        <w:right w:val="none" w:sz="0" w:space="0" w:color="auto"/>
      </w:divBdr>
    </w:div>
    <w:div w:id="1307784357">
      <w:bodyDiv w:val="1"/>
      <w:marLeft w:val="0"/>
      <w:marRight w:val="0"/>
      <w:marTop w:val="0"/>
      <w:marBottom w:val="0"/>
      <w:divBdr>
        <w:top w:val="none" w:sz="0" w:space="0" w:color="auto"/>
        <w:left w:val="none" w:sz="0" w:space="0" w:color="auto"/>
        <w:bottom w:val="none" w:sz="0" w:space="0" w:color="auto"/>
        <w:right w:val="none" w:sz="0" w:space="0" w:color="auto"/>
      </w:divBdr>
    </w:div>
    <w:div w:id="1325203817">
      <w:bodyDiv w:val="1"/>
      <w:marLeft w:val="0"/>
      <w:marRight w:val="0"/>
      <w:marTop w:val="0"/>
      <w:marBottom w:val="0"/>
      <w:divBdr>
        <w:top w:val="none" w:sz="0" w:space="0" w:color="auto"/>
        <w:left w:val="none" w:sz="0" w:space="0" w:color="auto"/>
        <w:bottom w:val="none" w:sz="0" w:space="0" w:color="auto"/>
        <w:right w:val="none" w:sz="0" w:space="0" w:color="auto"/>
      </w:divBdr>
    </w:div>
    <w:div w:id="1326470390">
      <w:bodyDiv w:val="1"/>
      <w:marLeft w:val="0"/>
      <w:marRight w:val="0"/>
      <w:marTop w:val="0"/>
      <w:marBottom w:val="0"/>
      <w:divBdr>
        <w:top w:val="none" w:sz="0" w:space="0" w:color="auto"/>
        <w:left w:val="none" w:sz="0" w:space="0" w:color="auto"/>
        <w:bottom w:val="none" w:sz="0" w:space="0" w:color="auto"/>
        <w:right w:val="none" w:sz="0" w:space="0" w:color="auto"/>
      </w:divBdr>
    </w:div>
    <w:div w:id="1327707959">
      <w:bodyDiv w:val="1"/>
      <w:marLeft w:val="0"/>
      <w:marRight w:val="0"/>
      <w:marTop w:val="0"/>
      <w:marBottom w:val="0"/>
      <w:divBdr>
        <w:top w:val="none" w:sz="0" w:space="0" w:color="auto"/>
        <w:left w:val="none" w:sz="0" w:space="0" w:color="auto"/>
        <w:bottom w:val="none" w:sz="0" w:space="0" w:color="auto"/>
        <w:right w:val="none" w:sz="0" w:space="0" w:color="auto"/>
      </w:divBdr>
    </w:div>
    <w:div w:id="1328361211">
      <w:bodyDiv w:val="1"/>
      <w:marLeft w:val="0"/>
      <w:marRight w:val="0"/>
      <w:marTop w:val="0"/>
      <w:marBottom w:val="0"/>
      <w:divBdr>
        <w:top w:val="none" w:sz="0" w:space="0" w:color="auto"/>
        <w:left w:val="none" w:sz="0" w:space="0" w:color="auto"/>
        <w:bottom w:val="none" w:sz="0" w:space="0" w:color="auto"/>
        <w:right w:val="none" w:sz="0" w:space="0" w:color="auto"/>
      </w:divBdr>
    </w:div>
    <w:div w:id="1328947224">
      <w:bodyDiv w:val="1"/>
      <w:marLeft w:val="0"/>
      <w:marRight w:val="0"/>
      <w:marTop w:val="0"/>
      <w:marBottom w:val="0"/>
      <w:divBdr>
        <w:top w:val="none" w:sz="0" w:space="0" w:color="auto"/>
        <w:left w:val="none" w:sz="0" w:space="0" w:color="auto"/>
        <w:bottom w:val="none" w:sz="0" w:space="0" w:color="auto"/>
        <w:right w:val="none" w:sz="0" w:space="0" w:color="auto"/>
      </w:divBdr>
    </w:div>
    <w:div w:id="1330597226">
      <w:bodyDiv w:val="1"/>
      <w:marLeft w:val="0"/>
      <w:marRight w:val="0"/>
      <w:marTop w:val="0"/>
      <w:marBottom w:val="0"/>
      <w:divBdr>
        <w:top w:val="none" w:sz="0" w:space="0" w:color="auto"/>
        <w:left w:val="none" w:sz="0" w:space="0" w:color="auto"/>
        <w:bottom w:val="none" w:sz="0" w:space="0" w:color="auto"/>
        <w:right w:val="none" w:sz="0" w:space="0" w:color="auto"/>
      </w:divBdr>
    </w:div>
    <w:div w:id="1331255110">
      <w:bodyDiv w:val="1"/>
      <w:marLeft w:val="0"/>
      <w:marRight w:val="0"/>
      <w:marTop w:val="0"/>
      <w:marBottom w:val="0"/>
      <w:divBdr>
        <w:top w:val="none" w:sz="0" w:space="0" w:color="auto"/>
        <w:left w:val="none" w:sz="0" w:space="0" w:color="auto"/>
        <w:bottom w:val="none" w:sz="0" w:space="0" w:color="auto"/>
        <w:right w:val="none" w:sz="0" w:space="0" w:color="auto"/>
      </w:divBdr>
    </w:div>
    <w:div w:id="1331717964">
      <w:bodyDiv w:val="1"/>
      <w:marLeft w:val="0"/>
      <w:marRight w:val="0"/>
      <w:marTop w:val="0"/>
      <w:marBottom w:val="0"/>
      <w:divBdr>
        <w:top w:val="none" w:sz="0" w:space="0" w:color="auto"/>
        <w:left w:val="none" w:sz="0" w:space="0" w:color="auto"/>
        <w:bottom w:val="none" w:sz="0" w:space="0" w:color="auto"/>
        <w:right w:val="none" w:sz="0" w:space="0" w:color="auto"/>
      </w:divBdr>
    </w:div>
    <w:div w:id="1336222523">
      <w:bodyDiv w:val="1"/>
      <w:marLeft w:val="0"/>
      <w:marRight w:val="0"/>
      <w:marTop w:val="0"/>
      <w:marBottom w:val="0"/>
      <w:divBdr>
        <w:top w:val="none" w:sz="0" w:space="0" w:color="auto"/>
        <w:left w:val="none" w:sz="0" w:space="0" w:color="auto"/>
        <w:bottom w:val="none" w:sz="0" w:space="0" w:color="auto"/>
        <w:right w:val="none" w:sz="0" w:space="0" w:color="auto"/>
      </w:divBdr>
    </w:div>
    <w:div w:id="1336686520">
      <w:bodyDiv w:val="1"/>
      <w:marLeft w:val="0"/>
      <w:marRight w:val="0"/>
      <w:marTop w:val="0"/>
      <w:marBottom w:val="0"/>
      <w:divBdr>
        <w:top w:val="none" w:sz="0" w:space="0" w:color="auto"/>
        <w:left w:val="none" w:sz="0" w:space="0" w:color="auto"/>
        <w:bottom w:val="none" w:sz="0" w:space="0" w:color="auto"/>
        <w:right w:val="none" w:sz="0" w:space="0" w:color="auto"/>
      </w:divBdr>
    </w:div>
    <w:div w:id="1337416656">
      <w:bodyDiv w:val="1"/>
      <w:marLeft w:val="0"/>
      <w:marRight w:val="0"/>
      <w:marTop w:val="0"/>
      <w:marBottom w:val="0"/>
      <w:divBdr>
        <w:top w:val="none" w:sz="0" w:space="0" w:color="auto"/>
        <w:left w:val="none" w:sz="0" w:space="0" w:color="auto"/>
        <w:bottom w:val="none" w:sz="0" w:space="0" w:color="auto"/>
        <w:right w:val="none" w:sz="0" w:space="0" w:color="auto"/>
      </w:divBdr>
    </w:div>
    <w:div w:id="1342927941">
      <w:bodyDiv w:val="1"/>
      <w:marLeft w:val="0"/>
      <w:marRight w:val="0"/>
      <w:marTop w:val="0"/>
      <w:marBottom w:val="0"/>
      <w:divBdr>
        <w:top w:val="none" w:sz="0" w:space="0" w:color="auto"/>
        <w:left w:val="none" w:sz="0" w:space="0" w:color="auto"/>
        <w:bottom w:val="none" w:sz="0" w:space="0" w:color="auto"/>
        <w:right w:val="none" w:sz="0" w:space="0" w:color="auto"/>
      </w:divBdr>
    </w:div>
    <w:div w:id="1345741668">
      <w:bodyDiv w:val="1"/>
      <w:marLeft w:val="0"/>
      <w:marRight w:val="0"/>
      <w:marTop w:val="0"/>
      <w:marBottom w:val="0"/>
      <w:divBdr>
        <w:top w:val="none" w:sz="0" w:space="0" w:color="auto"/>
        <w:left w:val="none" w:sz="0" w:space="0" w:color="auto"/>
        <w:bottom w:val="none" w:sz="0" w:space="0" w:color="auto"/>
        <w:right w:val="none" w:sz="0" w:space="0" w:color="auto"/>
      </w:divBdr>
    </w:div>
    <w:div w:id="1346831577">
      <w:bodyDiv w:val="1"/>
      <w:marLeft w:val="0"/>
      <w:marRight w:val="0"/>
      <w:marTop w:val="0"/>
      <w:marBottom w:val="0"/>
      <w:divBdr>
        <w:top w:val="none" w:sz="0" w:space="0" w:color="auto"/>
        <w:left w:val="none" w:sz="0" w:space="0" w:color="auto"/>
        <w:bottom w:val="none" w:sz="0" w:space="0" w:color="auto"/>
        <w:right w:val="none" w:sz="0" w:space="0" w:color="auto"/>
      </w:divBdr>
    </w:div>
    <w:div w:id="1347512895">
      <w:bodyDiv w:val="1"/>
      <w:marLeft w:val="0"/>
      <w:marRight w:val="0"/>
      <w:marTop w:val="0"/>
      <w:marBottom w:val="0"/>
      <w:divBdr>
        <w:top w:val="none" w:sz="0" w:space="0" w:color="auto"/>
        <w:left w:val="none" w:sz="0" w:space="0" w:color="auto"/>
        <w:bottom w:val="none" w:sz="0" w:space="0" w:color="auto"/>
        <w:right w:val="none" w:sz="0" w:space="0" w:color="auto"/>
      </w:divBdr>
    </w:div>
    <w:div w:id="1356693035">
      <w:bodyDiv w:val="1"/>
      <w:marLeft w:val="0"/>
      <w:marRight w:val="0"/>
      <w:marTop w:val="0"/>
      <w:marBottom w:val="0"/>
      <w:divBdr>
        <w:top w:val="none" w:sz="0" w:space="0" w:color="auto"/>
        <w:left w:val="none" w:sz="0" w:space="0" w:color="auto"/>
        <w:bottom w:val="none" w:sz="0" w:space="0" w:color="auto"/>
        <w:right w:val="none" w:sz="0" w:space="0" w:color="auto"/>
      </w:divBdr>
    </w:div>
    <w:div w:id="1358506018">
      <w:bodyDiv w:val="1"/>
      <w:marLeft w:val="0"/>
      <w:marRight w:val="0"/>
      <w:marTop w:val="0"/>
      <w:marBottom w:val="0"/>
      <w:divBdr>
        <w:top w:val="none" w:sz="0" w:space="0" w:color="auto"/>
        <w:left w:val="none" w:sz="0" w:space="0" w:color="auto"/>
        <w:bottom w:val="none" w:sz="0" w:space="0" w:color="auto"/>
        <w:right w:val="none" w:sz="0" w:space="0" w:color="auto"/>
      </w:divBdr>
    </w:div>
    <w:div w:id="1360089762">
      <w:bodyDiv w:val="1"/>
      <w:marLeft w:val="0"/>
      <w:marRight w:val="0"/>
      <w:marTop w:val="0"/>
      <w:marBottom w:val="0"/>
      <w:divBdr>
        <w:top w:val="none" w:sz="0" w:space="0" w:color="auto"/>
        <w:left w:val="none" w:sz="0" w:space="0" w:color="auto"/>
        <w:bottom w:val="none" w:sz="0" w:space="0" w:color="auto"/>
        <w:right w:val="none" w:sz="0" w:space="0" w:color="auto"/>
      </w:divBdr>
    </w:div>
    <w:div w:id="1363019951">
      <w:bodyDiv w:val="1"/>
      <w:marLeft w:val="0"/>
      <w:marRight w:val="0"/>
      <w:marTop w:val="0"/>
      <w:marBottom w:val="0"/>
      <w:divBdr>
        <w:top w:val="none" w:sz="0" w:space="0" w:color="auto"/>
        <w:left w:val="none" w:sz="0" w:space="0" w:color="auto"/>
        <w:bottom w:val="none" w:sz="0" w:space="0" w:color="auto"/>
        <w:right w:val="none" w:sz="0" w:space="0" w:color="auto"/>
      </w:divBdr>
    </w:div>
    <w:div w:id="1364791381">
      <w:bodyDiv w:val="1"/>
      <w:marLeft w:val="0"/>
      <w:marRight w:val="0"/>
      <w:marTop w:val="0"/>
      <w:marBottom w:val="0"/>
      <w:divBdr>
        <w:top w:val="none" w:sz="0" w:space="0" w:color="auto"/>
        <w:left w:val="none" w:sz="0" w:space="0" w:color="auto"/>
        <w:bottom w:val="none" w:sz="0" w:space="0" w:color="auto"/>
        <w:right w:val="none" w:sz="0" w:space="0" w:color="auto"/>
      </w:divBdr>
    </w:div>
    <w:div w:id="1366713268">
      <w:bodyDiv w:val="1"/>
      <w:marLeft w:val="0"/>
      <w:marRight w:val="0"/>
      <w:marTop w:val="0"/>
      <w:marBottom w:val="0"/>
      <w:divBdr>
        <w:top w:val="none" w:sz="0" w:space="0" w:color="auto"/>
        <w:left w:val="none" w:sz="0" w:space="0" w:color="auto"/>
        <w:bottom w:val="none" w:sz="0" w:space="0" w:color="auto"/>
        <w:right w:val="none" w:sz="0" w:space="0" w:color="auto"/>
      </w:divBdr>
    </w:div>
    <w:div w:id="1370642017">
      <w:bodyDiv w:val="1"/>
      <w:marLeft w:val="0"/>
      <w:marRight w:val="0"/>
      <w:marTop w:val="0"/>
      <w:marBottom w:val="0"/>
      <w:divBdr>
        <w:top w:val="none" w:sz="0" w:space="0" w:color="auto"/>
        <w:left w:val="none" w:sz="0" w:space="0" w:color="auto"/>
        <w:bottom w:val="none" w:sz="0" w:space="0" w:color="auto"/>
        <w:right w:val="none" w:sz="0" w:space="0" w:color="auto"/>
      </w:divBdr>
    </w:div>
    <w:div w:id="1371884284">
      <w:bodyDiv w:val="1"/>
      <w:marLeft w:val="0"/>
      <w:marRight w:val="0"/>
      <w:marTop w:val="0"/>
      <w:marBottom w:val="0"/>
      <w:divBdr>
        <w:top w:val="none" w:sz="0" w:space="0" w:color="auto"/>
        <w:left w:val="none" w:sz="0" w:space="0" w:color="auto"/>
        <w:bottom w:val="none" w:sz="0" w:space="0" w:color="auto"/>
        <w:right w:val="none" w:sz="0" w:space="0" w:color="auto"/>
      </w:divBdr>
    </w:div>
    <w:div w:id="1372456974">
      <w:bodyDiv w:val="1"/>
      <w:marLeft w:val="0"/>
      <w:marRight w:val="0"/>
      <w:marTop w:val="0"/>
      <w:marBottom w:val="0"/>
      <w:divBdr>
        <w:top w:val="none" w:sz="0" w:space="0" w:color="auto"/>
        <w:left w:val="none" w:sz="0" w:space="0" w:color="auto"/>
        <w:bottom w:val="none" w:sz="0" w:space="0" w:color="auto"/>
        <w:right w:val="none" w:sz="0" w:space="0" w:color="auto"/>
      </w:divBdr>
    </w:div>
    <w:div w:id="1377579380">
      <w:bodyDiv w:val="1"/>
      <w:marLeft w:val="0"/>
      <w:marRight w:val="0"/>
      <w:marTop w:val="0"/>
      <w:marBottom w:val="0"/>
      <w:divBdr>
        <w:top w:val="none" w:sz="0" w:space="0" w:color="auto"/>
        <w:left w:val="none" w:sz="0" w:space="0" w:color="auto"/>
        <w:bottom w:val="none" w:sz="0" w:space="0" w:color="auto"/>
        <w:right w:val="none" w:sz="0" w:space="0" w:color="auto"/>
      </w:divBdr>
    </w:div>
    <w:div w:id="1379861443">
      <w:bodyDiv w:val="1"/>
      <w:marLeft w:val="0"/>
      <w:marRight w:val="0"/>
      <w:marTop w:val="0"/>
      <w:marBottom w:val="0"/>
      <w:divBdr>
        <w:top w:val="none" w:sz="0" w:space="0" w:color="auto"/>
        <w:left w:val="none" w:sz="0" w:space="0" w:color="auto"/>
        <w:bottom w:val="none" w:sz="0" w:space="0" w:color="auto"/>
        <w:right w:val="none" w:sz="0" w:space="0" w:color="auto"/>
      </w:divBdr>
    </w:div>
    <w:div w:id="1385369711">
      <w:bodyDiv w:val="1"/>
      <w:marLeft w:val="0"/>
      <w:marRight w:val="0"/>
      <w:marTop w:val="0"/>
      <w:marBottom w:val="0"/>
      <w:divBdr>
        <w:top w:val="none" w:sz="0" w:space="0" w:color="auto"/>
        <w:left w:val="none" w:sz="0" w:space="0" w:color="auto"/>
        <w:bottom w:val="none" w:sz="0" w:space="0" w:color="auto"/>
        <w:right w:val="none" w:sz="0" w:space="0" w:color="auto"/>
      </w:divBdr>
    </w:div>
    <w:div w:id="1392845867">
      <w:bodyDiv w:val="1"/>
      <w:marLeft w:val="0"/>
      <w:marRight w:val="0"/>
      <w:marTop w:val="0"/>
      <w:marBottom w:val="0"/>
      <w:divBdr>
        <w:top w:val="none" w:sz="0" w:space="0" w:color="auto"/>
        <w:left w:val="none" w:sz="0" w:space="0" w:color="auto"/>
        <w:bottom w:val="none" w:sz="0" w:space="0" w:color="auto"/>
        <w:right w:val="none" w:sz="0" w:space="0" w:color="auto"/>
      </w:divBdr>
    </w:div>
    <w:div w:id="1399784954">
      <w:bodyDiv w:val="1"/>
      <w:marLeft w:val="0"/>
      <w:marRight w:val="0"/>
      <w:marTop w:val="0"/>
      <w:marBottom w:val="0"/>
      <w:divBdr>
        <w:top w:val="none" w:sz="0" w:space="0" w:color="auto"/>
        <w:left w:val="none" w:sz="0" w:space="0" w:color="auto"/>
        <w:bottom w:val="none" w:sz="0" w:space="0" w:color="auto"/>
        <w:right w:val="none" w:sz="0" w:space="0" w:color="auto"/>
      </w:divBdr>
    </w:div>
    <w:div w:id="1401560724">
      <w:bodyDiv w:val="1"/>
      <w:marLeft w:val="0"/>
      <w:marRight w:val="0"/>
      <w:marTop w:val="0"/>
      <w:marBottom w:val="0"/>
      <w:divBdr>
        <w:top w:val="none" w:sz="0" w:space="0" w:color="auto"/>
        <w:left w:val="none" w:sz="0" w:space="0" w:color="auto"/>
        <w:bottom w:val="none" w:sz="0" w:space="0" w:color="auto"/>
        <w:right w:val="none" w:sz="0" w:space="0" w:color="auto"/>
      </w:divBdr>
    </w:div>
    <w:div w:id="1401561208">
      <w:bodyDiv w:val="1"/>
      <w:marLeft w:val="0"/>
      <w:marRight w:val="0"/>
      <w:marTop w:val="0"/>
      <w:marBottom w:val="0"/>
      <w:divBdr>
        <w:top w:val="none" w:sz="0" w:space="0" w:color="auto"/>
        <w:left w:val="none" w:sz="0" w:space="0" w:color="auto"/>
        <w:bottom w:val="none" w:sz="0" w:space="0" w:color="auto"/>
        <w:right w:val="none" w:sz="0" w:space="0" w:color="auto"/>
      </w:divBdr>
    </w:div>
    <w:div w:id="1403914138">
      <w:bodyDiv w:val="1"/>
      <w:marLeft w:val="0"/>
      <w:marRight w:val="0"/>
      <w:marTop w:val="0"/>
      <w:marBottom w:val="0"/>
      <w:divBdr>
        <w:top w:val="none" w:sz="0" w:space="0" w:color="auto"/>
        <w:left w:val="none" w:sz="0" w:space="0" w:color="auto"/>
        <w:bottom w:val="none" w:sz="0" w:space="0" w:color="auto"/>
        <w:right w:val="none" w:sz="0" w:space="0" w:color="auto"/>
      </w:divBdr>
    </w:div>
    <w:div w:id="1404599089">
      <w:bodyDiv w:val="1"/>
      <w:marLeft w:val="0"/>
      <w:marRight w:val="0"/>
      <w:marTop w:val="0"/>
      <w:marBottom w:val="0"/>
      <w:divBdr>
        <w:top w:val="none" w:sz="0" w:space="0" w:color="auto"/>
        <w:left w:val="none" w:sz="0" w:space="0" w:color="auto"/>
        <w:bottom w:val="none" w:sz="0" w:space="0" w:color="auto"/>
        <w:right w:val="none" w:sz="0" w:space="0" w:color="auto"/>
      </w:divBdr>
    </w:div>
    <w:div w:id="1410689858">
      <w:bodyDiv w:val="1"/>
      <w:marLeft w:val="0"/>
      <w:marRight w:val="0"/>
      <w:marTop w:val="0"/>
      <w:marBottom w:val="0"/>
      <w:divBdr>
        <w:top w:val="none" w:sz="0" w:space="0" w:color="auto"/>
        <w:left w:val="none" w:sz="0" w:space="0" w:color="auto"/>
        <w:bottom w:val="none" w:sz="0" w:space="0" w:color="auto"/>
        <w:right w:val="none" w:sz="0" w:space="0" w:color="auto"/>
      </w:divBdr>
    </w:div>
    <w:div w:id="1414929454">
      <w:bodyDiv w:val="1"/>
      <w:marLeft w:val="0"/>
      <w:marRight w:val="0"/>
      <w:marTop w:val="0"/>
      <w:marBottom w:val="0"/>
      <w:divBdr>
        <w:top w:val="none" w:sz="0" w:space="0" w:color="auto"/>
        <w:left w:val="none" w:sz="0" w:space="0" w:color="auto"/>
        <w:bottom w:val="none" w:sz="0" w:space="0" w:color="auto"/>
        <w:right w:val="none" w:sz="0" w:space="0" w:color="auto"/>
      </w:divBdr>
    </w:div>
    <w:div w:id="1416049018">
      <w:bodyDiv w:val="1"/>
      <w:marLeft w:val="0"/>
      <w:marRight w:val="0"/>
      <w:marTop w:val="0"/>
      <w:marBottom w:val="0"/>
      <w:divBdr>
        <w:top w:val="none" w:sz="0" w:space="0" w:color="auto"/>
        <w:left w:val="none" w:sz="0" w:space="0" w:color="auto"/>
        <w:bottom w:val="none" w:sz="0" w:space="0" w:color="auto"/>
        <w:right w:val="none" w:sz="0" w:space="0" w:color="auto"/>
      </w:divBdr>
    </w:div>
    <w:div w:id="1417166592">
      <w:bodyDiv w:val="1"/>
      <w:marLeft w:val="0"/>
      <w:marRight w:val="0"/>
      <w:marTop w:val="0"/>
      <w:marBottom w:val="0"/>
      <w:divBdr>
        <w:top w:val="none" w:sz="0" w:space="0" w:color="auto"/>
        <w:left w:val="none" w:sz="0" w:space="0" w:color="auto"/>
        <w:bottom w:val="none" w:sz="0" w:space="0" w:color="auto"/>
        <w:right w:val="none" w:sz="0" w:space="0" w:color="auto"/>
      </w:divBdr>
    </w:div>
    <w:div w:id="1418213915">
      <w:bodyDiv w:val="1"/>
      <w:marLeft w:val="0"/>
      <w:marRight w:val="0"/>
      <w:marTop w:val="0"/>
      <w:marBottom w:val="0"/>
      <w:divBdr>
        <w:top w:val="none" w:sz="0" w:space="0" w:color="auto"/>
        <w:left w:val="none" w:sz="0" w:space="0" w:color="auto"/>
        <w:bottom w:val="none" w:sz="0" w:space="0" w:color="auto"/>
        <w:right w:val="none" w:sz="0" w:space="0" w:color="auto"/>
      </w:divBdr>
    </w:div>
    <w:div w:id="1419059705">
      <w:bodyDiv w:val="1"/>
      <w:marLeft w:val="0"/>
      <w:marRight w:val="0"/>
      <w:marTop w:val="0"/>
      <w:marBottom w:val="0"/>
      <w:divBdr>
        <w:top w:val="none" w:sz="0" w:space="0" w:color="auto"/>
        <w:left w:val="none" w:sz="0" w:space="0" w:color="auto"/>
        <w:bottom w:val="none" w:sz="0" w:space="0" w:color="auto"/>
        <w:right w:val="none" w:sz="0" w:space="0" w:color="auto"/>
      </w:divBdr>
    </w:div>
    <w:div w:id="1422289998">
      <w:bodyDiv w:val="1"/>
      <w:marLeft w:val="0"/>
      <w:marRight w:val="0"/>
      <w:marTop w:val="0"/>
      <w:marBottom w:val="0"/>
      <w:divBdr>
        <w:top w:val="none" w:sz="0" w:space="0" w:color="auto"/>
        <w:left w:val="none" w:sz="0" w:space="0" w:color="auto"/>
        <w:bottom w:val="none" w:sz="0" w:space="0" w:color="auto"/>
        <w:right w:val="none" w:sz="0" w:space="0" w:color="auto"/>
      </w:divBdr>
    </w:div>
    <w:div w:id="1424843047">
      <w:bodyDiv w:val="1"/>
      <w:marLeft w:val="0"/>
      <w:marRight w:val="0"/>
      <w:marTop w:val="0"/>
      <w:marBottom w:val="0"/>
      <w:divBdr>
        <w:top w:val="none" w:sz="0" w:space="0" w:color="auto"/>
        <w:left w:val="none" w:sz="0" w:space="0" w:color="auto"/>
        <w:bottom w:val="none" w:sz="0" w:space="0" w:color="auto"/>
        <w:right w:val="none" w:sz="0" w:space="0" w:color="auto"/>
      </w:divBdr>
    </w:div>
    <w:div w:id="1428110515">
      <w:bodyDiv w:val="1"/>
      <w:marLeft w:val="0"/>
      <w:marRight w:val="0"/>
      <w:marTop w:val="0"/>
      <w:marBottom w:val="0"/>
      <w:divBdr>
        <w:top w:val="none" w:sz="0" w:space="0" w:color="auto"/>
        <w:left w:val="none" w:sz="0" w:space="0" w:color="auto"/>
        <w:bottom w:val="none" w:sz="0" w:space="0" w:color="auto"/>
        <w:right w:val="none" w:sz="0" w:space="0" w:color="auto"/>
      </w:divBdr>
    </w:div>
    <w:div w:id="1431507379">
      <w:bodyDiv w:val="1"/>
      <w:marLeft w:val="0"/>
      <w:marRight w:val="0"/>
      <w:marTop w:val="0"/>
      <w:marBottom w:val="0"/>
      <w:divBdr>
        <w:top w:val="none" w:sz="0" w:space="0" w:color="auto"/>
        <w:left w:val="none" w:sz="0" w:space="0" w:color="auto"/>
        <w:bottom w:val="none" w:sz="0" w:space="0" w:color="auto"/>
        <w:right w:val="none" w:sz="0" w:space="0" w:color="auto"/>
      </w:divBdr>
    </w:div>
    <w:div w:id="1434669557">
      <w:bodyDiv w:val="1"/>
      <w:marLeft w:val="0"/>
      <w:marRight w:val="0"/>
      <w:marTop w:val="0"/>
      <w:marBottom w:val="0"/>
      <w:divBdr>
        <w:top w:val="none" w:sz="0" w:space="0" w:color="auto"/>
        <w:left w:val="none" w:sz="0" w:space="0" w:color="auto"/>
        <w:bottom w:val="none" w:sz="0" w:space="0" w:color="auto"/>
        <w:right w:val="none" w:sz="0" w:space="0" w:color="auto"/>
      </w:divBdr>
    </w:div>
    <w:div w:id="1435591432">
      <w:bodyDiv w:val="1"/>
      <w:marLeft w:val="0"/>
      <w:marRight w:val="0"/>
      <w:marTop w:val="0"/>
      <w:marBottom w:val="0"/>
      <w:divBdr>
        <w:top w:val="none" w:sz="0" w:space="0" w:color="auto"/>
        <w:left w:val="none" w:sz="0" w:space="0" w:color="auto"/>
        <w:bottom w:val="none" w:sz="0" w:space="0" w:color="auto"/>
        <w:right w:val="none" w:sz="0" w:space="0" w:color="auto"/>
      </w:divBdr>
    </w:div>
    <w:div w:id="1437751707">
      <w:bodyDiv w:val="1"/>
      <w:marLeft w:val="0"/>
      <w:marRight w:val="0"/>
      <w:marTop w:val="0"/>
      <w:marBottom w:val="0"/>
      <w:divBdr>
        <w:top w:val="none" w:sz="0" w:space="0" w:color="auto"/>
        <w:left w:val="none" w:sz="0" w:space="0" w:color="auto"/>
        <w:bottom w:val="none" w:sz="0" w:space="0" w:color="auto"/>
        <w:right w:val="none" w:sz="0" w:space="0" w:color="auto"/>
      </w:divBdr>
    </w:div>
    <w:div w:id="1442456613">
      <w:bodyDiv w:val="1"/>
      <w:marLeft w:val="0"/>
      <w:marRight w:val="0"/>
      <w:marTop w:val="0"/>
      <w:marBottom w:val="0"/>
      <w:divBdr>
        <w:top w:val="none" w:sz="0" w:space="0" w:color="auto"/>
        <w:left w:val="none" w:sz="0" w:space="0" w:color="auto"/>
        <w:bottom w:val="none" w:sz="0" w:space="0" w:color="auto"/>
        <w:right w:val="none" w:sz="0" w:space="0" w:color="auto"/>
      </w:divBdr>
    </w:div>
    <w:div w:id="1445541096">
      <w:bodyDiv w:val="1"/>
      <w:marLeft w:val="0"/>
      <w:marRight w:val="0"/>
      <w:marTop w:val="0"/>
      <w:marBottom w:val="0"/>
      <w:divBdr>
        <w:top w:val="none" w:sz="0" w:space="0" w:color="auto"/>
        <w:left w:val="none" w:sz="0" w:space="0" w:color="auto"/>
        <w:bottom w:val="none" w:sz="0" w:space="0" w:color="auto"/>
        <w:right w:val="none" w:sz="0" w:space="0" w:color="auto"/>
      </w:divBdr>
    </w:div>
    <w:div w:id="1445811464">
      <w:bodyDiv w:val="1"/>
      <w:marLeft w:val="0"/>
      <w:marRight w:val="0"/>
      <w:marTop w:val="0"/>
      <w:marBottom w:val="0"/>
      <w:divBdr>
        <w:top w:val="none" w:sz="0" w:space="0" w:color="auto"/>
        <w:left w:val="none" w:sz="0" w:space="0" w:color="auto"/>
        <w:bottom w:val="none" w:sz="0" w:space="0" w:color="auto"/>
        <w:right w:val="none" w:sz="0" w:space="0" w:color="auto"/>
      </w:divBdr>
    </w:div>
    <w:div w:id="1447852922">
      <w:bodyDiv w:val="1"/>
      <w:marLeft w:val="0"/>
      <w:marRight w:val="0"/>
      <w:marTop w:val="0"/>
      <w:marBottom w:val="0"/>
      <w:divBdr>
        <w:top w:val="none" w:sz="0" w:space="0" w:color="auto"/>
        <w:left w:val="none" w:sz="0" w:space="0" w:color="auto"/>
        <w:bottom w:val="none" w:sz="0" w:space="0" w:color="auto"/>
        <w:right w:val="none" w:sz="0" w:space="0" w:color="auto"/>
      </w:divBdr>
    </w:div>
    <w:div w:id="1448036892">
      <w:bodyDiv w:val="1"/>
      <w:marLeft w:val="0"/>
      <w:marRight w:val="0"/>
      <w:marTop w:val="0"/>
      <w:marBottom w:val="0"/>
      <w:divBdr>
        <w:top w:val="none" w:sz="0" w:space="0" w:color="auto"/>
        <w:left w:val="none" w:sz="0" w:space="0" w:color="auto"/>
        <w:bottom w:val="none" w:sz="0" w:space="0" w:color="auto"/>
        <w:right w:val="none" w:sz="0" w:space="0" w:color="auto"/>
      </w:divBdr>
    </w:div>
    <w:div w:id="1448425047">
      <w:bodyDiv w:val="1"/>
      <w:marLeft w:val="0"/>
      <w:marRight w:val="0"/>
      <w:marTop w:val="0"/>
      <w:marBottom w:val="0"/>
      <w:divBdr>
        <w:top w:val="none" w:sz="0" w:space="0" w:color="auto"/>
        <w:left w:val="none" w:sz="0" w:space="0" w:color="auto"/>
        <w:bottom w:val="none" w:sz="0" w:space="0" w:color="auto"/>
        <w:right w:val="none" w:sz="0" w:space="0" w:color="auto"/>
      </w:divBdr>
    </w:div>
    <w:div w:id="1449666276">
      <w:bodyDiv w:val="1"/>
      <w:marLeft w:val="0"/>
      <w:marRight w:val="0"/>
      <w:marTop w:val="0"/>
      <w:marBottom w:val="0"/>
      <w:divBdr>
        <w:top w:val="none" w:sz="0" w:space="0" w:color="auto"/>
        <w:left w:val="none" w:sz="0" w:space="0" w:color="auto"/>
        <w:bottom w:val="none" w:sz="0" w:space="0" w:color="auto"/>
        <w:right w:val="none" w:sz="0" w:space="0" w:color="auto"/>
      </w:divBdr>
    </w:div>
    <w:div w:id="1450124575">
      <w:bodyDiv w:val="1"/>
      <w:marLeft w:val="0"/>
      <w:marRight w:val="0"/>
      <w:marTop w:val="0"/>
      <w:marBottom w:val="0"/>
      <w:divBdr>
        <w:top w:val="none" w:sz="0" w:space="0" w:color="auto"/>
        <w:left w:val="none" w:sz="0" w:space="0" w:color="auto"/>
        <w:bottom w:val="none" w:sz="0" w:space="0" w:color="auto"/>
        <w:right w:val="none" w:sz="0" w:space="0" w:color="auto"/>
      </w:divBdr>
    </w:div>
    <w:div w:id="1450271518">
      <w:bodyDiv w:val="1"/>
      <w:marLeft w:val="0"/>
      <w:marRight w:val="0"/>
      <w:marTop w:val="0"/>
      <w:marBottom w:val="0"/>
      <w:divBdr>
        <w:top w:val="none" w:sz="0" w:space="0" w:color="auto"/>
        <w:left w:val="none" w:sz="0" w:space="0" w:color="auto"/>
        <w:bottom w:val="none" w:sz="0" w:space="0" w:color="auto"/>
        <w:right w:val="none" w:sz="0" w:space="0" w:color="auto"/>
      </w:divBdr>
    </w:div>
    <w:div w:id="1453590906">
      <w:bodyDiv w:val="1"/>
      <w:marLeft w:val="0"/>
      <w:marRight w:val="0"/>
      <w:marTop w:val="0"/>
      <w:marBottom w:val="0"/>
      <w:divBdr>
        <w:top w:val="none" w:sz="0" w:space="0" w:color="auto"/>
        <w:left w:val="none" w:sz="0" w:space="0" w:color="auto"/>
        <w:bottom w:val="none" w:sz="0" w:space="0" w:color="auto"/>
        <w:right w:val="none" w:sz="0" w:space="0" w:color="auto"/>
      </w:divBdr>
    </w:div>
    <w:div w:id="1454903789">
      <w:bodyDiv w:val="1"/>
      <w:marLeft w:val="0"/>
      <w:marRight w:val="0"/>
      <w:marTop w:val="0"/>
      <w:marBottom w:val="0"/>
      <w:divBdr>
        <w:top w:val="none" w:sz="0" w:space="0" w:color="auto"/>
        <w:left w:val="none" w:sz="0" w:space="0" w:color="auto"/>
        <w:bottom w:val="none" w:sz="0" w:space="0" w:color="auto"/>
        <w:right w:val="none" w:sz="0" w:space="0" w:color="auto"/>
      </w:divBdr>
    </w:div>
    <w:div w:id="1456676586">
      <w:bodyDiv w:val="1"/>
      <w:marLeft w:val="0"/>
      <w:marRight w:val="0"/>
      <w:marTop w:val="0"/>
      <w:marBottom w:val="0"/>
      <w:divBdr>
        <w:top w:val="none" w:sz="0" w:space="0" w:color="auto"/>
        <w:left w:val="none" w:sz="0" w:space="0" w:color="auto"/>
        <w:bottom w:val="none" w:sz="0" w:space="0" w:color="auto"/>
        <w:right w:val="none" w:sz="0" w:space="0" w:color="auto"/>
      </w:divBdr>
    </w:div>
    <w:div w:id="1457719578">
      <w:bodyDiv w:val="1"/>
      <w:marLeft w:val="0"/>
      <w:marRight w:val="0"/>
      <w:marTop w:val="0"/>
      <w:marBottom w:val="0"/>
      <w:divBdr>
        <w:top w:val="none" w:sz="0" w:space="0" w:color="auto"/>
        <w:left w:val="none" w:sz="0" w:space="0" w:color="auto"/>
        <w:bottom w:val="none" w:sz="0" w:space="0" w:color="auto"/>
        <w:right w:val="none" w:sz="0" w:space="0" w:color="auto"/>
      </w:divBdr>
    </w:div>
    <w:div w:id="1459108262">
      <w:bodyDiv w:val="1"/>
      <w:marLeft w:val="0"/>
      <w:marRight w:val="0"/>
      <w:marTop w:val="0"/>
      <w:marBottom w:val="0"/>
      <w:divBdr>
        <w:top w:val="none" w:sz="0" w:space="0" w:color="auto"/>
        <w:left w:val="none" w:sz="0" w:space="0" w:color="auto"/>
        <w:bottom w:val="none" w:sz="0" w:space="0" w:color="auto"/>
        <w:right w:val="none" w:sz="0" w:space="0" w:color="auto"/>
      </w:divBdr>
    </w:div>
    <w:div w:id="1459301329">
      <w:bodyDiv w:val="1"/>
      <w:marLeft w:val="0"/>
      <w:marRight w:val="0"/>
      <w:marTop w:val="0"/>
      <w:marBottom w:val="0"/>
      <w:divBdr>
        <w:top w:val="none" w:sz="0" w:space="0" w:color="auto"/>
        <w:left w:val="none" w:sz="0" w:space="0" w:color="auto"/>
        <w:bottom w:val="none" w:sz="0" w:space="0" w:color="auto"/>
        <w:right w:val="none" w:sz="0" w:space="0" w:color="auto"/>
      </w:divBdr>
    </w:div>
    <w:div w:id="1461453878">
      <w:bodyDiv w:val="1"/>
      <w:marLeft w:val="0"/>
      <w:marRight w:val="0"/>
      <w:marTop w:val="0"/>
      <w:marBottom w:val="0"/>
      <w:divBdr>
        <w:top w:val="none" w:sz="0" w:space="0" w:color="auto"/>
        <w:left w:val="none" w:sz="0" w:space="0" w:color="auto"/>
        <w:bottom w:val="none" w:sz="0" w:space="0" w:color="auto"/>
        <w:right w:val="none" w:sz="0" w:space="0" w:color="auto"/>
      </w:divBdr>
    </w:div>
    <w:div w:id="1462191717">
      <w:bodyDiv w:val="1"/>
      <w:marLeft w:val="0"/>
      <w:marRight w:val="0"/>
      <w:marTop w:val="0"/>
      <w:marBottom w:val="0"/>
      <w:divBdr>
        <w:top w:val="none" w:sz="0" w:space="0" w:color="auto"/>
        <w:left w:val="none" w:sz="0" w:space="0" w:color="auto"/>
        <w:bottom w:val="none" w:sz="0" w:space="0" w:color="auto"/>
        <w:right w:val="none" w:sz="0" w:space="0" w:color="auto"/>
      </w:divBdr>
    </w:div>
    <w:div w:id="1471248815">
      <w:bodyDiv w:val="1"/>
      <w:marLeft w:val="0"/>
      <w:marRight w:val="0"/>
      <w:marTop w:val="0"/>
      <w:marBottom w:val="0"/>
      <w:divBdr>
        <w:top w:val="none" w:sz="0" w:space="0" w:color="auto"/>
        <w:left w:val="none" w:sz="0" w:space="0" w:color="auto"/>
        <w:bottom w:val="none" w:sz="0" w:space="0" w:color="auto"/>
        <w:right w:val="none" w:sz="0" w:space="0" w:color="auto"/>
      </w:divBdr>
    </w:div>
    <w:div w:id="1476096927">
      <w:bodyDiv w:val="1"/>
      <w:marLeft w:val="0"/>
      <w:marRight w:val="0"/>
      <w:marTop w:val="0"/>
      <w:marBottom w:val="0"/>
      <w:divBdr>
        <w:top w:val="none" w:sz="0" w:space="0" w:color="auto"/>
        <w:left w:val="none" w:sz="0" w:space="0" w:color="auto"/>
        <w:bottom w:val="none" w:sz="0" w:space="0" w:color="auto"/>
        <w:right w:val="none" w:sz="0" w:space="0" w:color="auto"/>
      </w:divBdr>
    </w:div>
    <w:div w:id="1476531131">
      <w:bodyDiv w:val="1"/>
      <w:marLeft w:val="0"/>
      <w:marRight w:val="0"/>
      <w:marTop w:val="0"/>
      <w:marBottom w:val="0"/>
      <w:divBdr>
        <w:top w:val="none" w:sz="0" w:space="0" w:color="auto"/>
        <w:left w:val="none" w:sz="0" w:space="0" w:color="auto"/>
        <w:bottom w:val="none" w:sz="0" w:space="0" w:color="auto"/>
        <w:right w:val="none" w:sz="0" w:space="0" w:color="auto"/>
      </w:divBdr>
    </w:div>
    <w:div w:id="1479614582">
      <w:bodyDiv w:val="1"/>
      <w:marLeft w:val="0"/>
      <w:marRight w:val="0"/>
      <w:marTop w:val="0"/>
      <w:marBottom w:val="0"/>
      <w:divBdr>
        <w:top w:val="none" w:sz="0" w:space="0" w:color="auto"/>
        <w:left w:val="none" w:sz="0" w:space="0" w:color="auto"/>
        <w:bottom w:val="none" w:sz="0" w:space="0" w:color="auto"/>
        <w:right w:val="none" w:sz="0" w:space="0" w:color="auto"/>
      </w:divBdr>
    </w:div>
    <w:div w:id="1482194504">
      <w:bodyDiv w:val="1"/>
      <w:marLeft w:val="0"/>
      <w:marRight w:val="0"/>
      <w:marTop w:val="0"/>
      <w:marBottom w:val="0"/>
      <w:divBdr>
        <w:top w:val="none" w:sz="0" w:space="0" w:color="auto"/>
        <w:left w:val="none" w:sz="0" w:space="0" w:color="auto"/>
        <w:bottom w:val="none" w:sz="0" w:space="0" w:color="auto"/>
        <w:right w:val="none" w:sz="0" w:space="0" w:color="auto"/>
      </w:divBdr>
    </w:div>
    <w:div w:id="1482575331">
      <w:bodyDiv w:val="1"/>
      <w:marLeft w:val="0"/>
      <w:marRight w:val="0"/>
      <w:marTop w:val="0"/>
      <w:marBottom w:val="0"/>
      <w:divBdr>
        <w:top w:val="none" w:sz="0" w:space="0" w:color="auto"/>
        <w:left w:val="none" w:sz="0" w:space="0" w:color="auto"/>
        <w:bottom w:val="none" w:sz="0" w:space="0" w:color="auto"/>
        <w:right w:val="none" w:sz="0" w:space="0" w:color="auto"/>
      </w:divBdr>
    </w:div>
    <w:div w:id="1485857759">
      <w:bodyDiv w:val="1"/>
      <w:marLeft w:val="0"/>
      <w:marRight w:val="0"/>
      <w:marTop w:val="0"/>
      <w:marBottom w:val="0"/>
      <w:divBdr>
        <w:top w:val="none" w:sz="0" w:space="0" w:color="auto"/>
        <w:left w:val="none" w:sz="0" w:space="0" w:color="auto"/>
        <w:bottom w:val="none" w:sz="0" w:space="0" w:color="auto"/>
        <w:right w:val="none" w:sz="0" w:space="0" w:color="auto"/>
      </w:divBdr>
    </w:div>
    <w:div w:id="1487359341">
      <w:bodyDiv w:val="1"/>
      <w:marLeft w:val="0"/>
      <w:marRight w:val="0"/>
      <w:marTop w:val="0"/>
      <w:marBottom w:val="0"/>
      <w:divBdr>
        <w:top w:val="none" w:sz="0" w:space="0" w:color="auto"/>
        <w:left w:val="none" w:sz="0" w:space="0" w:color="auto"/>
        <w:bottom w:val="none" w:sz="0" w:space="0" w:color="auto"/>
        <w:right w:val="none" w:sz="0" w:space="0" w:color="auto"/>
      </w:divBdr>
    </w:div>
    <w:div w:id="1490553989">
      <w:bodyDiv w:val="1"/>
      <w:marLeft w:val="0"/>
      <w:marRight w:val="0"/>
      <w:marTop w:val="0"/>
      <w:marBottom w:val="0"/>
      <w:divBdr>
        <w:top w:val="none" w:sz="0" w:space="0" w:color="auto"/>
        <w:left w:val="none" w:sz="0" w:space="0" w:color="auto"/>
        <w:bottom w:val="none" w:sz="0" w:space="0" w:color="auto"/>
        <w:right w:val="none" w:sz="0" w:space="0" w:color="auto"/>
      </w:divBdr>
    </w:div>
    <w:div w:id="1492064456">
      <w:bodyDiv w:val="1"/>
      <w:marLeft w:val="0"/>
      <w:marRight w:val="0"/>
      <w:marTop w:val="0"/>
      <w:marBottom w:val="0"/>
      <w:divBdr>
        <w:top w:val="none" w:sz="0" w:space="0" w:color="auto"/>
        <w:left w:val="none" w:sz="0" w:space="0" w:color="auto"/>
        <w:bottom w:val="none" w:sz="0" w:space="0" w:color="auto"/>
        <w:right w:val="none" w:sz="0" w:space="0" w:color="auto"/>
      </w:divBdr>
    </w:div>
    <w:div w:id="1497719806">
      <w:bodyDiv w:val="1"/>
      <w:marLeft w:val="0"/>
      <w:marRight w:val="0"/>
      <w:marTop w:val="0"/>
      <w:marBottom w:val="0"/>
      <w:divBdr>
        <w:top w:val="none" w:sz="0" w:space="0" w:color="auto"/>
        <w:left w:val="none" w:sz="0" w:space="0" w:color="auto"/>
        <w:bottom w:val="none" w:sz="0" w:space="0" w:color="auto"/>
        <w:right w:val="none" w:sz="0" w:space="0" w:color="auto"/>
      </w:divBdr>
    </w:div>
    <w:div w:id="1500805392">
      <w:bodyDiv w:val="1"/>
      <w:marLeft w:val="0"/>
      <w:marRight w:val="0"/>
      <w:marTop w:val="0"/>
      <w:marBottom w:val="0"/>
      <w:divBdr>
        <w:top w:val="none" w:sz="0" w:space="0" w:color="auto"/>
        <w:left w:val="none" w:sz="0" w:space="0" w:color="auto"/>
        <w:bottom w:val="none" w:sz="0" w:space="0" w:color="auto"/>
        <w:right w:val="none" w:sz="0" w:space="0" w:color="auto"/>
      </w:divBdr>
    </w:div>
    <w:div w:id="1502575359">
      <w:bodyDiv w:val="1"/>
      <w:marLeft w:val="0"/>
      <w:marRight w:val="0"/>
      <w:marTop w:val="0"/>
      <w:marBottom w:val="0"/>
      <w:divBdr>
        <w:top w:val="none" w:sz="0" w:space="0" w:color="auto"/>
        <w:left w:val="none" w:sz="0" w:space="0" w:color="auto"/>
        <w:bottom w:val="none" w:sz="0" w:space="0" w:color="auto"/>
        <w:right w:val="none" w:sz="0" w:space="0" w:color="auto"/>
      </w:divBdr>
    </w:div>
    <w:div w:id="1504589925">
      <w:bodyDiv w:val="1"/>
      <w:marLeft w:val="0"/>
      <w:marRight w:val="0"/>
      <w:marTop w:val="0"/>
      <w:marBottom w:val="0"/>
      <w:divBdr>
        <w:top w:val="none" w:sz="0" w:space="0" w:color="auto"/>
        <w:left w:val="none" w:sz="0" w:space="0" w:color="auto"/>
        <w:bottom w:val="none" w:sz="0" w:space="0" w:color="auto"/>
        <w:right w:val="none" w:sz="0" w:space="0" w:color="auto"/>
      </w:divBdr>
    </w:div>
    <w:div w:id="1507596908">
      <w:bodyDiv w:val="1"/>
      <w:marLeft w:val="0"/>
      <w:marRight w:val="0"/>
      <w:marTop w:val="0"/>
      <w:marBottom w:val="0"/>
      <w:divBdr>
        <w:top w:val="none" w:sz="0" w:space="0" w:color="auto"/>
        <w:left w:val="none" w:sz="0" w:space="0" w:color="auto"/>
        <w:bottom w:val="none" w:sz="0" w:space="0" w:color="auto"/>
        <w:right w:val="none" w:sz="0" w:space="0" w:color="auto"/>
      </w:divBdr>
    </w:div>
    <w:div w:id="1507597903">
      <w:bodyDiv w:val="1"/>
      <w:marLeft w:val="0"/>
      <w:marRight w:val="0"/>
      <w:marTop w:val="0"/>
      <w:marBottom w:val="0"/>
      <w:divBdr>
        <w:top w:val="none" w:sz="0" w:space="0" w:color="auto"/>
        <w:left w:val="none" w:sz="0" w:space="0" w:color="auto"/>
        <w:bottom w:val="none" w:sz="0" w:space="0" w:color="auto"/>
        <w:right w:val="none" w:sz="0" w:space="0" w:color="auto"/>
      </w:divBdr>
    </w:div>
    <w:div w:id="1508593471">
      <w:bodyDiv w:val="1"/>
      <w:marLeft w:val="0"/>
      <w:marRight w:val="0"/>
      <w:marTop w:val="0"/>
      <w:marBottom w:val="0"/>
      <w:divBdr>
        <w:top w:val="none" w:sz="0" w:space="0" w:color="auto"/>
        <w:left w:val="none" w:sz="0" w:space="0" w:color="auto"/>
        <w:bottom w:val="none" w:sz="0" w:space="0" w:color="auto"/>
        <w:right w:val="none" w:sz="0" w:space="0" w:color="auto"/>
      </w:divBdr>
    </w:div>
    <w:div w:id="1509561052">
      <w:bodyDiv w:val="1"/>
      <w:marLeft w:val="0"/>
      <w:marRight w:val="0"/>
      <w:marTop w:val="0"/>
      <w:marBottom w:val="0"/>
      <w:divBdr>
        <w:top w:val="none" w:sz="0" w:space="0" w:color="auto"/>
        <w:left w:val="none" w:sz="0" w:space="0" w:color="auto"/>
        <w:bottom w:val="none" w:sz="0" w:space="0" w:color="auto"/>
        <w:right w:val="none" w:sz="0" w:space="0" w:color="auto"/>
      </w:divBdr>
    </w:div>
    <w:div w:id="1510212273">
      <w:bodyDiv w:val="1"/>
      <w:marLeft w:val="0"/>
      <w:marRight w:val="0"/>
      <w:marTop w:val="0"/>
      <w:marBottom w:val="0"/>
      <w:divBdr>
        <w:top w:val="none" w:sz="0" w:space="0" w:color="auto"/>
        <w:left w:val="none" w:sz="0" w:space="0" w:color="auto"/>
        <w:bottom w:val="none" w:sz="0" w:space="0" w:color="auto"/>
        <w:right w:val="none" w:sz="0" w:space="0" w:color="auto"/>
      </w:divBdr>
    </w:div>
    <w:div w:id="1511482061">
      <w:bodyDiv w:val="1"/>
      <w:marLeft w:val="0"/>
      <w:marRight w:val="0"/>
      <w:marTop w:val="0"/>
      <w:marBottom w:val="0"/>
      <w:divBdr>
        <w:top w:val="none" w:sz="0" w:space="0" w:color="auto"/>
        <w:left w:val="none" w:sz="0" w:space="0" w:color="auto"/>
        <w:bottom w:val="none" w:sz="0" w:space="0" w:color="auto"/>
        <w:right w:val="none" w:sz="0" w:space="0" w:color="auto"/>
      </w:divBdr>
    </w:div>
    <w:div w:id="1514881886">
      <w:bodyDiv w:val="1"/>
      <w:marLeft w:val="0"/>
      <w:marRight w:val="0"/>
      <w:marTop w:val="0"/>
      <w:marBottom w:val="0"/>
      <w:divBdr>
        <w:top w:val="none" w:sz="0" w:space="0" w:color="auto"/>
        <w:left w:val="none" w:sz="0" w:space="0" w:color="auto"/>
        <w:bottom w:val="none" w:sz="0" w:space="0" w:color="auto"/>
        <w:right w:val="none" w:sz="0" w:space="0" w:color="auto"/>
      </w:divBdr>
    </w:div>
    <w:div w:id="1516338911">
      <w:bodyDiv w:val="1"/>
      <w:marLeft w:val="0"/>
      <w:marRight w:val="0"/>
      <w:marTop w:val="0"/>
      <w:marBottom w:val="0"/>
      <w:divBdr>
        <w:top w:val="none" w:sz="0" w:space="0" w:color="auto"/>
        <w:left w:val="none" w:sz="0" w:space="0" w:color="auto"/>
        <w:bottom w:val="none" w:sz="0" w:space="0" w:color="auto"/>
        <w:right w:val="none" w:sz="0" w:space="0" w:color="auto"/>
      </w:divBdr>
    </w:div>
    <w:div w:id="1524900785">
      <w:bodyDiv w:val="1"/>
      <w:marLeft w:val="0"/>
      <w:marRight w:val="0"/>
      <w:marTop w:val="0"/>
      <w:marBottom w:val="0"/>
      <w:divBdr>
        <w:top w:val="none" w:sz="0" w:space="0" w:color="auto"/>
        <w:left w:val="none" w:sz="0" w:space="0" w:color="auto"/>
        <w:bottom w:val="none" w:sz="0" w:space="0" w:color="auto"/>
        <w:right w:val="none" w:sz="0" w:space="0" w:color="auto"/>
      </w:divBdr>
    </w:div>
    <w:div w:id="1526754207">
      <w:bodyDiv w:val="1"/>
      <w:marLeft w:val="0"/>
      <w:marRight w:val="0"/>
      <w:marTop w:val="0"/>
      <w:marBottom w:val="0"/>
      <w:divBdr>
        <w:top w:val="none" w:sz="0" w:space="0" w:color="auto"/>
        <w:left w:val="none" w:sz="0" w:space="0" w:color="auto"/>
        <w:bottom w:val="none" w:sz="0" w:space="0" w:color="auto"/>
        <w:right w:val="none" w:sz="0" w:space="0" w:color="auto"/>
      </w:divBdr>
    </w:div>
    <w:div w:id="1531184282">
      <w:bodyDiv w:val="1"/>
      <w:marLeft w:val="0"/>
      <w:marRight w:val="0"/>
      <w:marTop w:val="0"/>
      <w:marBottom w:val="0"/>
      <w:divBdr>
        <w:top w:val="none" w:sz="0" w:space="0" w:color="auto"/>
        <w:left w:val="none" w:sz="0" w:space="0" w:color="auto"/>
        <w:bottom w:val="none" w:sz="0" w:space="0" w:color="auto"/>
        <w:right w:val="none" w:sz="0" w:space="0" w:color="auto"/>
      </w:divBdr>
    </w:div>
    <w:div w:id="1535461943">
      <w:bodyDiv w:val="1"/>
      <w:marLeft w:val="0"/>
      <w:marRight w:val="0"/>
      <w:marTop w:val="0"/>
      <w:marBottom w:val="0"/>
      <w:divBdr>
        <w:top w:val="none" w:sz="0" w:space="0" w:color="auto"/>
        <w:left w:val="none" w:sz="0" w:space="0" w:color="auto"/>
        <w:bottom w:val="none" w:sz="0" w:space="0" w:color="auto"/>
        <w:right w:val="none" w:sz="0" w:space="0" w:color="auto"/>
      </w:divBdr>
    </w:div>
    <w:div w:id="1535650533">
      <w:bodyDiv w:val="1"/>
      <w:marLeft w:val="0"/>
      <w:marRight w:val="0"/>
      <w:marTop w:val="0"/>
      <w:marBottom w:val="0"/>
      <w:divBdr>
        <w:top w:val="none" w:sz="0" w:space="0" w:color="auto"/>
        <w:left w:val="none" w:sz="0" w:space="0" w:color="auto"/>
        <w:bottom w:val="none" w:sz="0" w:space="0" w:color="auto"/>
        <w:right w:val="none" w:sz="0" w:space="0" w:color="auto"/>
      </w:divBdr>
    </w:div>
    <w:div w:id="1535772198">
      <w:bodyDiv w:val="1"/>
      <w:marLeft w:val="0"/>
      <w:marRight w:val="0"/>
      <w:marTop w:val="0"/>
      <w:marBottom w:val="0"/>
      <w:divBdr>
        <w:top w:val="none" w:sz="0" w:space="0" w:color="auto"/>
        <w:left w:val="none" w:sz="0" w:space="0" w:color="auto"/>
        <w:bottom w:val="none" w:sz="0" w:space="0" w:color="auto"/>
        <w:right w:val="none" w:sz="0" w:space="0" w:color="auto"/>
      </w:divBdr>
    </w:div>
    <w:div w:id="1537040374">
      <w:bodyDiv w:val="1"/>
      <w:marLeft w:val="0"/>
      <w:marRight w:val="0"/>
      <w:marTop w:val="0"/>
      <w:marBottom w:val="0"/>
      <w:divBdr>
        <w:top w:val="none" w:sz="0" w:space="0" w:color="auto"/>
        <w:left w:val="none" w:sz="0" w:space="0" w:color="auto"/>
        <w:bottom w:val="none" w:sz="0" w:space="0" w:color="auto"/>
        <w:right w:val="none" w:sz="0" w:space="0" w:color="auto"/>
      </w:divBdr>
    </w:div>
    <w:div w:id="1537110865">
      <w:bodyDiv w:val="1"/>
      <w:marLeft w:val="0"/>
      <w:marRight w:val="0"/>
      <w:marTop w:val="0"/>
      <w:marBottom w:val="0"/>
      <w:divBdr>
        <w:top w:val="none" w:sz="0" w:space="0" w:color="auto"/>
        <w:left w:val="none" w:sz="0" w:space="0" w:color="auto"/>
        <w:bottom w:val="none" w:sz="0" w:space="0" w:color="auto"/>
        <w:right w:val="none" w:sz="0" w:space="0" w:color="auto"/>
      </w:divBdr>
    </w:div>
    <w:div w:id="1549217155">
      <w:bodyDiv w:val="1"/>
      <w:marLeft w:val="0"/>
      <w:marRight w:val="0"/>
      <w:marTop w:val="0"/>
      <w:marBottom w:val="0"/>
      <w:divBdr>
        <w:top w:val="none" w:sz="0" w:space="0" w:color="auto"/>
        <w:left w:val="none" w:sz="0" w:space="0" w:color="auto"/>
        <w:bottom w:val="none" w:sz="0" w:space="0" w:color="auto"/>
        <w:right w:val="none" w:sz="0" w:space="0" w:color="auto"/>
      </w:divBdr>
    </w:div>
    <w:div w:id="1549486705">
      <w:bodyDiv w:val="1"/>
      <w:marLeft w:val="0"/>
      <w:marRight w:val="0"/>
      <w:marTop w:val="0"/>
      <w:marBottom w:val="0"/>
      <w:divBdr>
        <w:top w:val="none" w:sz="0" w:space="0" w:color="auto"/>
        <w:left w:val="none" w:sz="0" w:space="0" w:color="auto"/>
        <w:bottom w:val="none" w:sz="0" w:space="0" w:color="auto"/>
        <w:right w:val="none" w:sz="0" w:space="0" w:color="auto"/>
      </w:divBdr>
    </w:div>
    <w:div w:id="1553346161">
      <w:bodyDiv w:val="1"/>
      <w:marLeft w:val="0"/>
      <w:marRight w:val="0"/>
      <w:marTop w:val="0"/>
      <w:marBottom w:val="0"/>
      <w:divBdr>
        <w:top w:val="none" w:sz="0" w:space="0" w:color="auto"/>
        <w:left w:val="none" w:sz="0" w:space="0" w:color="auto"/>
        <w:bottom w:val="none" w:sz="0" w:space="0" w:color="auto"/>
        <w:right w:val="none" w:sz="0" w:space="0" w:color="auto"/>
      </w:divBdr>
    </w:div>
    <w:div w:id="1554459323">
      <w:bodyDiv w:val="1"/>
      <w:marLeft w:val="0"/>
      <w:marRight w:val="0"/>
      <w:marTop w:val="0"/>
      <w:marBottom w:val="0"/>
      <w:divBdr>
        <w:top w:val="none" w:sz="0" w:space="0" w:color="auto"/>
        <w:left w:val="none" w:sz="0" w:space="0" w:color="auto"/>
        <w:bottom w:val="none" w:sz="0" w:space="0" w:color="auto"/>
        <w:right w:val="none" w:sz="0" w:space="0" w:color="auto"/>
      </w:divBdr>
    </w:div>
    <w:div w:id="1555654712">
      <w:bodyDiv w:val="1"/>
      <w:marLeft w:val="0"/>
      <w:marRight w:val="0"/>
      <w:marTop w:val="0"/>
      <w:marBottom w:val="0"/>
      <w:divBdr>
        <w:top w:val="none" w:sz="0" w:space="0" w:color="auto"/>
        <w:left w:val="none" w:sz="0" w:space="0" w:color="auto"/>
        <w:bottom w:val="none" w:sz="0" w:space="0" w:color="auto"/>
        <w:right w:val="none" w:sz="0" w:space="0" w:color="auto"/>
      </w:divBdr>
    </w:div>
    <w:div w:id="1563171480">
      <w:bodyDiv w:val="1"/>
      <w:marLeft w:val="0"/>
      <w:marRight w:val="0"/>
      <w:marTop w:val="0"/>
      <w:marBottom w:val="0"/>
      <w:divBdr>
        <w:top w:val="none" w:sz="0" w:space="0" w:color="auto"/>
        <w:left w:val="none" w:sz="0" w:space="0" w:color="auto"/>
        <w:bottom w:val="none" w:sz="0" w:space="0" w:color="auto"/>
        <w:right w:val="none" w:sz="0" w:space="0" w:color="auto"/>
      </w:divBdr>
    </w:div>
    <w:div w:id="1573737732">
      <w:bodyDiv w:val="1"/>
      <w:marLeft w:val="0"/>
      <w:marRight w:val="0"/>
      <w:marTop w:val="0"/>
      <w:marBottom w:val="0"/>
      <w:divBdr>
        <w:top w:val="none" w:sz="0" w:space="0" w:color="auto"/>
        <w:left w:val="none" w:sz="0" w:space="0" w:color="auto"/>
        <w:bottom w:val="none" w:sz="0" w:space="0" w:color="auto"/>
        <w:right w:val="none" w:sz="0" w:space="0" w:color="auto"/>
      </w:divBdr>
    </w:div>
    <w:div w:id="1574311470">
      <w:bodyDiv w:val="1"/>
      <w:marLeft w:val="0"/>
      <w:marRight w:val="0"/>
      <w:marTop w:val="0"/>
      <w:marBottom w:val="0"/>
      <w:divBdr>
        <w:top w:val="none" w:sz="0" w:space="0" w:color="auto"/>
        <w:left w:val="none" w:sz="0" w:space="0" w:color="auto"/>
        <w:bottom w:val="none" w:sz="0" w:space="0" w:color="auto"/>
        <w:right w:val="none" w:sz="0" w:space="0" w:color="auto"/>
      </w:divBdr>
    </w:div>
    <w:div w:id="1584606299">
      <w:bodyDiv w:val="1"/>
      <w:marLeft w:val="0"/>
      <w:marRight w:val="0"/>
      <w:marTop w:val="0"/>
      <w:marBottom w:val="0"/>
      <w:divBdr>
        <w:top w:val="none" w:sz="0" w:space="0" w:color="auto"/>
        <w:left w:val="none" w:sz="0" w:space="0" w:color="auto"/>
        <w:bottom w:val="none" w:sz="0" w:space="0" w:color="auto"/>
        <w:right w:val="none" w:sz="0" w:space="0" w:color="auto"/>
      </w:divBdr>
    </w:div>
    <w:div w:id="1585533179">
      <w:bodyDiv w:val="1"/>
      <w:marLeft w:val="0"/>
      <w:marRight w:val="0"/>
      <w:marTop w:val="0"/>
      <w:marBottom w:val="0"/>
      <w:divBdr>
        <w:top w:val="none" w:sz="0" w:space="0" w:color="auto"/>
        <w:left w:val="none" w:sz="0" w:space="0" w:color="auto"/>
        <w:bottom w:val="none" w:sz="0" w:space="0" w:color="auto"/>
        <w:right w:val="none" w:sz="0" w:space="0" w:color="auto"/>
      </w:divBdr>
    </w:div>
    <w:div w:id="1589461711">
      <w:bodyDiv w:val="1"/>
      <w:marLeft w:val="0"/>
      <w:marRight w:val="0"/>
      <w:marTop w:val="0"/>
      <w:marBottom w:val="0"/>
      <w:divBdr>
        <w:top w:val="none" w:sz="0" w:space="0" w:color="auto"/>
        <w:left w:val="none" w:sz="0" w:space="0" w:color="auto"/>
        <w:bottom w:val="none" w:sz="0" w:space="0" w:color="auto"/>
        <w:right w:val="none" w:sz="0" w:space="0" w:color="auto"/>
      </w:divBdr>
    </w:div>
    <w:div w:id="1590501515">
      <w:bodyDiv w:val="1"/>
      <w:marLeft w:val="0"/>
      <w:marRight w:val="0"/>
      <w:marTop w:val="0"/>
      <w:marBottom w:val="0"/>
      <w:divBdr>
        <w:top w:val="none" w:sz="0" w:space="0" w:color="auto"/>
        <w:left w:val="none" w:sz="0" w:space="0" w:color="auto"/>
        <w:bottom w:val="none" w:sz="0" w:space="0" w:color="auto"/>
        <w:right w:val="none" w:sz="0" w:space="0" w:color="auto"/>
      </w:divBdr>
    </w:div>
    <w:div w:id="1594969290">
      <w:bodyDiv w:val="1"/>
      <w:marLeft w:val="0"/>
      <w:marRight w:val="0"/>
      <w:marTop w:val="0"/>
      <w:marBottom w:val="0"/>
      <w:divBdr>
        <w:top w:val="none" w:sz="0" w:space="0" w:color="auto"/>
        <w:left w:val="none" w:sz="0" w:space="0" w:color="auto"/>
        <w:bottom w:val="none" w:sz="0" w:space="0" w:color="auto"/>
        <w:right w:val="none" w:sz="0" w:space="0" w:color="auto"/>
      </w:divBdr>
    </w:div>
    <w:div w:id="1597205808">
      <w:bodyDiv w:val="1"/>
      <w:marLeft w:val="0"/>
      <w:marRight w:val="0"/>
      <w:marTop w:val="0"/>
      <w:marBottom w:val="0"/>
      <w:divBdr>
        <w:top w:val="none" w:sz="0" w:space="0" w:color="auto"/>
        <w:left w:val="none" w:sz="0" w:space="0" w:color="auto"/>
        <w:bottom w:val="none" w:sz="0" w:space="0" w:color="auto"/>
        <w:right w:val="none" w:sz="0" w:space="0" w:color="auto"/>
      </w:divBdr>
    </w:div>
    <w:div w:id="1599021659">
      <w:bodyDiv w:val="1"/>
      <w:marLeft w:val="0"/>
      <w:marRight w:val="0"/>
      <w:marTop w:val="0"/>
      <w:marBottom w:val="0"/>
      <w:divBdr>
        <w:top w:val="none" w:sz="0" w:space="0" w:color="auto"/>
        <w:left w:val="none" w:sz="0" w:space="0" w:color="auto"/>
        <w:bottom w:val="none" w:sz="0" w:space="0" w:color="auto"/>
        <w:right w:val="none" w:sz="0" w:space="0" w:color="auto"/>
      </w:divBdr>
    </w:div>
    <w:div w:id="1600287119">
      <w:bodyDiv w:val="1"/>
      <w:marLeft w:val="0"/>
      <w:marRight w:val="0"/>
      <w:marTop w:val="0"/>
      <w:marBottom w:val="0"/>
      <w:divBdr>
        <w:top w:val="none" w:sz="0" w:space="0" w:color="auto"/>
        <w:left w:val="none" w:sz="0" w:space="0" w:color="auto"/>
        <w:bottom w:val="none" w:sz="0" w:space="0" w:color="auto"/>
        <w:right w:val="none" w:sz="0" w:space="0" w:color="auto"/>
      </w:divBdr>
    </w:div>
    <w:div w:id="1603105805">
      <w:bodyDiv w:val="1"/>
      <w:marLeft w:val="0"/>
      <w:marRight w:val="0"/>
      <w:marTop w:val="0"/>
      <w:marBottom w:val="0"/>
      <w:divBdr>
        <w:top w:val="none" w:sz="0" w:space="0" w:color="auto"/>
        <w:left w:val="none" w:sz="0" w:space="0" w:color="auto"/>
        <w:bottom w:val="none" w:sz="0" w:space="0" w:color="auto"/>
        <w:right w:val="none" w:sz="0" w:space="0" w:color="auto"/>
      </w:divBdr>
    </w:div>
    <w:div w:id="1604067273">
      <w:bodyDiv w:val="1"/>
      <w:marLeft w:val="0"/>
      <w:marRight w:val="0"/>
      <w:marTop w:val="0"/>
      <w:marBottom w:val="0"/>
      <w:divBdr>
        <w:top w:val="none" w:sz="0" w:space="0" w:color="auto"/>
        <w:left w:val="none" w:sz="0" w:space="0" w:color="auto"/>
        <w:bottom w:val="none" w:sz="0" w:space="0" w:color="auto"/>
        <w:right w:val="none" w:sz="0" w:space="0" w:color="auto"/>
      </w:divBdr>
    </w:div>
    <w:div w:id="1606229505">
      <w:bodyDiv w:val="1"/>
      <w:marLeft w:val="0"/>
      <w:marRight w:val="0"/>
      <w:marTop w:val="0"/>
      <w:marBottom w:val="0"/>
      <w:divBdr>
        <w:top w:val="none" w:sz="0" w:space="0" w:color="auto"/>
        <w:left w:val="none" w:sz="0" w:space="0" w:color="auto"/>
        <w:bottom w:val="none" w:sz="0" w:space="0" w:color="auto"/>
        <w:right w:val="none" w:sz="0" w:space="0" w:color="auto"/>
      </w:divBdr>
    </w:div>
    <w:div w:id="1606763799">
      <w:bodyDiv w:val="1"/>
      <w:marLeft w:val="0"/>
      <w:marRight w:val="0"/>
      <w:marTop w:val="0"/>
      <w:marBottom w:val="0"/>
      <w:divBdr>
        <w:top w:val="none" w:sz="0" w:space="0" w:color="auto"/>
        <w:left w:val="none" w:sz="0" w:space="0" w:color="auto"/>
        <w:bottom w:val="none" w:sz="0" w:space="0" w:color="auto"/>
        <w:right w:val="none" w:sz="0" w:space="0" w:color="auto"/>
      </w:divBdr>
    </w:div>
    <w:div w:id="1610040566">
      <w:bodyDiv w:val="1"/>
      <w:marLeft w:val="0"/>
      <w:marRight w:val="0"/>
      <w:marTop w:val="0"/>
      <w:marBottom w:val="0"/>
      <w:divBdr>
        <w:top w:val="none" w:sz="0" w:space="0" w:color="auto"/>
        <w:left w:val="none" w:sz="0" w:space="0" w:color="auto"/>
        <w:bottom w:val="none" w:sz="0" w:space="0" w:color="auto"/>
        <w:right w:val="none" w:sz="0" w:space="0" w:color="auto"/>
      </w:divBdr>
    </w:div>
    <w:div w:id="1610744313">
      <w:bodyDiv w:val="1"/>
      <w:marLeft w:val="0"/>
      <w:marRight w:val="0"/>
      <w:marTop w:val="0"/>
      <w:marBottom w:val="0"/>
      <w:divBdr>
        <w:top w:val="none" w:sz="0" w:space="0" w:color="auto"/>
        <w:left w:val="none" w:sz="0" w:space="0" w:color="auto"/>
        <w:bottom w:val="none" w:sz="0" w:space="0" w:color="auto"/>
        <w:right w:val="none" w:sz="0" w:space="0" w:color="auto"/>
      </w:divBdr>
    </w:div>
    <w:div w:id="1614435767">
      <w:bodyDiv w:val="1"/>
      <w:marLeft w:val="0"/>
      <w:marRight w:val="0"/>
      <w:marTop w:val="0"/>
      <w:marBottom w:val="0"/>
      <w:divBdr>
        <w:top w:val="none" w:sz="0" w:space="0" w:color="auto"/>
        <w:left w:val="none" w:sz="0" w:space="0" w:color="auto"/>
        <w:bottom w:val="none" w:sz="0" w:space="0" w:color="auto"/>
        <w:right w:val="none" w:sz="0" w:space="0" w:color="auto"/>
      </w:divBdr>
    </w:div>
    <w:div w:id="1614557497">
      <w:bodyDiv w:val="1"/>
      <w:marLeft w:val="0"/>
      <w:marRight w:val="0"/>
      <w:marTop w:val="0"/>
      <w:marBottom w:val="0"/>
      <w:divBdr>
        <w:top w:val="none" w:sz="0" w:space="0" w:color="auto"/>
        <w:left w:val="none" w:sz="0" w:space="0" w:color="auto"/>
        <w:bottom w:val="none" w:sz="0" w:space="0" w:color="auto"/>
        <w:right w:val="none" w:sz="0" w:space="0" w:color="auto"/>
      </w:divBdr>
    </w:div>
    <w:div w:id="1615163904">
      <w:bodyDiv w:val="1"/>
      <w:marLeft w:val="0"/>
      <w:marRight w:val="0"/>
      <w:marTop w:val="0"/>
      <w:marBottom w:val="0"/>
      <w:divBdr>
        <w:top w:val="none" w:sz="0" w:space="0" w:color="auto"/>
        <w:left w:val="none" w:sz="0" w:space="0" w:color="auto"/>
        <w:bottom w:val="none" w:sz="0" w:space="0" w:color="auto"/>
        <w:right w:val="none" w:sz="0" w:space="0" w:color="auto"/>
      </w:divBdr>
    </w:div>
    <w:div w:id="1618215127">
      <w:bodyDiv w:val="1"/>
      <w:marLeft w:val="0"/>
      <w:marRight w:val="0"/>
      <w:marTop w:val="0"/>
      <w:marBottom w:val="0"/>
      <w:divBdr>
        <w:top w:val="none" w:sz="0" w:space="0" w:color="auto"/>
        <w:left w:val="none" w:sz="0" w:space="0" w:color="auto"/>
        <w:bottom w:val="none" w:sz="0" w:space="0" w:color="auto"/>
        <w:right w:val="none" w:sz="0" w:space="0" w:color="auto"/>
      </w:divBdr>
    </w:div>
    <w:div w:id="1618296061">
      <w:bodyDiv w:val="1"/>
      <w:marLeft w:val="0"/>
      <w:marRight w:val="0"/>
      <w:marTop w:val="0"/>
      <w:marBottom w:val="0"/>
      <w:divBdr>
        <w:top w:val="none" w:sz="0" w:space="0" w:color="auto"/>
        <w:left w:val="none" w:sz="0" w:space="0" w:color="auto"/>
        <w:bottom w:val="none" w:sz="0" w:space="0" w:color="auto"/>
        <w:right w:val="none" w:sz="0" w:space="0" w:color="auto"/>
      </w:divBdr>
    </w:div>
    <w:div w:id="1619411060">
      <w:bodyDiv w:val="1"/>
      <w:marLeft w:val="0"/>
      <w:marRight w:val="0"/>
      <w:marTop w:val="0"/>
      <w:marBottom w:val="0"/>
      <w:divBdr>
        <w:top w:val="none" w:sz="0" w:space="0" w:color="auto"/>
        <w:left w:val="none" w:sz="0" w:space="0" w:color="auto"/>
        <w:bottom w:val="none" w:sz="0" w:space="0" w:color="auto"/>
        <w:right w:val="none" w:sz="0" w:space="0" w:color="auto"/>
      </w:divBdr>
    </w:div>
    <w:div w:id="1622303180">
      <w:bodyDiv w:val="1"/>
      <w:marLeft w:val="0"/>
      <w:marRight w:val="0"/>
      <w:marTop w:val="0"/>
      <w:marBottom w:val="0"/>
      <w:divBdr>
        <w:top w:val="none" w:sz="0" w:space="0" w:color="auto"/>
        <w:left w:val="none" w:sz="0" w:space="0" w:color="auto"/>
        <w:bottom w:val="none" w:sz="0" w:space="0" w:color="auto"/>
        <w:right w:val="none" w:sz="0" w:space="0" w:color="auto"/>
      </w:divBdr>
    </w:div>
    <w:div w:id="1622878219">
      <w:bodyDiv w:val="1"/>
      <w:marLeft w:val="0"/>
      <w:marRight w:val="0"/>
      <w:marTop w:val="0"/>
      <w:marBottom w:val="0"/>
      <w:divBdr>
        <w:top w:val="none" w:sz="0" w:space="0" w:color="auto"/>
        <w:left w:val="none" w:sz="0" w:space="0" w:color="auto"/>
        <w:bottom w:val="none" w:sz="0" w:space="0" w:color="auto"/>
        <w:right w:val="none" w:sz="0" w:space="0" w:color="auto"/>
      </w:divBdr>
    </w:div>
    <w:div w:id="1628008842">
      <w:bodyDiv w:val="1"/>
      <w:marLeft w:val="0"/>
      <w:marRight w:val="0"/>
      <w:marTop w:val="0"/>
      <w:marBottom w:val="0"/>
      <w:divBdr>
        <w:top w:val="none" w:sz="0" w:space="0" w:color="auto"/>
        <w:left w:val="none" w:sz="0" w:space="0" w:color="auto"/>
        <w:bottom w:val="none" w:sz="0" w:space="0" w:color="auto"/>
        <w:right w:val="none" w:sz="0" w:space="0" w:color="auto"/>
      </w:divBdr>
    </w:div>
    <w:div w:id="1631668675">
      <w:bodyDiv w:val="1"/>
      <w:marLeft w:val="0"/>
      <w:marRight w:val="0"/>
      <w:marTop w:val="0"/>
      <w:marBottom w:val="0"/>
      <w:divBdr>
        <w:top w:val="none" w:sz="0" w:space="0" w:color="auto"/>
        <w:left w:val="none" w:sz="0" w:space="0" w:color="auto"/>
        <w:bottom w:val="none" w:sz="0" w:space="0" w:color="auto"/>
        <w:right w:val="none" w:sz="0" w:space="0" w:color="auto"/>
      </w:divBdr>
    </w:div>
    <w:div w:id="1632401057">
      <w:bodyDiv w:val="1"/>
      <w:marLeft w:val="0"/>
      <w:marRight w:val="0"/>
      <w:marTop w:val="0"/>
      <w:marBottom w:val="0"/>
      <w:divBdr>
        <w:top w:val="none" w:sz="0" w:space="0" w:color="auto"/>
        <w:left w:val="none" w:sz="0" w:space="0" w:color="auto"/>
        <w:bottom w:val="none" w:sz="0" w:space="0" w:color="auto"/>
        <w:right w:val="none" w:sz="0" w:space="0" w:color="auto"/>
      </w:divBdr>
    </w:div>
    <w:div w:id="1637174805">
      <w:bodyDiv w:val="1"/>
      <w:marLeft w:val="0"/>
      <w:marRight w:val="0"/>
      <w:marTop w:val="0"/>
      <w:marBottom w:val="0"/>
      <w:divBdr>
        <w:top w:val="none" w:sz="0" w:space="0" w:color="auto"/>
        <w:left w:val="none" w:sz="0" w:space="0" w:color="auto"/>
        <w:bottom w:val="none" w:sz="0" w:space="0" w:color="auto"/>
        <w:right w:val="none" w:sz="0" w:space="0" w:color="auto"/>
      </w:divBdr>
    </w:div>
    <w:div w:id="1642076498">
      <w:bodyDiv w:val="1"/>
      <w:marLeft w:val="0"/>
      <w:marRight w:val="0"/>
      <w:marTop w:val="0"/>
      <w:marBottom w:val="0"/>
      <w:divBdr>
        <w:top w:val="none" w:sz="0" w:space="0" w:color="auto"/>
        <w:left w:val="none" w:sz="0" w:space="0" w:color="auto"/>
        <w:bottom w:val="none" w:sz="0" w:space="0" w:color="auto"/>
        <w:right w:val="none" w:sz="0" w:space="0" w:color="auto"/>
      </w:divBdr>
    </w:div>
    <w:div w:id="1642463624">
      <w:bodyDiv w:val="1"/>
      <w:marLeft w:val="0"/>
      <w:marRight w:val="0"/>
      <w:marTop w:val="0"/>
      <w:marBottom w:val="0"/>
      <w:divBdr>
        <w:top w:val="none" w:sz="0" w:space="0" w:color="auto"/>
        <w:left w:val="none" w:sz="0" w:space="0" w:color="auto"/>
        <w:bottom w:val="none" w:sz="0" w:space="0" w:color="auto"/>
        <w:right w:val="none" w:sz="0" w:space="0" w:color="auto"/>
      </w:divBdr>
    </w:div>
    <w:div w:id="1643382964">
      <w:bodyDiv w:val="1"/>
      <w:marLeft w:val="0"/>
      <w:marRight w:val="0"/>
      <w:marTop w:val="0"/>
      <w:marBottom w:val="0"/>
      <w:divBdr>
        <w:top w:val="none" w:sz="0" w:space="0" w:color="auto"/>
        <w:left w:val="none" w:sz="0" w:space="0" w:color="auto"/>
        <w:bottom w:val="none" w:sz="0" w:space="0" w:color="auto"/>
        <w:right w:val="none" w:sz="0" w:space="0" w:color="auto"/>
      </w:divBdr>
    </w:div>
    <w:div w:id="1643996614">
      <w:bodyDiv w:val="1"/>
      <w:marLeft w:val="0"/>
      <w:marRight w:val="0"/>
      <w:marTop w:val="0"/>
      <w:marBottom w:val="0"/>
      <w:divBdr>
        <w:top w:val="none" w:sz="0" w:space="0" w:color="auto"/>
        <w:left w:val="none" w:sz="0" w:space="0" w:color="auto"/>
        <w:bottom w:val="none" w:sz="0" w:space="0" w:color="auto"/>
        <w:right w:val="none" w:sz="0" w:space="0" w:color="auto"/>
      </w:divBdr>
    </w:div>
    <w:div w:id="1646592700">
      <w:bodyDiv w:val="1"/>
      <w:marLeft w:val="0"/>
      <w:marRight w:val="0"/>
      <w:marTop w:val="0"/>
      <w:marBottom w:val="0"/>
      <w:divBdr>
        <w:top w:val="none" w:sz="0" w:space="0" w:color="auto"/>
        <w:left w:val="none" w:sz="0" w:space="0" w:color="auto"/>
        <w:bottom w:val="none" w:sz="0" w:space="0" w:color="auto"/>
        <w:right w:val="none" w:sz="0" w:space="0" w:color="auto"/>
      </w:divBdr>
    </w:div>
    <w:div w:id="1647663445">
      <w:bodyDiv w:val="1"/>
      <w:marLeft w:val="0"/>
      <w:marRight w:val="0"/>
      <w:marTop w:val="0"/>
      <w:marBottom w:val="0"/>
      <w:divBdr>
        <w:top w:val="none" w:sz="0" w:space="0" w:color="auto"/>
        <w:left w:val="none" w:sz="0" w:space="0" w:color="auto"/>
        <w:bottom w:val="none" w:sz="0" w:space="0" w:color="auto"/>
        <w:right w:val="none" w:sz="0" w:space="0" w:color="auto"/>
      </w:divBdr>
    </w:div>
    <w:div w:id="1650596092">
      <w:bodyDiv w:val="1"/>
      <w:marLeft w:val="0"/>
      <w:marRight w:val="0"/>
      <w:marTop w:val="0"/>
      <w:marBottom w:val="0"/>
      <w:divBdr>
        <w:top w:val="none" w:sz="0" w:space="0" w:color="auto"/>
        <w:left w:val="none" w:sz="0" w:space="0" w:color="auto"/>
        <w:bottom w:val="none" w:sz="0" w:space="0" w:color="auto"/>
        <w:right w:val="none" w:sz="0" w:space="0" w:color="auto"/>
      </w:divBdr>
    </w:div>
    <w:div w:id="1652443193">
      <w:bodyDiv w:val="1"/>
      <w:marLeft w:val="0"/>
      <w:marRight w:val="0"/>
      <w:marTop w:val="0"/>
      <w:marBottom w:val="0"/>
      <w:divBdr>
        <w:top w:val="none" w:sz="0" w:space="0" w:color="auto"/>
        <w:left w:val="none" w:sz="0" w:space="0" w:color="auto"/>
        <w:bottom w:val="none" w:sz="0" w:space="0" w:color="auto"/>
        <w:right w:val="none" w:sz="0" w:space="0" w:color="auto"/>
      </w:divBdr>
    </w:div>
    <w:div w:id="1654522670">
      <w:bodyDiv w:val="1"/>
      <w:marLeft w:val="0"/>
      <w:marRight w:val="0"/>
      <w:marTop w:val="0"/>
      <w:marBottom w:val="0"/>
      <w:divBdr>
        <w:top w:val="none" w:sz="0" w:space="0" w:color="auto"/>
        <w:left w:val="none" w:sz="0" w:space="0" w:color="auto"/>
        <w:bottom w:val="none" w:sz="0" w:space="0" w:color="auto"/>
        <w:right w:val="none" w:sz="0" w:space="0" w:color="auto"/>
      </w:divBdr>
    </w:div>
    <w:div w:id="1654870221">
      <w:bodyDiv w:val="1"/>
      <w:marLeft w:val="0"/>
      <w:marRight w:val="0"/>
      <w:marTop w:val="0"/>
      <w:marBottom w:val="0"/>
      <w:divBdr>
        <w:top w:val="none" w:sz="0" w:space="0" w:color="auto"/>
        <w:left w:val="none" w:sz="0" w:space="0" w:color="auto"/>
        <w:bottom w:val="none" w:sz="0" w:space="0" w:color="auto"/>
        <w:right w:val="none" w:sz="0" w:space="0" w:color="auto"/>
      </w:divBdr>
    </w:div>
    <w:div w:id="1658260324">
      <w:bodyDiv w:val="1"/>
      <w:marLeft w:val="0"/>
      <w:marRight w:val="0"/>
      <w:marTop w:val="0"/>
      <w:marBottom w:val="0"/>
      <w:divBdr>
        <w:top w:val="none" w:sz="0" w:space="0" w:color="auto"/>
        <w:left w:val="none" w:sz="0" w:space="0" w:color="auto"/>
        <w:bottom w:val="none" w:sz="0" w:space="0" w:color="auto"/>
        <w:right w:val="none" w:sz="0" w:space="0" w:color="auto"/>
      </w:divBdr>
    </w:div>
    <w:div w:id="1660039569">
      <w:bodyDiv w:val="1"/>
      <w:marLeft w:val="0"/>
      <w:marRight w:val="0"/>
      <w:marTop w:val="0"/>
      <w:marBottom w:val="0"/>
      <w:divBdr>
        <w:top w:val="none" w:sz="0" w:space="0" w:color="auto"/>
        <w:left w:val="none" w:sz="0" w:space="0" w:color="auto"/>
        <w:bottom w:val="none" w:sz="0" w:space="0" w:color="auto"/>
        <w:right w:val="none" w:sz="0" w:space="0" w:color="auto"/>
      </w:divBdr>
    </w:div>
    <w:div w:id="1663463847">
      <w:bodyDiv w:val="1"/>
      <w:marLeft w:val="0"/>
      <w:marRight w:val="0"/>
      <w:marTop w:val="0"/>
      <w:marBottom w:val="0"/>
      <w:divBdr>
        <w:top w:val="none" w:sz="0" w:space="0" w:color="auto"/>
        <w:left w:val="none" w:sz="0" w:space="0" w:color="auto"/>
        <w:bottom w:val="none" w:sz="0" w:space="0" w:color="auto"/>
        <w:right w:val="none" w:sz="0" w:space="0" w:color="auto"/>
      </w:divBdr>
    </w:div>
    <w:div w:id="1666087515">
      <w:bodyDiv w:val="1"/>
      <w:marLeft w:val="0"/>
      <w:marRight w:val="0"/>
      <w:marTop w:val="0"/>
      <w:marBottom w:val="0"/>
      <w:divBdr>
        <w:top w:val="none" w:sz="0" w:space="0" w:color="auto"/>
        <w:left w:val="none" w:sz="0" w:space="0" w:color="auto"/>
        <w:bottom w:val="none" w:sz="0" w:space="0" w:color="auto"/>
        <w:right w:val="none" w:sz="0" w:space="0" w:color="auto"/>
      </w:divBdr>
    </w:div>
    <w:div w:id="1670408596">
      <w:bodyDiv w:val="1"/>
      <w:marLeft w:val="0"/>
      <w:marRight w:val="0"/>
      <w:marTop w:val="0"/>
      <w:marBottom w:val="0"/>
      <w:divBdr>
        <w:top w:val="none" w:sz="0" w:space="0" w:color="auto"/>
        <w:left w:val="none" w:sz="0" w:space="0" w:color="auto"/>
        <w:bottom w:val="none" w:sz="0" w:space="0" w:color="auto"/>
        <w:right w:val="none" w:sz="0" w:space="0" w:color="auto"/>
      </w:divBdr>
    </w:div>
    <w:div w:id="1671516740">
      <w:bodyDiv w:val="1"/>
      <w:marLeft w:val="0"/>
      <w:marRight w:val="0"/>
      <w:marTop w:val="0"/>
      <w:marBottom w:val="0"/>
      <w:divBdr>
        <w:top w:val="none" w:sz="0" w:space="0" w:color="auto"/>
        <w:left w:val="none" w:sz="0" w:space="0" w:color="auto"/>
        <w:bottom w:val="none" w:sz="0" w:space="0" w:color="auto"/>
        <w:right w:val="none" w:sz="0" w:space="0" w:color="auto"/>
      </w:divBdr>
    </w:div>
    <w:div w:id="1674406417">
      <w:bodyDiv w:val="1"/>
      <w:marLeft w:val="0"/>
      <w:marRight w:val="0"/>
      <w:marTop w:val="0"/>
      <w:marBottom w:val="0"/>
      <w:divBdr>
        <w:top w:val="none" w:sz="0" w:space="0" w:color="auto"/>
        <w:left w:val="none" w:sz="0" w:space="0" w:color="auto"/>
        <w:bottom w:val="none" w:sz="0" w:space="0" w:color="auto"/>
        <w:right w:val="none" w:sz="0" w:space="0" w:color="auto"/>
      </w:divBdr>
    </w:div>
    <w:div w:id="1674455807">
      <w:bodyDiv w:val="1"/>
      <w:marLeft w:val="0"/>
      <w:marRight w:val="0"/>
      <w:marTop w:val="0"/>
      <w:marBottom w:val="0"/>
      <w:divBdr>
        <w:top w:val="none" w:sz="0" w:space="0" w:color="auto"/>
        <w:left w:val="none" w:sz="0" w:space="0" w:color="auto"/>
        <w:bottom w:val="none" w:sz="0" w:space="0" w:color="auto"/>
        <w:right w:val="none" w:sz="0" w:space="0" w:color="auto"/>
      </w:divBdr>
    </w:div>
    <w:div w:id="1678460173">
      <w:bodyDiv w:val="1"/>
      <w:marLeft w:val="0"/>
      <w:marRight w:val="0"/>
      <w:marTop w:val="0"/>
      <w:marBottom w:val="0"/>
      <w:divBdr>
        <w:top w:val="none" w:sz="0" w:space="0" w:color="auto"/>
        <w:left w:val="none" w:sz="0" w:space="0" w:color="auto"/>
        <w:bottom w:val="none" w:sz="0" w:space="0" w:color="auto"/>
        <w:right w:val="none" w:sz="0" w:space="0" w:color="auto"/>
      </w:divBdr>
    </w:div>
    <w:div w:id="1679845862">
      <w:bodyDiv w:val="1"/>
      <w:marLeft w:val="0"/>
      <w:marRight w:val="0"/>
      <w:marTop w:val="0"/>
      <w:marBottom w:val="0"/>
      <w:divBdr>
        <w:top w:val="none" w:sz="0" w:space="0" w:color="auto"/>
        <w:left w:val="none" w:sz="0" w:space="0" w:color="auto"/>
        <w:bottom w:val="none" w:sz="0" w:space="0" w:color="auto"/>
        <w:right w:val="none" w:sz="0" w:space="0" w:color="auto"/>
      </w:divBdr>
    </w:div>
    <w:div w:id="1682079586">
      <w:bodyDiv w:val="1"/>
      <w:marLeft w:val="0"/>
      <w:marRight w:val="0"/>
      <w:marTop w:val="0"/>
      <w:marBottom w:val="0"/>
      <w:divBdr>
        <w:top w:val="none" w:sz="0" w:space="0" w:color="auto"/>
        <w:left w:val="none" w:sz="0" w:space="0" w:color="auto"/>
        <w:bottom w:val="none" w:sz="0" w:space="0" w:color="auto"/>
        <w:right w:val="none" w:sz="0" w:space="0" w:color="auto"/>
      </w:divBdr>
    </w:div>
    <w:div w:id="1682120222">
      <w:bodyDiv w:val="1"/>
      <w:marLeft w:val="0"/>
      <w:marRight w:val="0"/>
      <w:marTop w:val="0"/>
      <w:marBottom w:val="0"/>
      <w:divBdr>
        <w:top w:val="none" w:sz="0" w:space="0" w:color="auto"/>
        <w:left w:val="none" w:sz="0" w:space="0" w:color="auto"/>
        <w:bottom w:val="none" w:sz="0" w:space="0" w:color="auto"/>
        <w:right w:val="none" w:sz="0" w:space="0" w:color="auto"/>
      </w:divBdr>
    </w:div>
    <w:div w:id="1682199641">
      <w:bodyDiv w:val="1"/>
      <w:marLeft w:val="0"/>
      <w:marRight w:val="0"/>
      <w:marTop w:val="0"/>
      <w:marBottom w:val="0"/>
      <w:divBdr>
        <w:top w:val="none" w:sz="0" w:space="0" w:color="auto"/>
        <w:left w:val="none" w:sz="0" w:space="0" w:color="auto"/>
        <w:bottom w:val="none" w:sz="0" w:space="0" w:color="auto"/>
        <w:right w:val="none" w:sz="0" w:space="0" w:color="auto"/>
      </w:divBdr>
    </w:div>
    <w:div w:id="1683431938">
      <w:bodyDiv w:val="1"/>
      <w:marLeft w:val="0"/>
      <w:marRight w:val="0"/>
      <w:marTop w:val="0"/>
      <w:marBottom w:val="0"/>
      <w:divBdr>
        <w:top w:val="none" w:sz="0" w:space="0" w:color="auto"/>
        <w:left w:val="none" w:sz="0" w:space="0" w:color="auto"/>
        <w:bottom w:val="none" w:sz="0" w:space="0" w:color="auto"/>
        <w:right w:val="none" w:sz="0" w:space="0" w:color="auto"/>
      </w:divBdr>
    </w:div>
    <w:div w:id="1684015419">
      <w:bodyDiv w:val="1"/>
      <w:marLeft w:val="0"/>
      <w:marRight w:val="0"/>
      <w:marTop w:val="0"/>
      <w:marBottom w:val="0"/>
      <w:divBdr>
        <w:top w:val="none" w:sz="0" w:space="0" w:color="auto"/>
        <w:left w:val="none" w:sz="0" w:space="0" w:color="auto"/>
        <w:bottom w:val="none" w:sz="0" w:space="0" w:color="auto"/>
        <w:right w:val="none" w:sz="0" w:space="0" w:color="auto"/>
      </w:divBdr>
    </w:div>
    <w:div w:id="1684286987">
      <w:bodyDiv w:val="1"/>
      <w:marLeft w:val="0"/>
      <w:marRight w:val="0"/>
      <w:marTop w:val="0"/>
      <w:marBottom w:val="0"/>
      <w:divBdr>
        <w:top w:val="none" w:sz="0" w:space="0" w:color="auto"/>
        <w:left w:val="none" w:sz="0" w:space="0" w:color="auto"/>
        <w:bottom w:val="none" w:sz="0" w:space="0" w:color="auto"/>
        <w:right w:val="none" w:sz="0" w:space="0" w:color="auto"/>
      </w:divBdr>
    </w:div>
    <w:div w:id="1688362076">
      <w:bodyDiv w:val="1"/>
      <w:marLeft w:val="0"/>
      <w:marRight w:val="0"/>
      <w:marTop w:val="0"/>
      <w:marBottom w:val="0"/>
      <w:divBdr>
        <w:top w:val="none" w:sz="0" w:space="0" w:color="auto"/>
        <w:left w:val="none" w:sz="0" w:space="0" w:color="auto"/>
        <w:bottom w:val="none" w:sz="0" w:space="0" w:color="auto"/>
        <w:right w:val="none" w:sz="0" w:space="0" w:color="auto"/>
      </w:divBdr>
    </w:div>
    <w:div w:id="1688827247">
      <w:bodyDiv w:val="1"/>
      <w:marLeft w:val="0"/>
      <w:marRight w:val="0"/>
      <w:marTop w:val="0"/>
      <w:marBottom w:val="0"/>
      <w:divBdr>
        <w:top w:val="none" w:sz="0" w:space="0" w:color="auto"/>
        <w:left w:val="none" w:sz="0" w:space="0" w:color="auto"/>
        <w:bottom w:val="none" w:sz="0" w:space="0" w:color="auto"/>
        <w:right w:val="none" w:sz="0" w:space="0" w:color="auto"/>
      </w:divBdr>
    </w:div>
    <w:div w:id="1692879106">
      <w:bodyDiv w:val="1"/>
      <w:marLeft w:val="0"/>
      <w:marRight w:val="0"/>
      <w:marTop w:val="0"/>
      <w:marBottom w:val="0"/>
      <w:divBdr>
        <w:top w:val="none" w:sz="0" w:space="0" w:color="auto"/>
        <w:left w:val="none" w:sz="0" w:space="0" w:color="auto"/>
        <w:bottom w:val="none" w:sz="0" w:space="0" w:color="auto"/>
        <w:right w:val="none" w:sz="0" w:space="0" w:color="auto"/>
      </w:divBdr>
    </w:div>
    <w:div w:id="1693067213">
      <w:bodyDiv w:val="1"/>
      <w:marLeft w:val="0"/>
      <w:marRight w:val="0"/>
      <w:marTop w:val="0"/>
      <w:marBottom w:val="0"/>
      <w:divBdr>
        <w:top w:val="none" w:sz="0" w:space="0" w:color="auto"/>
        <w:left w:val="none" w:sz="0" w:space="0" w:color="auto"/>
        <w:bottom w:val="none" w:sz="0" w:space="0" w:color="auto"/>
        <w:right w:val="none" w:sz="0" w:space="0" w:color="auto"/>
      </w:divBdr>
    </w:div>
    <w:div w:id="1693218004">
      <w:bodyDiv w:val="1"/>
      <w:marLeft w:val="0"/>
      <w:marRight w:val="0"/>
      <w:marTop w:val="0"/>
      <w:marBottom w:val="0"/>
      <w:divBdr>
        <w:top w:val="none" w:sz="0" w:space="0" w:color="auto"/>
        <w:left w:val="none" w:sz="0" w:space="0" w:color="auto"/>
        <w:bottom w:val="none" w:sz="0" w:space="0" w:color="auto"/>
        <w:right w:val="none" w:sz="0" w:space="0" w:color="auto"/>
      </w:divBdr>
    </w:div>
    <w:div w:id="1693872426">
      <w:bodyDiv w:val="1"/>
      <w:marLeft w:val="0"/>
      <w:marRight w:val="0"/>
      <w:marTop w:val="0"/>
      <w:marBottom w:val="0"/>
      <w:divBdr>
        <w:top w:val="none" w:sz="0" w:space="0" w:color="auto"/>
        <w:left w:val="none" w:sz="0" w:space="0" w:color="auto"/>
        <w:bottom w:val="none" w:sz="0" w:space="0" w:color="auto"/>
        <w:right w:val="none" w:sz="0" w:space="0" w:color="auto"/>
      </w:divBdr>
    </w:div>
    <w:div w:id="1697731482">
      <w:bodyDiv w:val="1"/>
      <w:marLeft w:val="0"/>
      <w:marRight w:val="0"/>
      <w:marTop w:val="0"/>
      <w:marBottom w:val="0"/>
      <w:divBdr>
        <w:top w:val="none" w:sz="0" w:space="0" w:color="auto"/>
        <w:left w:val="none" w:sz="0" w:space="0" w:color="auto"/>
        <w:bottom w:val="none" w:sz="0" w:space="0" w:color="auto"/>
        <w:right w:val="none" w:sz="0" w:space="0" w:color="auto"/>
      </w:divBdr>
    </w:div>
    <w:div w:id="1699354759">
      <w:bodyDiv w:val="1"/>
      <w:marLeft w:val="0"/>
      <w:marRight w:val="0"/>
      <w:marTop w:val="0"/>
      <w:marBottom w:val="0"/>
      <w:divBdr>
        <w:top w:val="none" w:sz="0" w:space="0" w:color="auto"/>
        <w:left w:val="none" w:sz="0" w:space="0" w:color="auto"/>
        <w:bottom w:val="none" w:sz="0" w:space="0" w:color="auto"/>
        <w:right w:val="none" w:sz="0" w:space="0" w:color="auto"/>
      </w:divBdr>
    </w:div>
    <w:div w:id="1700205585">
      <w:bodyDiv w:val="1"/>
      <w:marLeft w:val="0"/>
      <w:marRight w:val="0"/>
      <w:marTop w:val="0"/>
      <w:marBottom w:val="0"/>
      <w:divBdr>
        <w:top w:val="none" w:sz="0" w:space="0" w:color="auto"/>
        <w:left w:val="none" w:sz="0" w:space="0" w:color="auto"/>
        <w:bottom w:val="none" w:sz="0" w:space="0" w:color="auto"/>
        <w:right w:val="none" w:sz="0" w:space="0" w:color="auto"/>
      </w:divBdr>
    </w:div>
    <w:div w:id="1701280020">
      <w:bodyDiv w:val="1"/>
      <w:marLeft w:val="0"/>
      <w:marRight w:val="0"/>
      <w:marTop w:val="0"/>
      <w:marBottom w:val="0"/>
      <w:divBdr>
        <w:top w:val="none" w:sz="0" w:space="0" w:color="auto"/>
        <w:left w:val="none" w:sz="0" w:space="0" w:color="auto"/>
        <w:bottom w:val="none" w:sz="0" w:space="0" w:color="auto"/>
        <w:right w:val="none" w:sz="0" w:space="0" w:color="auto"/>
      </w:divBdr>
    </w:div>
    <w:div w:id="1702321355">
      <w:bodyDiv w:val="1"/>
      <w:marLeft w:val="0"/>
      <w:marRight w:val="0"/>
      <w:marTop w:val="0"/>
      <w:marBottom w:val="0"/>
      <w:divBdr>
        <w:top w:val="none" w:sz="0" w:space="0" w:color="auto"/>
        <w:left w:val="none" w:sz="0" w:space="0" w:color="auto"/>
        <w:bottom w:val="none" w:sz="0" w:space="0" w:color="auto"/>
        <w:right w:val="none" w:sz="0" w:space="0" w:color="auto"/>
      </w:divBdr>
    </w:div>
    <w:div w:id="1704280257">
      <w:bodyDiv w:val="1"/>
      <w:marLeft w:val="0"/>
      <w:marRight w:val="0"/>
      <w:marTop w:val="0"/>
      <w:marBottom w:val="0"/>
      <w:divBdr>
        <w:top w:val="none" w:sz="0" w:space="0" w:color="auto"/>
        <w:left w:val="none" w:sz="0" w:space="0" w:color="auto"/>
        <w:bottom w:val="none" w:sz="0" w:space="0" w:color="auto"/>
        <w:right w:val="none" w:sz="0" w:space="0" w:color="auto"/>
      </w:divBdr>
    </w:div>
    <w:div w:id="1704941013">
      <w:bodyDiv w:val="1"/>
      <w:marLeft w:val="0"/>
      <w:marRight w:val="0"/>
      <w:marTop w:val="0"/>
      <w:marBottom w:val="0"/>
      <w:divBdr>
        <w:top w:val="none" w:sz="0" w:space="0" w:color="auto"/>
        <w:left w:val="none" w:sz="0" w:space="0" w:color="auto"/>
        <w:bottom w:val="none" w:sz="0" w:space="0" w:color="auto"/>
        <w:right w:val="none" w:sz="0" w:space="0" w:color="auto"/>
      </w:divBdr>
    </w:div>
    <w:div w:id="1705330380">
      <w:bodyDiv w:val="1"/>
      <w:marLeft w:val="0"/>
      <w:marRight w:val="0"/>
      <w:marTop w:val="0"/>
      <w:marBottom w:val="0"/>
      <w:divBdr>
        <w:top w:val="none" w:sz="0" w:space="0" w:color="auto"/>
        <w:left w:val="none" w:sz="0" w:space="0" w:color="auto"/>
        <w:bottom w:val="none" w:sz="0" w:space="0" w:color="auto"/>
        <w:right w:val="none" w:sz="0" w:space="0" w:color="auto"/>
      </w:divBdr>
    </w:div>
    <w:div w:id="1706909001">
      <w:bodyDiv w:val="1"/>
      <w:marLeft w:val="0"/>
      <w:marRight w:val="0"/>
      <w:marTop w:val="0"/>
      <w:marBottom w:val="0"/>
      <w:divBdr>
        <w:top w:val="none" w:sz="0" w:space="0" w:color="auto"/>
        <w:left w:val="none" w:sz="0" w:space="0" w:color="auto"/>
        <w:bottom w:val="none" w:sz="0" w:space="0" w:color="auto"/>
        <w:right w:val="none" w:sz="0" w:space="0" w:color="auto"/>
      </w:divBdr>
    </w:div>
    <w:div w:id="1706952634">
      <w:bodyDiv w:val="1"/>
      <w:marLeft w:val="0"/>
      <w:marRight w:val="0"/>
      <w:marTop w:val="0"/>
      <w:marBottom w:val="0"/>
      <w:divBdr>
        <w:top w:val="none" w:sz="0" w:space="0" w:color="auto"/>
        <w:left w:val="none" w:sz="0" w:space="0" w:color="auto"/>
        <w:bottom w:val="none" w:sz="0" w:space="0" w:color="auto"/>
        <w:right w:val="none" w:sz="0" w:space="0" w:color="auto"/>
      </w:divBdr>
    </w:div>
    <w:div w:id="1711105632">
      <w:bodyDiv w:val="1"/>
      <w:marLeft w:val="0"/>
      <w:marRight w:val="0"/>
      <w:marTop w:val="0"/>
      <w:marBottom w:val="0"/>
      <w:divBdr>
        <w:top w:val="none" w:sz="0" w:space="0" w:color="auto"/>
        <w:left w:val="none" w:sz="0" w:space="0" w:color="auto"/>
        <w:bottom w:val="none" w:sz="0" w:space="0" w:color="auto"/>
        <w:right w:val="none" w:sz="0" w:space="0" w:color="auto"/>
      </w:divBdr>
    </w:div>
    <w:div w:id="1714503334">
      <w:bodyDiv w:val="1"/>
      <w:marLeft w:val="0"/>
      <w:marRight w:val="0"/>
      <w:marTop w:val="0"/>
      <w:marBottom w:val="0"/>
      <w:divBdr>
        <w:top w:val="none" w:sz="0" w:space="0" w:color="auto"/>
        <w:left w:val="none" w:sz="0" w:space="0" w:color="auto"/>
        <w:bottom w:val="none" w:sz="0" w:space="0" w:color="auto"/>
        <w:right w:val="none" w:sz="0" w:space="0" w:color="auto"/>
      </w:divBdr>
    </w:div>
    <w:div w:id="1718695985">
      <w:bodyDiv w:val="1"/>
      <w:marLeft w:val="0"/>
      <w:marRight w:val="0"/>
      <w:marTop w:val="0"/>
      <w:marBottom w:val="0"/>
      <w:divBdr>
        <w:top w:val="none" w:sz="0" w:space="0" w:color="auto"/>
        <w:left w:val="none" w:sz="0" w:space="0" w:color="auto"/>
        <w:bottom w:val="none" w:sz="0" w:space="0" w:color="auto"/>
        <w:right w:val="none" w:sz="0" w:space="0" w:color="auto"/>
      </w:divBdr>
    </w:div>
    <w:div w:id="1724333310">
      <w:bodyDiv w:val="1"/>
      <w:marLeft w:val="0"/>
      <w:marRight w:val="0"/>
      <w:marTop w:val="0"/>
      <w:marBottom w:val="0"/>
      <w:divBdr>
        <w:top w:val="none" w:sz="0" w:space="0" w:color="auto"/>
        <w:left w:val="none" w:sz="0" w:space="0" w:color="auto"/>
        <w:bottom w:val="none" w:sz="0" w:space="0" w:color="auto"/>
        <w:right w:val="none" w:sz="0" w:space="0" w:color="auto"/>
      </w:divBdr>
    </w:div>
    <w:div w:id="1724476398">
      <w:bodyDiv w:val="1"/>
      <w:marLeft w:val="0"/>
      <w:marRight w:val="0"/>
      <w:marTop w:val="0"/>
      <w:marBottom w:val="0"/>
      <w:divBdr>
        <w:top w:val="none" w:sz="0" w:space="0" w:color="auto"/>
        <w:left w:val="none" w:sz="0" w:space="0" w:color="auto"/>
        <w:bottom w:val="none" w:sz="0" w:space="0" w:color="auto"/>
        <w:right w:val="none" w:sz="0" w:space="0" w:color="auto"/>
      </w:divBdr>
    </w:div>
    <w:div w:id="1733697485">
      <w:bodyDiv w:val="1"/>
      <w:marLeft w:val="0"/>
      <w:marRight w:val="0"/>
      <w:marTop w:val="0"/>
      <w:marBottom w:val="0"/>
      <w:divBdr>
        <w:top w:val="none" w:sz="0" w:space="0" w:color="auto"/>
        <w:left w:val="none" w:sz="0" w:space="0" w:color="auto"/>
        <w:bottom w:val="none" w:sz="0" w:space="0" w:color="auto"/>
        <w:right w:val="none" w:sz="0" w:space="0" w:color="auto"/>
      </w:divBdr>
    </w:div>
    <w:div w:id="1735615640">
      <w:bodyDiv w:val="1"/>
      <w:marLeft w:val="0"/>
      <w:marRight w:val="0"/>
      <w:marTop w:val="0"/>
      <w:marBottom w:val="0"/>
      <w:divBdr>
        <w:top w:val="none" w:sz="0" w:space="0" w:color="auto"/>
        <w:left w:val="none" w:sz="0" w:space="0" w:color="auto"/>
        <w:bottom w:val="none" w:sz="0" w:space="0" w:color="auto"/>
        <w:right w:val="none" w:sz="0" w:space="0" w:color="auto"/>
      </w:divBdr>
    </w:div>
    <w:div w:id="1740208977">
      <w:bodyDiv w:val="1"/>
      <w:marLeft w:val="0"/>
      <w:marRight w:val="0"/>
      <w:marTop w:val="0"/>
      <w:marBottom w:val="0"/>
      <w:divBdr>
        <w:top w:val="none" w:sz="0" w:space="0" w:color="auto"/>
        <w:left w:val="none" w:sz="0" w:space="0" w:color="auto"/>
        <w:bottom w:val="none" w:sz="0" w:space="0" w:color="auto"/>
        <w:right w:val="none" w:sz="0" w:space="0" w:color="auto"/>
      </w:divBdr>
    </w:div>
    <w:div w:id="1740640023">
      <w:bodyDiv w:val="1"/>
      <w:marLeft w:val="0"/>
      <w:marRight w:val="0"/>
      <w:marTop w:val="0"/>
      <w:marBottom w:val="0"/>
      <w:divBdr>
        <w:top w:val="none" w:sz="0" w:space="0" w:color="auto"/>
        <w:left w:val="none" w:sz="0" w:space="0" w:color="auto"/>
        <w:bottom w:val="none" w:sz="0" w:space="0" w:color="auto"/>
        <w:right w:val="none" w:sz="0" w:space="0" w:color="auto"/>
      </w:divBdr>
    </w:div>
    <w:div w:id="1743530230">
      <w:bodyDiv w:val="1"/>
      <w:marLeft w:val="0"/>
      <w:marRight w:val="0"/>
      <w:marTop w:val="0"/>
      <w:marBottom w:val="0"/>
      <w:divBdr>
        <w:top w:val="none" w:sz="0" w:space="0" w:color="auto"/>
        <w:left w:val="none" w:sz="0" w:space="0" w:color="auto"/>
        <w:bottom w:val="none" w:sz="0" w:space="0" w:color="auto"/>
        <w:right w:val="none" w:sz="0" w:space="0" w:color="auto"/>
      </w:divBdr>
    </w:div>
    <w:div w:id="1744136415">
      <w:bodyDiv w:val="1"/>
      <w:marLeft w:val="0"/>
      <w:marRight w:val="0"/>
      <w:marTop w:val="0"/>
      <w:marBottom w:val="0"/>
      <w:divBdr>
        <w:top w:val="none" w:sz="0" w:space="0" w:color="auto"/>
        <w:left w:val="none" w:sz="0" w:space="0" w:color="auto"/>
        <w:bottom w:val="none" w:sz="0" w:space="0" w:color="auto"/>
        <w:right w:val="none" w:sz="0" w:space="0" w:color="auto"/>
      </w:divBdr>
    </w:div>
    <w:div w:id="1746029233">
      <w:bodyDiv w:val="1"/>
      <w:marLeft w:val="0"/>
      <w:marRight w:val="0"/>
      <w:marTop w:val="0"/>
      <w:marBottom w:val="0"/>
      <w:divBdr>
        <w:top w:val="none" w:sz="0" w:space="0" w:color="auto"/>
        <w:left w:val="none" w:sz="0" w:space="0" w:color="auto"/>
        <w:bottom w:val="none" w:sz="0" w:space="0" w:color="auto"/>
        <w:right w:val="none" w:sz="0" w:space="0" w:color="auto"/>
      </w:divBdr>
    </w:div>
    <w:div w:id="1751656575">
      <w:bodyDiv w:val="1"/>
      <w:marLeft w:val="0"/>
      <w:marRight w:val="0"/>
      <w:marTop w:val="0"/>
      <w:marBottom w:val="0"/>
      <w:divBdr>
        <w:top w:val="none" w:sz="0" w:space="0" w:color="auto"/>
        <w:left w:val="none" w:sz="0" w:space="0" w:color="auto"/>
        <w:bottom w:val="none" w:sz="0" w:space="0" w:color="auto"/>
        <w:right w:val="none" w:sz="0" w:space="0" w:color="auto"/>
      </w:divBdr>
    </w:div>
    <w:div w:id="1759133149">
      <w:bodyDiv w:val="1"/>
      <w:marLeft w:val="0"/>
      <w:marRight w:val="0"/>
      <w:marTop w:val="0"/>
      <w:marBottom w:val="0"/>
      <w:divBdr>
        <w:top w:val="none" w:sz="0" w:space="0" w:color="auto"/>
        <w:left w:val="none" w:sz="0" w:space="0" w:color="auto"/>
        <w:bottom w:val="none" w:sz="0" w:space="0" w:color="auto"/>
        <w:right w:val="none" w:sz="0" w:space="0" w:color="auto"/>
      </w:divBdr>
    </w:div>
    <w:div w:id="1761412857">
      <w:bodyDiv w:val="1"/>
      <w:marLeft w:val="0"/>
      <w:marRight w:val="0"/>
      <w:marTop w:val="0"/>
      <w:marBottom w:val="0"/>
      <w:divBdr>
        <w:top w:val="none" w:sz="0" w:space="0" w:color="auto"/>
        <w:left w:val="none" w:sz="0" w:space="0" w:color="auto"/>
        <w:bottom w:val="none" w:sz="0" w:space="0" w:color="auto"/>
        <w:right w:val="none" w:sz="0" w:space="0" w:color="auto"/>
      </w:divBdr>
    </w:div>
    <w:div w:id="1762410563">
      <w:bodyDiv w:val="1"/>
      <w:marLeft w:val="0"/>
      <w:marRight w:val="0"/>
      <w:marTop w:val="0"/>
      <w:marBottom w:val="0"/>
      <w:divBdr>
        <w:top w:val="none" w:sz="0" w:space="0" w:color="auto"/>
        <w:left w:val="none" w:sz="0" w:space="0" w:color="auto"/>
        <w:bottom w:val="none" w:sz="0" w:space="0" w:color="auto"/>
        <w:right w:val="none" w:sz="0" w:space="0" w:color="auto"/>
      </w:divBdr>
    </w:div>
    <w:div w:id="1768229848">
      <w:bodyDiv w:val="1"/>
      <w:marLeft w:val="0"/>
      <w:marRight w:val="0"/>
      <w:marTop w:val="0"/>
      <w:marBottom w:val="0"/>
      <w:divBdr>
        <w:top w:val="none" w:sz="0" w:space="0" w:color="auto"/>
        <w:left w:val="none" w:sz="0" w:space="0" w:color="auto"/>
        <w:bottom w:val="none" w:sz="0" w:space="0" w:color="auto"/>
        <w:right w:val="none" w:sz="0" w:space="0" w:color="auto"/>
      </w:divBdr>
    </w:div>
    <w:div w:id="1770854807">
      <w:bodyDiv w:val="1"/>
      <w:marLeft w:val="0"/>
      <w:marRight w:val="0"/>
      <w:marTop w:val="0"/>
      <w:marBottom w:val="0"/>
      <w:divBdr>
        <w:top w:val="none" w:sz="0" w:space="0" w:color="auto"/>
        <w:left w:val="none" w:sz="0" w:space="0" w:color="auto"/>
        <w:bottom w:val="none" w:sz="0" w:space="0" w:color="auto"/>
        <w:right w:val="none" w:sz="0" w:space="0" w:color="auto"/>
      </w:divBdr>
    </w:div>
    <w:div w:id="1772506613">
      <w:bodyDiv w:val="1"/>
      <w:marLeft w:val="0"/>
      <w:marRight w:val="0"/>
      <w:marTop w:val="0"/>
      <w:marBottom w:val="0"/>
      <w:divBdr>
        <w:top w:val="none" w:sz="0" w:space="0" w:color="auto"/>
        <w:left w:val="none" w:sz="0" w:space="0" w:color="auto"/>
        <w:bottom w:val="none" w:sz="0" w:space="0" w:color="auto"/>
        <w:right w:val="none" w:sz="0" w:space="0" w:color="auto"/>
      </w:divBdr>
    </w:div>
    <w:div w:id="1775663994">
      <w:bodyDiv w:val="1"/>
      <w:marLeft w:val="0"/>
      <w:marRight w:val="0"/>
      <w:marTop w:val="0"/>
      <w:marBottom w:val="0"/>
      <w:divBdr>
        <w:top w:val="none" w:sz="0" w:space="0" w:color="auto"/>
        <w:left w:val="none" w:sz="0" w:space="0" w:color="auto"/>
        <w:bottom w:val="none" w:sz="0" w:space="0" w:color="auto"/>
        <w:right w:val="none" w:sz="0" w:space="0" w:color="auto"/>
      </w:divBdr>
    </w:div>
    <w:div w:id="1781298126">
      <w:bodyDiv w:val="1"/>
      <w:marLeft w:val="0"/>
      <w:marRight w:val="0"/>
      <w:marTop w:val="0"/>
      <w:marBottom w:val="0"/>
      <w:divBdr>
        <w:top w:val="none" w:sz="0" w:space="0" w:color="auto"/>
        <w:left w:val="none" w:sz="0" w:space="0" w:color="auto"/>
        <w:bottom w:val="none" w:sz="0" w:space="0" w:color="auto"/>
        <w:right w:val="none" w:sz="0" w:space="0" w:color="auto"/>
      </w:divBdr>
    </w:div>
    <w:div w:id="1784959664">
      <w:bodyDiv w:val="1"/>
      <w:marLeft w:val="0"/>
      <w:marRight w:val="0"/>
      <w:marTop w:val="0"/>
      <w:marBottom w:val="0"/>
      <w:divBdr>
        <w:top w:val="none" w:sz="0" w:space="0" w:color="auto"/>
        <w:left w:val="none" w:sz="0" w:space="0" w:color="auto"/>
        <w:bottom w:val="none" w:sz="0" w:space="0" w:color="auto"/>
        <w:right w:val="none" w:sz="0" w:space="0" w:color="auto"/>
      </w:divBdr>
    </w:div>
    <w:div w:id="1785297791">
      <w:bodyDiv w:val="1"/>
      <w:marLeft w:val="0"/>
      <w:marRight w:val="0"/>
      <w:marTop w:val="0"/>
      <w:marBottom w:val="0"/>
      <w:divBdr>
        <w:top w:val="none" w:sz="0" w:space="0" w:color="auto"/>
        <w:left w:val="none" w:sz="0" w:space="0" w:color="auto"/>
        <w:bottom w:val="none" w:sz="0" w:space="0" w:color="auto"/>
        <w:right w:val="none" w:sz="0" w:space="0" w:color="auto"/>
      </w:divBdr>
    </w:div>
    <w:div w:id="1789660957">
      <w:bodyDiv w:val="1"/>
      <w:marLeft w:val="0"/>
      <w:marRight w:val="0"/>
      <w:marTop w:val="0"/>
      <w:marBottom w:val="0"/>
      <w:divBdr>
        <w:top w:val="none" w:sz="0" w:space="0" w:color="auto"/>
        <w:left w:val="none" w:sz="0" w:space="0" w:color="auto"/>
        <w:bottom w:val="none" w:sz="0" w:space="0" w:color="auto"/>
        <w:right w:val="none" w:sz="0" w:space="0" w:color="auto"/>
      </w:divBdr>
    </w:div>
    <w:div w:id="1790735417">
      <w:bodyDiv w:val="1"/>
      <w:marLeft w:val="0"/>
      <w:marRight w:val="0"/>
      <w:marTop w:val="0"/>
      <w:marBottom w:val="0"/>
      <w:divBdr>
        <w:top w:val="none" w:sz="0" w:space="0" w:color="auto"/>
        <w:left w:val="none" w:sz="0" w:space="0" w:color="auto"/>
        <w:bottom w:val="none" w:sz="0" w:space="0" w:color="auto"/>
        <w:right w:val="none" w:sz="0" w:space="0" w:color="auto"/>
      </w:divBdr>
    </w:div>
    <w:div w:id="1798062461">
      <w:bodyDiv w:val="1"/>
      <w:marLeft w:val="0"/>
      <w:marRight w:val="0"/>
      <w:marTop w:val="0"/>
      <w:marBottom w:val="0"/>
      <w:divBdr>
        <w:top w:val="none" w:sz="0" w:space="0" w:color="auto"/>
        <w:left w:val="none" w:sz="0" w:space="0" w:color="auto"/>
        <w:bottom w:val="none" w:sz="0" w:space="0" w:color="auto"/>
        <w:right w:val="none" w:sz="0" w:space="0" w:color="auto"/>
      </w:divBdr>
    </w:div>
    <w:div w:id="1805728639">
      <w:bodyDiv w:val="1"/>
      <w:marLeft w:val="0"/>
      <w:marRight w:val="0"/>
      <w:marTop w:val="0"/>
      <w:marBottom w:val="0"/>
      <w:divBdr>
        <w:top w:val="none" w:sz="0" w:space="0" w:color="auto"/>
        <w:left w:val="none" w:sz="0" w:space="0" w:color="auto"/>
        <w:bottom w:val="none" w:sz="0" w:space="0" w:color="auto"/>
        <w:right w:val="none" w:sz="0" w:space="0" w:color="auto"/>
      </w:divBdr>
    </w:div>
    <w:div w:id="1807620798">
      <w:bodyDiv w:val="1"/>
      <w:marLeft w:val="0"/>
      <w:marRight w:val="0"/>
      <w:marTop w:val="0"/>
      <w:marBottom w:val="0"/>
      <w:divBdr>
        <w:top w:val="none" w:sz="0" w:space="0" w:color="auto"/>
        <w:left w:val="none" w:sz="0" w:space="0" w:color="auto"/>
        <w:bottom w:val="none" w:sz="0" w:space="0" w:color="auto"/>
        <w:right w:val="none" w:sz="0" w:space="0" w:color="auto"/>
      </w:divBdr>
    </w:div>
    <w:div w:id="1810442621">
      <w:bodyDiv w:val="1"/>
      <w:marLeft w:val="0"/>
      <w:marRight w:val="0"/>
      <w:marTop w:val="0"/>
      <w:marBottom w:val="0"/>
      <w:divBdr>
        <w:top w:val="none" w:sz="0" w:space="0" w:color="auto"/>
        <w:left w:val="none" w:sz="0" w:space="0" w:color="auto"/>
        <w:bottom w:val="none" w:sz="0" w:space="0" w:color="auto"/>
        <w:right w:val="none" w:sz="0" w:space="0" w:color="auto"/>
      </w:divBdr>
    </w:div>
    <w:div w:id="1810590538">
      <w:bodyDiv w:val="1"/>
      <w:marLeft w:val="0"/>
      <w:marRight w:val="0"/>
      <w:marTop w:val="0"/>
      <w:marBottom w:val="0"/>
      <w:divBdr>
        <w:top w:val="none" w:sz="0" w:space="0" w:color="auto"/>
        <w:left w:val="none" w:sz="0" w:space="0" w:color="auto"/>
        <w:bottom w:val="none" w:sz="0" w:space="0" w:color="auto"/>
        <w:right w:val="none" w:sz="0" w:space="0" w:color="auto"/>
      </w:divBdr>
    </w:div>
    <w:div w:id="1813474004">
      <w:bodyDiv w:val="1"/>
      <w:marLeft w:val="0"/>
      <w:marRight w:val="0"/>
      <w:marTop w:val="0"/>
      <w:marBottom w:val="0"/>
      <w:divBdr>
        <w:top w:val="none" w:sz="0" w:space="0" w:color="auto"/>
        <w:left w:val="none" w:sz="0" w:space="0" w:color="auto"/>
        <w:bottom w:val="none" w:sz="0" w:space="0" w:color="auto"/>
        <w:right w:val="none" w:sz="0" w:space="0" w:color="auto"/>
      </w:divBdr>
    </w:div>
    <w:div w:id="1815682098">
      <w:bodyDiv w:val="1"/>
      <w:marLeft w:val="0"/>
      <w:marRight w:val="0"/>
      <w:marTop w:val="0"/>
      <w:marBottom w:val="0"/>
      <w:divBdr>
        <w:top w:val="none" w:sz="0" w:space="0" w:color="auto"/>
        <w:left w:val="none" w:sz="0" w:space="0" w:color="auto"/>
        <w:bottom w:val="none" w:sz="0" w:space="0" w:color="auto"/>
        <w:right w:val="none" w:sz="0" w:space="0" w:color="auto"/>
      </w:divBdr>
    </w:div>
    <w:div w:id="1817261535">
      <w:bodyDiv w:val="1"/>
      <w:marLeft w:val="0"/>
      <w:marRight w:val="0"/>
      <w:marTop w:val="0"/>
      <w:marBottom w:val="0"/>
      <w:divBdr>
        <w:top w:val="none" w:sz="0" w:space="0" w:color="auto"/>
        <w:left w:val="none" w:sz="0" w:space="0" w:color="auto"/>
        <w:bottom w:val="none" w:sz="0" w:space="0" w:color="auto"/>
        <w:right w:val="none" w:sz="0" w:space="0" w:color="auto"/>
      </w:divBdr>
    </w:div>
    <w:div w:id="1818105904">
      <w:bodyDiv w:val="1"/>
      <w:marLeft w:val="0"/>
      <w:marRight w:val="0"/>
      <w:marTop w:val="0"/>
      <w:marBottom w:val="0"/>
      <w:divBdr>
        <w:top w:val="none" w:sz="0" w:space="0" w:color="auto"/>
        <w:left w:val="none" w:sz="0" w:space="0" w:color="auto"/>
        <w:bottom w:val="none" w:sz="0" w:space="0" w:color="auto"/>
        <w:right w:val="none" w:sz="0" w:space="0" w:color="auto"/>
      </w:divBdr>
    </w:div>
    <w:div w:id="1825199425">
      <w:bodyDiv w:val="1"/>
      <w:marLeft w:val="0"/>
      <w:marRight w:val="0"/>
      <w:marTop w:val="0"/>
      <w:marBottom w:val="0"/>
      <w:divBdr>
        <w:top w:val="none" w:sz="0" w:space="0" w:color="auto"/>
        <w:left w:val="none" w:sz="0" w:space="0" w:color="auto"/>
        <w:bottom w:val="none" w:sz="0" w:space="0" w:color="auto"/>
        <w:right w:val="none" w:sz="0" w:space="0" w:color="auto"/>
      </w:divBdr>
    </w:div>
    <w:div w:id="1827551379">
      <w:bodyDiv w:val="1"/>
      <w:marLeft w:val="0"/>
      <w:marRight w:val="0"/>
      <w:marTop w:val="0"/>
      <w:marBottom w:val="0"/>
      <w:divBdr>
        <w:top w:val="none" w:sz="0" w:space="0" w:color="auto"/>
        <w:left w:val="none" w:sz="0" w:space="0" w:color="auto"/>
        <w:bottom w:val="none" w:sz="0" w:space="0" w:color="auto"/>
        <w:right w:val="none" w:sz="0" w:space="0" w:color="auto"/>
      </w:divBdr>
    </w:div>
    <w:div w:id="1827669487">
      <w:bodyDiv w:val="1"/>
      <w:marLeft w:val="0"/>
      <w:marRight w:val="0"/>
      <w:marTop w:val="0"/>
      <w:marBottom w:val="0"/>
      <w:divBdr>
        <w:top w:val="none" w:sz="0" w:space="0" w:color="auto"/>
        <w:left w:val="none" w:sz="0" w:space="0" w:color="auto"/>
        <w:bottom w:val="none" w:sz="0" w:space="0" w:color="auto"/>
        <w:right w:val="none" w:sz="0" w:space="0" w:color="auto"/>
      </w:divBdr>
    </w:div>
    <w:div w:id="1830438305">
      <w:bodyDiv w:val="1"/>
      <w:marLeft w:val="0"/>
      <w:marRight w:val="0"/>
      <w:marTop w:val="0"/>
      <w:marBottom w:val="0"/>
      <w:divBdr>
        <w:top w:val="none" w:sz="0" w:space="0" w:color="auto"/>
        <w:left w:val="none" w:sz="0" w:space="0" w:color="auto"/>
        <w:bottom w:val="none" w:sz="0" w:space="0" w:color="auto"/>
        <w:right w:val="none" w:sz="0" w:space="0" w:color="auto"/>
      </w:divBdr>
    </w:div>
    <w:div w:id="1834367838">
      <w:bodyDiv w:val="1"/>
      <w:marLeft w:val="0"/>
      <w:marRight w:val="0"/>
      <w:marTop w:val="0"/>
      <w:marBottom w:val="0"/>
      <w:divBdr>
        <w:top w:val="none" w:sz="0" w:space="0" w:color="auto"/>
        <w:left w:val="none" w:sz="0" w:space="0" w:color="auto"/>
        <w:bottom w:val="none" w:sz="0" w:space="0" w:color="auto"/>
        <w:right w:val="none" w:sz="0" w:space="0" w:color="auto"/>
      </w:divBdr>
    </w:div>
    <w:div w:id="1836533456">
      <w:bodyDiv w:val="1"/>
      <w:marLeft w:val="0"/>
      <w:marRight w:val="0"/>
      <w:marTop w:val="0"/>
      <w:marBottom w:val="0"/>
      <w:divBdr>
        <w:top w:val="none" w:sz="0" w:space="0" w:color="auto"/>
        <w:left w:val="none" w:sz="0" w:space="0" w:color="auto"/>
        <w:bottom w:val="none" w:sz="0" w:space="0" w:color="auto"/>
        <w:right w:val="none" w:sz="0" w:space="0" w:color="auto"/>
      </w:divBdr>
    </w:div>
    <w:div w:id="1837912311">
      <w:bodyDiv w:val="1"/>
      <w:marLeft w:val="0"/>
      <w:marRight w:val="0"/>
      <w:marTop w:val="0"/>
      <w:marBottom w:val="0"/>
      <w:divBdr>
        <w:top w:val="none" w:sz="0" w:space="0" w:color="auto"/>
        <w:left w:val="none" w:sz="0" w:space="0" w:color="auto"/>
        <w:bottom w:val="none" w:sz="0" w:space="0" w:color="auto"/>
        <w:right w:val="none" w:sz="0" w:space="0" w:color="auto"/>
      </w:divBdr>
    </w:div>
    <w:div w:id="1845708696">
      <w:bodyDiv w:val="1"/>
      <w:marLeft w:val="0"/>
      <w:marRight w:val="0"/>
      <w:marTop w:val="0"/>
      <w:marBottom w:val="0"/>
      <w:divBdr>
        <w:top w:val="none" w:sz="0" w:space="0" w:color="auto"/>
        <w:left w:val="none" w:sz="0" w:space="0" w:color="auto"/>
        <w:bottom w:val="none" w:sz="0" w:space="0" w:color="auto"/>
        <w:right w:val="none" w:sz="0" w:space="0" w:color="auto"/>
      </w:divBdr>
    </w:div>
    <w:div w:id="1849101061">
      <w:bodyDiv w:val="1"/>
      <w:marLeft w:val="0"/>
      <w:marRight w:val="0"/>
      <w:marTop w:val="0"/>
      <w:marBottom w:val="0"/>
      <w:divBdr>
        <w:top w:val="none" w:sz="0" w:space="0" w:color="auto"/>
        <w:left w:val="none" w:sz="0" w:space="0" w:color="auto"/>
        <w:bottom w:val="none" w:sz="0" w:space="0" w:color="auto"/>
        <w:right w:val="none" w:sz="0" w:space="0" w:color="auto"/>
      </w:divBdr>
    </w:div>
    <w:div w:id="1850367700">
      <w:bodyDiv w:val="1"/>
      <w:marLeft w:val="0"/>
      <w:marRight w:val="0"/>
      <w:marTop w:val="0"/>
      <w:marBottom w:val="0"/>
      <w:divBdr>
        <w:top w:val="none" w:sz="0" w:space="0" w:color="auto"/>
        <w:left w:val="none" w:sz="0" w:space="0" w:color="auto"/>
        <w:bottom w:val="none" w:sz="0" w:space="0" w:color="auto"/>
        <w:right w:val="none" w:sz="0" w:space="0" w:color="auto"/>
      </w:divBdr>
    </w:div>
    <w:div w:id="1851140791">
      <w:bodyDiv w:val="1"/>
      <w:marLeft w:val="0"/>
      <w:marRight w:val="0"/>
      <w:marTop w:val="0"/>
      <w:marBottom w:val="0"/>
      <w:divBdr>
        <w:top w:val="none" w:sz="0" w:space="0" w:color="auto"/>
        <w:left w:val="none" w:sz="0" w:space="0" w:color="auto"/>
        <w:bottom w:val="none" w:sz="0" w:space="0" w:color="auto"/>
        <w:right w:val="none" w:sz="0" w:space="0" w:color="auto"/>
      </w:divBdr>
    </w:div>
    <w:div w:id="1853255951">
      <w:bodyDiv w:val="1"/>
      <w:marLeft w:val="0"/>
      <w:marRight w:val="0"/>
      <w:marTop w:val="0"/>
      <w:marBottom w:val="0"/>
      <w:divBdr>
        <w:top w:val="none" w:sz="0" w:space="0" w:color="auto"/>
        <w:left w:val="none" w:sz="0" w:space="0" w:color="auto"/>
        <w:bottom w:val="none" w:sz="0" w:space="0" w:color="auto"/>
        <w:right w:val="none" w:sz="0" w:space="0" w:color="auto"/>
      </w:divBdr>
    </w:div>
    <w:div w:id="1854759250">
      <w:bodyDiv w:val="1"/>
      <w:marLeft w:val="0"/>
      <w:marRight w:val="0"/>
      <w:marTop w:val="0"/>
      <w:marBottom w:val="0"/>
      <w:divBdr>
        <w:top w:val="none" w:sz="0" w:space="0" w:color="auto"/>
        <w:left w:val="none" w:sz="0" w:space="0" w:color="auto"/>
        <w:bottom w:val="none" w:sz="0" w:space="0" w:color="auto"/>
        <w:right w:val="none" w:sz="0" w:space="0" w:color="auto"/>
      </w:divBdr>
    </w:div>
    <w:div w:id="1860314108">
      <w:bodyDiv w:val="1"/>
      <w:marLeft w:val="0"/>
      <w:marRight w:val="0"/>
      <w:marTop w:val="0"/>
      <w:marBottom w:val="0"/>
      <w:divBdr>
        <w:top w:val="none" w:sz="0" w:space="0" w:color="auto"/>
        <w:left w:val="none" w:sz="0" w:space="0" w:color="auto"/>
        <w:bottom w:val="none" w:sz="0" w:space="0" w:color="auto"/>
        <w:right w:val="none" w:sz="0" w:space="0" w:color="auto"/>
      </w:divBdr>
    </w:div>
    <w:div w:id="1860774287">
      <w:bodyDiv w:val="1"/>
      <w:marLeft w:val="0"/>
      <w:marRight w:val="0"/>
      <w:marTop w:val="0"/>
      <w:marBottom w:val="0"/>
      <w:divBdr>
        <w:top w:val="none" w:sz="0" w:space="0" w:color="auto"/>
        <w:left w:val="none" w:sz="0" w:space="0" w:color="auto"/>
        <w:bottom w:val="none" w:sz="0" w:space="0" w:color="auto"/>
        <w:right w:val="none" w:sz="0" w:space="0" w:color="auto"/>
      </w:divBdr>
    </w:div>
    <w:div w:id="1866793770">
      <w:bodyDiv w:val="1"/>
      <w:marLeft w:val="0"/>
      <w:marRight w:val="0"/>
      <w:marTop w:val="0"/>
      <w:marBottom w:val="0"/>
      <w:divBdr>
        <w:top w:val="none" w:sz="0" w:space="0" w:color="auto"/>
        <w:left w:val="none" w:sz="0" w:space="0" w:color="auto"/>
        <w:bottom w:val="none" w:sz="0" w:space="0" w:color="auto"/>
        <w:right w:val="none" w:sz="0" w:space="0" w:color="auto"/>
      </w:divBdr>
    </w:div>
    <w:div w:id="1867139095">
      <w:bodyDiv w:val="1"/>
      <w:marLeft w:val="0"/>
      <w:marRight w:val="0"/>
      <w:marTop w:val="0"/>
      <w:marBottom w:val="0"/>
      <w:divBdr>
        <w:top w:val="none" w:sz="0" w:space="0" w:color="auto"/>
        <w:left w:val="none" w:sz="0" w:space="0" w:color="auto"/>
        <w:bottom w:val="none" w:sz="0" w:space="0" w:color="auto"/>
        <w:right w:val="none" w:sz="0" w:space="0" w:color="auto"/>
      </w:divBdr>
    </w:div>
    <w:div w:id="1867791504">
      <w:bodyDiv w:val="1"/>
      <w:marLeft w:val="0"/>
      <w:marRight w:val="0"/>
      <w:marTop w:val="0"/>
      <w:marBottom w:val="0"/>
      <w:divBdr>
        <w:top w:val="none" w:sz="0" w:space="0" w:color="auto"/>
        <w:left w:val="none" w:sz="0" w:space="0" w:color="auto"/>
        <w:bottom w:val="none" w:sz="0" w:space="0" w:color="auto"/>
        <w:right w:val="none" w:sz="0" w:space="0" w:color="auto"/>
      </w:divBdr>
    </w:div>
    <w:div w:id="1870876388">
      <w:bodyDiv w:val="1"/>
      <w:marLeft w:val="0"/>
      <w:marRight w:val="0"/>
      <w:marTop w:val="0"/>
      <w:marBottom w:val="0"/>
      <w:divBdr>
        <w:top w:val="none" w:sz="0" w:space="0" w:color="auto"/>
        <w:left w:val="none" w:sz="0" w:space="0" w:color="auto"/>
        <w:bottom w:val="none" w:sz="0" w:space="0" w:color="auto"/>
        <w:right w:val="none" w:sz="0" w:space="0" w:color="auto"/>
      </w:divBdr>
    </w:div>
    <w:div w:id="1871189720">
      <w:bodyDiv w:val="1"/>
      <w:marLeft w:val="0"/>
      <w:marRight w:val="0"/>
      <w:marTop w:val="0"/>
      <w:marBottom w:val="0"/>
      <w:divBdr>
        <w:top w:val="none" w:sz="0" w:space="0" w:color="auto"/>
        <w:left w:val="none" w:sz="0" w:space="0" w:color="auto"/>
        <w:bottom w:val="none" w:sz="0" w:space="0" w:color="auto"/>
        <w:right w:val="none" w:sz="0" w:space="0" w:color="auto"/>
      </w:divBdr>
    </w:div>
    <w:div w:id="1874728024">
      <w:bodyDiv w:val="1"/>
      <w:marLeft w:val="0"/>
      <w:marRight w:val="0"/>
      <w:marTop w:val="0"/>
      <w:marBottom w:val="0"/>
      <w:divBdr>
        <w:top w:val="none" w:sz="0" w:space="0" w:color="auto"/>
        <w:left w:val="none" w:sz="0" w:space="0" w:color="auto"/>
        <w:bottom w:val="none" w:sz="0" w:space="0" w:color="auto"/>
        <w:right w:val="none" w:sz="0" w:space="0" w:color="auto"/>
      </w:divBdr>
    </w:div>
    <w:div w:id="1878547708">
      <w:bodyDiv w:val="1"/>
      <w:marLeft w:val="0"/>
      <w:marRight w:val="0"/>
      <w:marTop w:val="0"/>
      <w:marBottom w:val="0"/>
      <w:divBdr>
        <w:top w:val="none" w:sz="0" w:space="0" w:color="auto"/>
        <w:left w:val="none" w:sz="0" w:space="0" w:color="auto"/>
        <w:bottom w:val="none" w:sz="0" w:space="0" w:color="auto"/>
        <w:right w:val="none" w:sz="0" w:space="0" w:color="auto"/>
      </w:divBdr>
    </w:div>
    <w:div w:id="1879466229">
      <w:bodyDiv w:val="1"/>
      <w:marLeft w:val="0"/>
      <w:marRight w:val="0"/>
      <w:marTop w:val="0"/>
      <w:marBottom w:val="0"/>
      <w:divBdr>
        <w:top w:val="none" w:sz="0" w:space="0" w:color="auto"/>
        <w:left w:val="none" w:sz="0" w:space="0" w:color="auto"/>
        <w:bottom w:val="none" w:sz="0" w:space="0" w:color="auto"/>
        <w:right w:val="none" w:sz="0" w:space="0" w:color="auto"/>
      </w:divBdr>
    </w:div>
    <w:div w:id="1886985917">
      <w:bodyDiv w:val="1"/>
      <w:marLeft w:val="0"/>
      <w:marRight w:val="0"/>
      <w:marTop w:val="0"/>
      <w:marBottom w:val="0"/>
      <w:divBdr>
        <w:top w:val="none" w:sz="0" w:space="0" w:color="auto"/>
        <w:left w:val="none" w:sz="0" w:space="0" w:color="auto"/>
        <w:bottom w:val="none" w:sz="0" w:space="0" w:color="auto"/>
        <w:right w:val="none" w:sz="0" w:space="0" w:color="auto"/>
      </w:divBdr>
    </w:div>
    <w:div w:id="1889758391">
      <w:bodyDiv w:val="1"/>
      <w:marLeft w:val="0"/>
      <w:marRight w:val="0"/>
      <w:marTop w:val="0"/>
      <w:marBottom w:val="0"/>
      <w:divBdr>
        <w:top w:val="none" w:sz="0" w:space="0" w:color="auto"/>
        <w:left w:val="none" w:sz="0" w:space="0" w:color="auto"/>
        <w:bottom w:val="none" w:sz="0" w:space="0" w:color="auto"/>
        <w:right w:val="none" w:sz="0" w:space="0" w:color="auto"/>
      </w:divBdr>
    </w:div>
    <w:div w:id="1890149101">
      <w:bodyDiv w:val="1"/>
      <w:marLeft w:val="0"/>
      <w:marRight w:val="0"/>
      <w:marTop w:val="0"/>
      <w:marBottom w:val="0"/>
      <w:divBdr>
        <w:top w:val="none" w:sz="0" w:space="0" w:color="auto"/>
        <w:left w:val="none" w:sz="0" w:space="0" w:color="auto"/>
        <w:bottom w:val="none" w:sz="0" w:space="0" w:color="auto"/>
        <w:right w:val="none" w:sz="0" w:space="0" w:color="auto"/>
      </w:divBdr>
    </w:div>
    <w:div w:id="1891068743">
      <w:bodyDiv w:val="1"/>
      <w:marLeft w:val="0"/>
      <w:marRight w:val="0"/>
      <w:marTop w:val="0"/>
      <w:marBottom w:val="0"/>
      <w:divBdr>
        <w:top w:val="none" w:sz="0" w:space="0" w:color="auto"/>
        <w:left w:val="none" w:sz="0" w:space="0" w:color="auto"/>
        <w:bottom w:val="none" w:sz="0" w:space="0" w:color="auto"/>
        <w:right w:val="none" w:sz="0" w:space="0" w:color="auto"/>
      </w:divBdr>
    </w:div>
    <w:div w:id="1892497263">
      <w:bodyDiv w:val="1"/>
      <w:marLeft w:val="0"/>
      <w:marRight w:val="0"/>
      <w:marTop w:val="0"/>
      <w:marBottom w:val="0"/>
      <w:divBdr>
        <w:top w:val="none" w:sz="0" w:space="0" w:color="auto"/>
        <w:left w:val="none" w:sz="0" w:space="0" w:color="auto"/>
        <w:bottom w:val="none" w:sz="0" w:space="0" w:color="auto"/>
        <w:right w:val="none" w:sz="0" w:space="0" w:color="auto"/>
      </w:divBdr>
    </w:div>
    <w:div w:id="1899434312">
      <w:bodyDiv w:val="1"/>
      <w:marLeft w:val="0"/>
      <w:marRight w:val="0"/>
      <w:marTop w:val="0"/>
      <w:marBottom w:val="0"/>
      <w:divBdr>
        <w:top w:val="none" w:sz="0" w:space="0" w:color="auto"/>
        <w:left w:val="none" w:sz="0" w:space="0" w:color="auto"/>
        <w:bottom w:val="none" w:sz="0" w:space="0" w:color="auto"/>
        <w:right w:val="none" w:sz="0" w:space="0" w:color="auto"/>
      </w:divBdr>
    </w:div>
    <w:div w:id="1905484878">
      <w:bodyDiv w:val="1"/>
      <w:marLeft w:val="0"/>
      <w:marRight w:val="0"/>
      <w:marTop w:val="0"/>
      <w:marBottom w:val="0"/>
      <w:divBdr>
        <w:top w:val="none" w:sz="0" w:space="0" w:color="auto"/>
        <w:left w:val="none" w:sz="0" w:space="0" w:color="auto"/>
        <w:bottom w:val="none" w:sz="0" w:space="0" w:color="auto"/>
        <w:right w:val="none" w:sz="0" w:space="0" w:color="auto"/>
      </w:divBdr>
    </w:div>
    <w:div w:id="1909800795">
      <w:bodyDiv w:val="1"/>
      <w:marLeft w:val="0"/>
      <w:marRight w:val="0"/>
      <w:marTop w:val="0"/>
      <w:marBottom w:val="0"/>
      <w:divBdr>
        <w:top w:val="none" w:sz="0" w:space="0" w:color="auto"/>
        <w:left w:val="none" w:sz="0" w:space="0" w:color="auto"/>
        <w:bottom w:val="none" w:sz="0" w:space="0" w:color="auto"/>
        <w:right w:val="none" w:sz="0" w:space="0" w:color="auto"/>
      </w:divBdr>
    </w:div>
    <w:div w:id="1912427972">
      <w:bodyDiv w:val="1"/>
      <w:marLeft w:val="0"/>
      <w:marRight w:val="0"/>
      <w:marTop w:val="0"/>
      <w:marBottom w:val="0"/>
      <w:divBdr>
        <w:top w:val="none" w:sz="0" w:space="0" w:color="auto"/>
        <w:left w:val="none" w:sz="0" w:space="0" w:color="auto"/>
        <w:bottom w:val="none" w:sz="0" w:space="0" w:color="auto"/>
        <w:right w:val="none" w:sz="0" w:space="0" w:color="auto"/>
      </w:divBdr>
    </w:div>
    <w:div w:id="1912696687">
      <w:bodyDiv w:val="1"/>
      <w:marLeft w:val="0"/>
      <w:marRight w:val="0"/>
      <w:marTop w:val="0"/>
      <w:marBottom w:val="0"/>
      <w:divBdr>
        <w:top w:val="none" w:sz="0" w:space="0" w:color="auto"/>
        <w:left w:val="none" w:sz="0" w:space="0" w:color="auto"/>
        <w:bottom w:val="none" w:sz="0" w:space="0" w:color="auto"/>
        <w:right w:val="none" w:sz="0" w:space="0" w:color="auto"/>
      </w:divBdr>
    </w:div>
    <w:div w:id="1914044584">
      <w:bodyDiv w:val="1"/>
      <w:marLeft w:val="0"/>
      <w:marRight w:val="0"/>
      <w:marTop w:val="0"/>
      <w:marBottom w:val="0"/>
      <w:divBdr>
        <w:top w:val="none" w:sz="0" w:space="0" w:color="auto"/>
        <w:left w:val="none" w:sz="0" w:space="0" w:color="auto"/>
        <w:bottom w:val="none" w:sz="0" w:space="0" w:color="auto"/>
        <w:right w:val="none" w:sz="0" w:space="0" w:color="auto"/>
      </w:divBdr>
    </w:div>
    <w:div w:id="1916666172">
      <w:bodyDiv w:val="1"/>
      <w:marLeft w:val="0"/>
      <w:marRight w:val="0"/>
      <w:marTop w:val="0"/>
      <w:marBottom w:val="0"/>
      <w:divBdr>
        <w:top w:val="none" w:sz="0" w:space="0" w:color="auto"/>
        <w:left w:val="none" w:sz="0" w:space="0" w:color="auto"/>
        <w:bottom w:val="none" w:sz="0" w:space="0" w:color="auto"/>
        <w:right w:val="none" w:sz="0" w:space="0" w:color="auto"/>
      </w:divBdr>
    </w:div>
    <w:div w:id="1919973650">
      <w:bodyDiv w:val="1"/>
      <w:marLeft w:val="0"/>
      <w:marRight w:val="0"/>
      <w:marTop w:val="0"/>
      <w:marBottom w:val="0"/>
      <w:divBdr>
        <w:top w:val="none" w:sz="0" w:space="0" w:color="auto"/>
        <w:left w:val="none" w:sz="0" w:space="0" w:color="auto"/>
        <w:bottom w:val="none" w:sz="0" w:space="0" w:color="auto"/>
        <w:right w:val="none" w:sz="0" w:space="0" w:color="auto"/>
      </w:divBdr>
    </w:div>
    <w:div w:id="1920942333">
      <w:bodyDiv w:val="1"/>
      <w:marLeft w:val="0"/>
      <w:marRight w:val="0"/>
      <w:marTop w:val="0"/>
      <w:marBottom w:val="0"/>
      <w:divBdr>
        <w:top w:val="none" w:sz="0" w:space="0" w:color="auto"/>
        <w:left w:val="none" w:sz="0" w:space="0" w:color="auto"/>
        <w:bottom w:val="none" w:sz="0" w:space="0" w:color="auto"/>
        <w:right w:val="none" w:sz="0" w:space="0" w:color="auto"/>
      </w:divBdr>
    </w:div>
    <w:div w:id="1922718938">
      <w:bodyDiv w:val="1"/>
      <w:marLeft w:val="0"/>
      <w:marRight w:val="0"/>
      <w:marTop w:val="0"/>
      <w:marBottom w:val="0"/>
      <w:divBdr>
        <w:top w:val="none" w:sz="0" w:space="0" w:color="auto"/>
        <w:left w:val="none" w:sz="0" w:space="0" w:color="auto"/>
        <w:bottom w:val="none" w:sz="0" w:space="0" w:color="auto"/>
        <w:right w:val="none" w:sz="0" w:space="0" w:color="auto"/>
      </w:divBdr>
    </w:div>
    <w:div w:id="1927880481">
      <w:bodyDiv w:val="1"/>
      <w:marLeft w:val="0"/>
      <w:marRight w:val="0"/>
      <w:marTop w:val="0"/>
      <w:marBottom w:val="0"/>
      <w:divBdr>
        <w:top w:val="none" w:sz="0" w:space="0" w:color="auto"/>
        <w:left w:val="none" w:sz="0" w:space="0" w:color="auto"/>
        <w:bottom w:val="none" w:sz="0" w:space="0" w:color="auto"/>
        <w:right w:val="none" w:sz="0" w:space="0" w:color="auto"/>
      </w:divBdr>
    </w:div>
    <w:div w:id="1928538545">
      <w:bodyDiv w:val="1"/>
      <w:marLeft w:val="0"/>
      <w:marRight w:val="0"/>
      <w:marTop w:val="0"/>
      <w:marBottom w:val="0"/>
      <w:divBdr>
        <w:top w:val="none" w:sz="0" w:space="0" w:color="auto"/>
        <w:left w:val="none" w:sz="0" w:space="0" w:color="auto"/>
        <w:bottom w:val="none" w:sz="0" w:space="0" w:color="auto"/>
        <w:right w:val="none" w:sz="0" w:space="0" w:color="auto"/>
      </w:divBdr>
    </w:div>
    <w:div w:id="1929996848">
      <w:bodyDiv w:val="1"/>
      <w:marLeft w:val="0"/>
      <w:marRight w:val="0"/>
      <w:marTop w:val="0"/>
      <w:marBottom w:val="0"/>
      <w:divBdr>
        <w:top w:val="none" w:sz="0" w:space="0" w:color="auto"/>
        <w:left w:val="none" w:sz="0" w:space="0" w:color="auto"/>
        <w:bottom w:val="none" w:sz="0" w:space="0" w:color="auto"/>
        <w:right w:val="none" w:sz="0" w:space="0" w:color="auto"/>
      </w:divBdr>
    </w:div>
    <w:div w:id="1930432494">
      <w:bodyDiv w:val="1"/>
      <w:marLeft w:val="0"/>
      <w:marRight w:val="0"/>
      <w:marTop w:val="0"/>
      <w:marBottom w:val="0"/>
      <w:divBdr>
        <w:top w:val="none" w:sz="0" w:space="0" w:color="auto"/>
        <w:left w:val="none" w:sz="0" w:space="0" w:color="auto"/>
        <w:bottom w:val="none" w:sz="0" w:space="0" w:color="auto"/>
        <w:right w:val="none" w:sz="0" w:space="0" w:color="auto"/>
      </w:divBdr>
    </w:div>
    <w:div w:id="1937400790">
      <w:bodyDiv w:val="1"/>
      <w:marLeft w:val="0"/>
      <w:marRight w:val="0"/>
      <w:marTop w:val="0"/>
      <w:marBottom w:val="0"/>
      <w:divBdr>
        <w:top w:val="none" w:sz="0" w:space="0" w:color="auto"/>
        <w:left w:val="none" w:sz="0" w:space="0" w:color="auto"/>
        <w:bottom w:val="none" w:sz="0" w:space="0" w:color="auto"/>
        <w:right w:val="none" w:sz="0" w:space="0" w:color="auto"/>
      </w:divBdr>
    </w:div>
    <w:div w:id="1938560396">
      <w:bodyDiv w:val="1"/>
      <w:marLeft w:val="0"/>
      <w:marRight w:val="0"/>
      <w:marTop w:val="0"/>
      <w:marBottom w:val="0"/>
      <w:divBdr>
        <w:top w:val="none" w:sz="0" w:space="0" w:color="auto"/>
        <w:left w:val="none" w:sz="0" w:space="0" w:color="auto"/>
        <w:bottom w:val="none" w:sz="0" w:space="0" w:color="auto"/>
        <w:right w:val="none" w:sz="0" w:space="0" w:color="auto"/>
      </w:divBdr>
    </w:div>
    <w:div w:id="1939605543">
      <w:bodyDiv w:val="1"/>
      <w:marLeft w:val="0"/>
      <w:marRight w:val="0"/>
      <w:marTop w:val="0"/>
      <w:marBottom w:val="0"/>
      <w:divBdr>
        <w:top w:val="none" w:sz="0" w:space="0" w:color="auto"/>
        <w:left w:val="none" w:sz="0" w:space="0" w:color="auto"/>
        <w:bottom w:val="none" w:sz="0" w:space="0" w:color="auto"/>
        <w:right w:val="none" w:sz="0" w:space="0" w:color="auto"/>
      </w:divBdr>
    </w:div>
    <w:div w:id="1940142571">
      <w:bodyDiv w:val="1"/>
      <w:marLeft w:val="0"/>
      <w:marRight w:val="0"/>
      <w:marTop w:val="0"/>
      <w:marBottom w:val="0"/>
      <w:divBdr>
        <w:top w:val="none" w:sz="0" w:space="0" w:color="auto"/>
        <w:left w:val="none" w:sz="0" w:space="0" w:color="auto"/>
        <w:bottom w:val="none" w:sz="0" w:space="0" w:color="auto"/>
        <w:right w:val="none" w:sz="0" w:space="0" w:color="auto"/>
      </w:divBdr>
    </w:div>
    <w:div w:id="1948613787">
      <w:bodyDiv w:val="1"/>
      <w:marLeft w:val="0"/>
      <w:marRight w:val="0"/>
      <w:marTop w:val="0"/>
      <w:marBottom w:val="0"/>
      <w:divBdr>
        <w:top w:val="none" w:sz="0" w:space="0" w:color="auto"/>
        <w:left w:val="none" w:sz="0" w:space="0" w:color="auto"/>
        <w:bottom w:val="none" w:sz="0" w:space="0" w:color="auto"/>
        <w:right w:val="none" w:sz="0" w:space="0" w:color="auto"/>
      </w:divBdr>
    </w:div>
    <w:div w:id="1952587732">
      <w:bodyDiv w:val="1"/>
      <w:marLeft w:val="0"/>
      <w:marRight w:val="0"/>
      <w:marTop w:val="0"/>
      <w:marBottom w:val="0"/>
      <w:divBdr>
        <w:top w:val="none" w:sz="0" w:space="0" w:color="auto"/>
        <w:left w:val="none" w:sz="0" w:space="0" w:color="auto"/>
        <w:bottom w:val="none" w:sz="0" w:space="0" w:color="auto"/>
        <w:right w:val="none" w:sz="0" w:space="0" w:color="auto"/>
      </w:divBdr>
    </w:div>
    <w:div w:id="1957104218">
      <w:bodyDiv w:val="1"/>
      <w:marLeft w:val="0"/>
      <w:marRight w:val="0"/>
      <w:marTop w:val="0"/>
      <w:marBottom w:val="0"/>
      <w:divBdr>
        <w:top w:val="none" w:sz="0" w:space="0" w:color="auto"/>
        <w:left w:val="none" w:sz="0" w:space="0" w:color="auto"/>
        <w:bottom w:val="none" w:sz="0" w:space="0" w:color="auto"/>
        <w:right w:val="none" w:sz="0" w:space="0" w:color="auto"/>
      </w:divBdr>
    </w:div>
    <w:div w:id="1957178501">
      <w:bodyDiv w:val="1"/>
      <w:marLeft w:val="0"/>
      <w:marRight w:val="0"/>
      <w:marTop w:val="0"/>
      <w:marBottom w:val="0"/>
      <w:divBdr>
        <w:top w:val="none" w:sz="0" w:space="0" w:color="auto"/>
        <w:left w:val="none" w:sz="0" w:space="0" w:color="auto"/>
        <w:bottom w:val="none" w:sz="0" w:space="0" w:color="auto"/>
        <w:right w:val="none" w:sz="0" w:space="0" w:color="auto"/>
      </w:divBdr>
    </w:div>
    <w:div w:id="1958636557">
      <w:bodyDiv w:val="1"/>
      <w:marLeft w:val="0"/>
      <w:marRight w:val="0"/>
      <w:marTop w:val="0"/>
      <w:marBottom w:val="0"/>
      <w:divBdr>
        <w:top w:val="none" w:sz="0" w:space="0" w:color="auto"/>
        <w:left w:val="none" w:sz="0" w:space="0" w:color="auto"/>
        <w:bottom w:val="none" w:sz="0" w:space="0" w:color="auto"/>
        <w:right w:val="none" w:sz="0" w:space="0" w:color="auto"/>
      </w:divBdr>
    </w:div>
    <w:div w:id="1958949337">
      <w:bodyDiv w:val="1"/>
      <w:marLeft w:val="0"/>
      <w:marRight w:val="0"/>
      <w:marTop w:val="0"/>
      <w:marBottom w:val="0"/>
      <w:divBdr>
        <w:top w:val="none" w:sz="0" w:space="0" w:color="auto"/>
        <w:left w:val="none" w:sz="0" w:space="0" w:color="auto"/>
        <w:bottom w:val="none" w:sz="0" w:space="0" w:color="auto"/>
        <w:right w:val="none" w:sz="0" w:space="0" w:color="auto"/>
      </w:divBdr>
    </w:div>
    <w:div w:id="1961959405">
      <w:bodyDiv w:val="1"/>
      <w:marLeft w:val="0"/>
      <w:marRight w:val="0"/>
      <w:marTop w:val="0"/>
      <w:marBottom w:val="0"/>
      <w:divBdr>
        <w:top w:val="none" w:sz="0" w:space="0" w:color="auto"/>
        <w:left w:val="none" w:sz="0" w:space="0" w:color="auto"/>
        <w:bottom w:val="none" w:sz="0" w:space="0" w:color="auto"/>
        <w:right w:val="none" w:sz="0" w:space="0" w:color="auto"/>
      </w:divBdr>
    </w:div>
    <w:div w:id="1964799074">
      <w:bodyDiv w:val="1"/>
      <w:marLeft w:val="0"/>
      <w:marRight w:val="0"/>
      <w:marTop w:val="0"/>
      <w:marBottom w:val="0"/>
      <w:divBdr>
        <w:top w:val="none" w:sz="0" w:space="0" w:color="auto"/>
        <w:left w:val="none" w:sz="0" w:space="0" w:color="auto"/>
        <w:bottom w:val="none" w:sz="0" w:space="0" w:color="auto"/>
        <w:right w:val="none" w:sz="0" w:space="0" w:color="auto"/>
      </w:divBdr>
    </w:div>
    <w:div w:id="1964923017">
      <w:bodyDiv w:val="1"/>
      <w:marLeft w:val="0"/>
      <w:marRight w:val="0"/>
      <w:marTop w:val="0"/>
      <w:marBottom w:val="0"/>
      <w:divBdr>
        <w:top w:val="none" w:sz="0" w:space="0" w:color="auto"/>
        <w:left w:val="none" w:sz="0" w:space="0" w:color="auto"/>
        <w:bottom w:val="none" w:sz="0" w:space="0" w:color="auto"/>
        <w:right w:val="none" w:sz="0" w:space="0" w:color="auto"/>
      </w:divBdr>
    </w:div>
    <w:div w:id="1965193011">
      <w:bodyDiv w:val="1"/>
      <w:marLeft w:val="0"/>
      <w:marRight w:val="0"/>
      <w:marTop w:val="0"/>
      <w:marBottom w:val="0"/>
      <w:divBdr>
        <w:top w:val="none" w:sz="0" w:space="0" w:color="auto"/>
        <w:left w:val="none" w:sz="0" w:space="0" w:color="auto"/>
        <w:bottom w:val="none" w:sz="0" w:space="0" w:color="auto"/>
        <w:right w:val="none" w:sz="0" w:space="0" w:color="auto"/>
      </w:divBdr>
    </w:div>
    <w:div w:id="1965427924">
      <w:bodyDiv w:val="1"/>
      <w:marLeft w:val="0"/>
      <w:marRight w:val="0"/>
      <w:marTop w:val="0"/>
      <w:marBottom w:val="0"/>
      <w:divBdr>
        <w:top w:val="none" w:sz="0" w:space="0" w:color="auto"/>
        <w:left w:val="none" w:sz="0" w:space="0" w:color="auto"/>
        <w:bottom w:val="none" w:sz="0" w:space="0" w:color="auto"/>
        <w:right w:val="none" w:sz="0" w:space="0" w:color="auto"/>
      </w:divBdr>
    </w:div>
    <w:div w:id="1966080181">
      <w:bodyDiv w:val="1"/>
      <w:marLeft w:val="0"/>
      <w:marRight w:val="0"/>
      <w:marTop w:val="0"/>
      <w:marBottom w:val="0"/>
      <w:divBdr>
        <w:top w:val="none" w:sz="0" w:space="0" w:color="auto"/>
        <w:left w:val="none" w:sz="0" w:space="0" w:color="auto"/>
        <w:bottom w:val="none" w:sz="0" w:space="0" w:color="auto"/>
        <w:right w:val="none" w:sz="0" w:space="0" w:color="auto"/>
      </w:divBdr>
    </w:div>
    <w:div w:id="1967001836">
      <w:bodyDiv w:val="1"/>
      <w:marLeft w:val="0"/>
      <w:marRight w:val="0"/>
      <w:marTop w:val="0"/>
      <w:marBottom w:val="0"/>
      <w:divBdr>
        <w:top w:val="none" w:sz="0" w:space="0" w:color="auto"/>
        <w:left w:val="none" w:sz="0" w:space="0" w:color="auto"/>
        <w:bottom w:val="none" w:sz="0" w:space="0" w:color="auto"/>
        <w:right w:val="none" w:sz="0" w:space="0" w:color="auto"/>
      </w:divBdr>
    </w:div>
    <w:div w:id="1972787318">
      <w:bodyDiv w:val="1"/>
      <w:marLeft w:val="0"/>
      <w:marRight w:val="0"/>
      <w:marTop w:val="0"/>
      <w:marBottom w:val="0"/>
      <w:divBdr>
        <w:top w:val="none" w:sz="0" w:space="0" w:color="auto"/>
        <w:left w:val="none" w:sz="0" w:space="0" w:color="auto"/>
        <w:bottom w:val="none" w:sz="0" w:space="0" w:color="auto"/>
        <w:right w:val="none" w:sz="0" w:space="0" w:color="auto"/>
      </w:divBdr>
    </w:div>
    <w:div w:id="1974672284">
      <w:bodyDiv w:val="1"/>
      <w:marLeft w:val="0"/>
      <w:marRight w:val="0"/>
      <w:marTop w:val="0"/>
      <w:marBottom w:val="0"/>
      <w:divBdr>
        <w:top w:val="none" w:sz="0" w:space="0" w:color="auto"/>
        <w:left w:val="none" w:sz="0" w:space="0" w:color="auto"/>
        <w:bottom w:val="none" w:sz="0" w:space="0" w:color="auto"/>
        <w:right w:val="none" w:sz="0" w:space="0" w:color="auto"/>
      </w:divBdr>
    </w:div>
    <w:div w:id="1978759211">
      <w:bodyDiv w:val="1"/>
      <w:marLeft w:val="0"/>
      <w:marRight w:val="0"/>
      <w:marTop w:val="0"/>
      <w:marBottom w:val="0"/>
      <w:divBdr>
        <w:top w:val="none" w:sz="0" w:space="0" w:color="auto"/>
        <w:left w:val="none" w:sz="0" w:space="0" w:color="auto"/>
        <w:bottom w:val="none" w:sz="0" w:space="0" w:color="auto"/>
        <w:right w:val="none" w:sz="0" w:space="0" w:color="auto"/>
      </w:divBdr>
    </w:div>
    <w:div w:id="1984040786">
      <w:bodyDiv w:val="1"/>
      <w:marLeft w:val="0"/>
      <w:marRight w:val="0"/>
      <w:marTop w:val="0"/>
      <w:marBottom w:val="0"/>
      <w:divBdr>
        <w:top w:val="none" w:sz="0" w:space="0" w:color="auto"/>
        <w:left w:val="none" w:sz="0" w:space="0" w:color="auto"/>
        <w:bottom w:val="none" w:sz="0" w:space="0" w:color="auto"/>
        <w:right w:val="none" w:sz="0" w:space="0" w:color="auto"/>
      </w:divBdr>
    </w:div>
    <w:div w:id="1987274038">
      <w:bodyDiv w:val="1"/>
      <w:marLeft w:val="0"/>
      <w:marRight w:val="0"/>
      <w:marTop w:val="0"/>
      <w:marBottom w:val="0"/>
      <w:divBdr>
        <w:top w:val="none" w:sz="0" w:space="0" w:color="auto"/>
        <w:left w:val="none" w:sz="0" w:space="0" w:color="auto"/>
        <w:bottom w:val="none" w:sz="0" w:space="0" w:color="auto"/>
        <w:right w:val="none" w:sz="0" w:space="0" w:color="auto"/>
      </w:divBdr>
    </w:div>
    <w:div w:id="1995603722">
      <w:bodyDiv w:val="1"/>
      <w:marLeft w:val="0"/>
      <w:marRight w:val="0"/>
      <w:marTop w:val="0"/>
      <w:marBottom w:val="0"/>
      <w:divBdr>
        <w:top w:val="none" w:sz="0" w:space="0" w:color="auto"/>
        <w:left w:val="none" w:sz="0" w:space="0" w:color="auto"/>
        <w:bottom w:val="none" w:sz="0" w:space="0" w:color="auto"/>
        <w:right w:val="none" w:sz="0" w:space="0" w:color="auto"/>
      </w:divBdr>
    </w:div>
    <w:div w:id="1998071564">
      <w:bodyDiv w:val="1"/>
      <w:marLeft w:val="0"/>
      <w:marRight w:val="0"/>
      <w:marTop w:val="0"/>
      <w:marBottom w:val="0"/>
      <w:divBdr>
        <w:top w:val="none" w:sz="0" w:space="0" w:color="auto"/>
        <w:left w:val="none" w:sz="0" w:space="0" w:color="auto"/>
        <w:bottom w:val="none" w:sz="0" w:space="0" w:color="auto"/>
        <w:right w:val="none" w:sz="0" w:space="0" w:color="auto"/>
      </w:divBdr>
    </w:div>
    <w:div w:id="2001620871">
      <w:bodyDiv w:val="1"/>
      <w:marLeft w:val="0"/>
      <w:marRight w:val="0"/>
      <w:marTop w:val="0"/>
      <w:marBottom w:val="0"/>
      <w:divBdr>
        <w:top w:val="none" w:sz="0" w:space="0" w:color="auto"/>
        <w:left w:val="none" w:sz="0" w:space="0" w:color="auto"/>
        <w:bottom w:val="none" w:sz="0" w:space="0" w:color="auto"/>
        <w:right w:val="none" w:sz="0" w:space="0" w:color="auto"/>
      </w:divBdr>
    </w:div>
    <w:div w:id="2003241736">
      <w:bodyDiv w:val="1"/>
      <w:marLeft w:val="0"/>
      <w:marRight w:val="0"/>
      <w:marTop w:val="0"/>
      <w:marBottom w:val="0"/>
      <w:divBdr>
        <w:top w:val="none" w:sz="0" w:space="0" w:color="auto"/>
        <w:left w:val="none" w:sz="0" w:space="0" w:color="auto"/>
        <w:bottom w:val="none" w:sz="0" w:space="0" w:color="auto"/>
        <w:right w:val="none" w:sz="0" w:space="0" w:color="auto"/>
      </w:divBdr>
    </w:div>
    <w:div w:id="2004625278">
      <w:bodyDiv w:val="1"/>
      <w:marLeft w:val="0"/>
      <w:marRight w:val="0"/>
      <w:marTop w:val="0"/>
      <w:marBottom w:val="0"/>
      <w:divBdr>
        <w:top w:val="none" w:sz="0" w:space="0" w:color="auto"/>
        <w:left w:val="none" w:sz="0" w:space="0" w:color="auto"/>
        <w:bottom w:val="none" w:sz="0" w:space="0" w:color="auto"/>
        <w:right w:val="none" w:sz="0" w:space="0" w:color="auto"/>
      </w:divBdr>
    </w:div>
    <w:div w:id="2005433556">
      <w:bodyDiv w:val="1"/>
      <w:marLeft w:val="0"/>
      <w:marRight w:val="0"/>
      <w:marTop w:val="0"/>
      <w:marBottom w:val="0"/>
      <w:divBdr>
        <w:top w:val="none" w:sz="0" w:space="0" w:color="auto"/>
        <w:left w:val="none" w:sz="0" w:space="0" w:color="auto"/>
        <w:bottom w:val="none" w:sz="0" w:space="0" w:color="auto"/>
        <w:right w:val="none" w:sz="0" w:space="0" w:color="auto"/>
      </w:divBdr>
    </w:div>
    <w:div w:id="2007054798">
      <w:bodyDiv w:val="1"/>
      <w:marLeft w:val="0"/>
      <w:marRight w:val="0"/>
      <w:marTop w:val="0"/>
      <w:marBottom w:val="0"/>
      <w:divBdr>
        <w:top w:val="none" w:sz="0" w:space="0" w:color="auto"/>
        <w:left w:val="none" w:sz="0" w:space="0" w:color="auto"/>
        <w:bottom w:val="none" w:sz="0" w:space="0" w:color="auto"/>
        <w:right w:val="none" w:sz="0" w:space="0" w:color="auto"/>
      </w:divBdr>
    </w:div>
    <w:div w:id="2007978880">
      <w:bodyDiv w:val="1"/>
      <w:marLeft w:val="0"/>
      <w:marRight w:val="0"/>
      <w:marTop w:val="0"/>
      <w:marBottom w:val="0"/>
      <w:divBdr>
        <w:top w:val="none" w:sz="0" w:space="0" w:color="auto"/>
        <w:left w:val="none" w:sz="0" w:space="0" w:color="auto"/>
        <w:bottom w:val="none" w:sz="0" w:space="0" w:color="auto"/>
        <w:right w:val="none" w:sz="0" w:space="0" w:color="auto"/>
      </w:divBdr>
    </w:div>
    <w:div w:id="2008168529">
      <w:bodyDiv w:val="1"/>
      <w:marLeft w:val="0"/>
      <w:marRight w:val="0"/>
      <w:marTop w:val="0"/>
      <w:marBottom w:val="0"/>
      <w:divBdr>
        <w:top w:val="none" w:sz="0" w:space="0" w:color="auto"/>
        <w:left w:val="none" w:sz="0" w:space="0" w:color="auto"/>
        <w:bottom w:val="none" w:sz="0" w:space="0" w:color="auto"/>
        <w:right w:val="none" w:sz="0" w:space="0" w:color="auto"/>
      </w:divBdr>
    </w:div>
    <w:div w:id="2011247795">
      <w:bodyDiv w:val="1"/>
      <w:marLeft w:val="0"/>
      <w:marRight w:val="0"/>
      <w:marTop w:val="0"/>
      <w:marBottom w:val="0"/>
      <w:divBdr>
        <w:top w:val="none" w:sz="0" w:space="0" w:color="auto"/>
        <w:left w:val="none" w:sz="0" w:space="0" w:color="auto"/>
        <w:bottom w:val="none" w:sz="0" w:space="0" w:color="auto"/>
        <w:right w:val="none" w:sz="0" w:space="0" w:color="auto"/>
      </w:divBdr>
    </w:div>
    <w:div w:id="2012028515">
      <w:bodyDiv w:val="1"/>
      <w:marLeft w:val="0"/>
      <w:marRight w:val="0"/>
      <w:marTop w:val="0"/>
      <w:marBottom w:val="0"/>
      <w:divBdr>
        <w:top w:val="none" w:sz="0" w:space="0" w:color="auto"/>
        <w:left w:val="none" w:sz="0" w:space="0" w:color="auto"/>
        <w:bottom w:val="none" w:sz="0" w:space="0" w:color="auto"/>
        <w:right w:val="none" w:sz="0" w:space="0" w:color="auto"/>
      </w:divBdr>
    </w:div>
    <w:div w:id="2014530127">
      <w:bodyDiv w:val="1"/>
      <w:marLeft w:val="0"/>
      <w:marRight w:val="0"/>
      <w:marTop w:val="0"/>
      <w:marBottom w:val="0"/>
      <w:divBdr>
        <w:top w:val="none" w:sz="0" w:space="0" w:color="auto"/>
        <w:left w:val="none" w:sz="0" w:space="0" w:color="auto"/>
        <w:bottom w:val="none" w:sz="0" w:space="0" w:color="auto"/>
        <w:right w:val="none" w:sz="0" w:space="0" w:color="auto"/>
      </w:divBdr>
    </w:div>
    <w:div w:id="2015573402">
      <w:bodyDiv w:val="1"/>
      <w:marLeft w:val="0"/>
      <w:marRight w:val="0"/>
      <w:marTop w:val="0"/>
      <w:marBottom w:val="0"/>
      <w:divBdr>
        <w:top w:val="none" w:sz="0" w:space="0" w:color="auto"/>
        <w:left w:val="none" w:sz="0" w:space="0" w:color="auto"/>
        <w:bottom w:val="none" w:sz="0" w:space="0" w:color="auto"/>
        <w:right w:val="none" w:sz="0" w:space="0" w:color="auto"/>
      </w:divBdr>
    </w:div>
    <w:div w:id="2018190399">
      <w:bodyDiv w:val="1"/>
      <w:marLeft w:val="0"/>
      <w:marRight w:val="0"/>
      <w:marTop w:val="0"/>
      <w:marBottom w:val="0"/>
      <w:divBdr>
        <w:top w:val="none" w:sz="0" w:space="0" w:color="auto"/>
        <w:left w:val="none" w:sz="0" w:space="0" w:color="auto"/>
        <w:bottom w:val="none" w:sz="0" w:space="0" w:color="auto"/>
        <w:right w:val="none" w:sz="0" w:space="0" w:color="auto"/>
      </w:divBdr>
    </w:div>
    <w:div w:id="2019578458">
      <w:bodyDiv w:val="1"/>
      <w:marLeft w:val="0"/>
      <w:marRight w:val="0"/>
      <w:marTop w:val="0"/>
      <w:marBottom w:val="0"/>
      <w:divBdr>
        <w:top w:val="none" w:sz="0" w:space="0" w:color="auto"/>
        <w:left w:val="none" w:sz="0" w:space="0" w:color="auto"/>
        <w:bottom w:val="none" w:sz="0" w:space="0" w:color="auto"/>
        <w:right w:val="none" w:sz="0" w:space="0" w:color="auto"/>
      </w:divBdr>
    </w:div>
    <w:div w:id="2037659893">
      <w:bodyDiv w:val="1"/>
      <w:marLeft w:val="0"/>
      <w:marRight w:val="0"/>
      <w:marTop w:val="0"/>
      <w:marBottom w:val="0"/>
      <w:divBdr>
        <w:top w:val="none" w:sz="0" w:space="0" w:color="auto"/>
        <w:left w:val="none" w:sz="0" w:space="0" w:color="auto"/>
        <w:bottom w:val="none" w:sz="0" w:space="0" w:color="auto"/>
        <w:right w:val="none" w:sz="0" w:space="0" w:color="auto"/>
      </w:divBdr>
    </w:div>
    <w:div w:id="2042704535">
      <w:bodyDiv w:val="1"/>
      <w:marLeft w:val="0"/>
      <w:marRight w:val="0"/>
      <w:marTop w:val="0"/>
      <w:marBottom w:val="0"/>
      <w:divBdr>
        <w:top w:val="none" w:sz="0" w:space="0" w:color="auto"/>
        <w:left w:val="none" w:sz="0" w:space="0" w:color="auto"/>
        <w:bottom w:val="none" w:sz="0" w:space="0" w:color="auto"/>
        <w:right w:val="none" w:sz="0" w:space="0" w:color="auto"/>
      </w:divBdr>
    </w:div>
    <w:div w:id="2049643223">
      <w:bodyDiv w:val="1"/>
      <w:marLeft w:val="0"/>
      <w:marRight w:val="0"/>
      <w:marTop w:val="0"/>
      <w:marBottom w:val="0"/>
      <w:divBdr>
        <w:top w:val="none" w:sz="0" w:space="0" w:color="auto"/>
        <w:left w:val="none" w:sz="0" w:space="0" w:color="auto"/>
        <w:bottom w:val="none" w:sz="0" w:space="0" w:color="auto"/>
        <w:right w:val="none" w:sz="0" w:space="0" w:color="auto"/>
      </w:divBdr>
    </w:div>
    <w:div w:id="2058158492">
      <w:bodyDiv w:val="1"/>
      <w:marLeft w:val="0"/>
      <w:marRight w:val="0"/>
      <w:marTop w:val="0"/>
      <w:marBottom w:val="0"/>
      <w:divBdr>
        <w:top w:val="none" w:sz="0" w:space="0" w:color="auto"/>
        <w:left w:val="none" w:sz="0" w:space="0" w:color="auto"/>
        <w:bottom w:val="none" w:sz="0" w:space="0" w:color="auto"/>
        <w:right w:val="none" w:sz="0" w:space="0" w:color="auto"/>
      </w:divBdr>
    </w:div>
    <w:div w:id="2058504070">
      <w:bodyDiv w:val="1"/>
      <w:marLeft w:val="0"/>
      <w:marRight w:val="0"/>
      <w:marTop w:val="0"/>
      <w:marBottom w:val="0"/>
      <w:divBdr>
        <w:top w:val="none" w:sz="0" w:space="0" w:color="auto"/>
        <w:left w:val="none" w:sz="0" w:space="0" w:color="auto"/>
        <w:bottom w:val="none" w:sz="0" w:space="0" w:color="auto"/>
        <w:right w:val="none" w:sz="0" w:space="0" w:color="auto"/>
      </w:divBdr>
    </w:div>
    <w:div w:id="2064022112">
      <w:bodyDiv w:val="1"/>
      <w:marLeft w:val="0"/>
      <w:marRight w:val="0"/>
      <w:marTop w:val="0"/>
      <w:marBottom w:val="0"/>
      <w:divBdr>
        <w:top w:val="none" w:sz="0" w:space="0" w:color="auto"/>
        <w:left w:val="none" w:sz="0" w:space="0" w:color="auto"/>
        <w:bottom w:val="none" w:sz="0" w:space="0" w:color="auto"/>
        <w:right w:val="none" w:sz="0" w:space="0" w:color="auto"/>
      </w:divBdr>
    </w:div>
    <w:div w:id="2069301789">
      <w:bodyDiv w:val="1"/>
      <w:marLeft w:val="0"/>
      <w:marRight w:val="0"/>
      <w:marTop w:val="0"/>
      <w:marBottom w:val="0"/>
      <w:divBdr>
        <w:top w:val="none" w:sz="0" w:space="0" w:color="auto"/>
        <w:left w:val="none" w:sz="0" w:space="0" w:color="auto"/>
        <w:bottom w:val="none" w:sz="0" w:space="0" w:color="auto"/>
        <w:right w:val="none" w:sz="0" w:space="0" w:color="auto"/>
      </w:divBdr>
    </w:div>
    <w:div w:id="2075158822">
      <w:bodyDiv w:val="1"/>
      <w:marLeft w:val="0"/>
      <w:marRight w:val="0"/>
      <w:marTop w:val="0"/>
      <w:marBottom w:val="0"/>
      <w:divBdr>
        <w:top w:val="none" w:sz="0" w:space="0" w:color="auto"/>
        <w:left w:val="none" w:sz="0" w:space="0" w:color="auto"/>
        <w:bottom w:val="none" w:sz="0" w:space="0" w:color="auto"/>
        <w:right w:val="none" w:sz="0" w:space="0" w:color="auto"/>
      </w:divBdr>
    </w:div>
    <w:div w:id="2080208981">
      <w:bodyDiv w:val="1"/>
      <w:marLeft w:val="0"/>
      <w:marRight w:val="0"/>
      <w:marTop w:val="0"/>
      <w:marBottom w:val="0"/>
      <w:divBdr>
        <w:top w:val="none" w:sz="0" w:space="0" w:color="auto"/>
        <w:left w:val="none" w:sz="0" w:space="0" w:color="auto"/>
        <w:bottom w:val="none" w:sz="0" w:space="0" w:color="auto"/>
        <w:right w:val="none" w:sz="0" w:space="0" w:color="auto"/>
      </w:divBdr>
    </w:div>
    <w:div w:id="2081439298">
      <w:bodyDiv w:val="1"/>
      <w:marLeft w:val="0"/>
      <w:marRight w:val="0"/>
      <w:marTop w:val="0"/>
      <w:marBottom w:val="0"/>
      <w:divBdr>
        <w:top w:val="none" w:sz="0" w:space="0" w:color="auto"/>
        <w:left w:val="none" w:sz="0" w:space="0" w:color="auto"/>
        <w:bottom w:val="none" w:sz="0" w:space="0" w:color="auto"/>
        <w:right w:val="none" w:sz="0" w:space="0" w:color="auto"/>
      </w:divBdr>
    </w:div>
    <w:div w:id="2082218156">
      <w:bodyDiv w:val="1"/>
      <w:marLeft w:val="0"/>
      <w:marRight w:val="0"/>
      <w:marTop w:val="0"/>
      <w:marBottom w:val="0"/>
      <w:divBdr>
        <w:top w:val="none" w:sz="0" w:space="0" w:color="auto"/>
        <w:left w:val="none" w:sz="0" w:space="0" w:color="auto"/>
        <w:bottom w:val="none" w:sz="0" w:space="0" w:color="auto"/>
        <w:right w:val="none" w:sz="0" w:space="0" w:color="auto"/>
      </w:divBdr>
    </w:div>
    <w:div w:id="2084720406">
      <w:bodyDiv w:val="1"/>
      <w:marLeft w:val="0"/>
      <w:marRight w:val="0"/>
      <w:marTop w:val="0"/>
      <w:marBottom w:val="0"/>
      <w:divBdr>
        <w:top w:val="none" w:sz="0" w:space="0" w:color="auto"/>
        <w:left w:val="none" w:sz="0" w:space="0" w:color="auto"/>
        <w:bottom w:val="none" w:sz="0" w:space="0" w:color="auto"/>
        <w:right w:val="none" w:sz="0" w:space="0" w:color="auto"/>
      </w:divBdr>
    </w:div>
    <w:div w:id="2090077273">
      <w:bodyDiv w:val="1"/>
      <w:marLeft w:val="0"/>
      <w:marRight w:val="0"/>
      <w:marTop w:val="0"/>
      <w:marBottom w:val="0"/>
      <w:divBdr>
        <w:top w:val="none" w:sz="0" w:space="0" w:color="auto"/>
        <w:left w:val="none" w:sz="0" w:space="0" w:color="auto"/>
        <w:bottom w:val="none" w:sz="0" w:space="0" w:color="auto"/>
        <w:right w:val="none" w:sz="0" w:space="0" w:color="auto"/>
      </w:divBdr>
    </w:div>
    <w:div w:id="2092966255">
      <w:bodyDiv w:val="1"/>
      <w:marLeft w:val="0"/>
      <w:marRight w:val="0"/>
      <w:marTop w:val="0"/>
      <w:marBottom w:val="0"/>
      <w:divBdr>
        <w:top w:val="none" w:sz="0" w:space="0" w:color="auto"/>
        <w:left w:val="none" w:sz="0" w:space="0" w:color="auto"/>
        <w:bottom w:val="none" w:sz="0" w:space="0" w:color="auto"/>
        <w:right w:val="none" w:sz="0" w:space="0" w:color="auto"/>
      </w:divBdr>
    </w:div>
    <w:div w:id="2095928111">
      <w:bodyDiv w:val="1"/>
      <w:marLeft w:val="0"/>
      <w:marRight w:val="0"/>
      <w:marTop w:val="0"/>
      <w:marBottom w:val="0"/>
      <w:divBdr>
        <w:top w:val="none" w:sz="0" w:space="0" w:color="auto"/>
        <w:left w:val="none" w:sz="0" w:space="0" w:color="auto"/>
        <w:bottom w:val="none" w:sz="0" w:space="0" w:color="auto"/>
        <w:right w:val="none" w:sz="0" w:space="0" w:color="auto"/>
      </w:divBdr>
    </w:div>
    <w:div w:id="2098404408">
      <w:bodyDiv w:val="1"/>
      <w:marLeft w:val="0"/>
      <w:marRight w:val="0"/>
      <w:marTop w:val="0"/>
      <w:marBottom w:val="0"/>
      <w:divBdr>
        <w:top w:val="none" w:sz="0" w:space="0" w:color="auto"/>
        <w:left w:val="none" w:sz="0" w:space="0" w:color="auto"/>
        <w:bottom w:val="none" w:sz="0" w:space="0" w:color="auto"/>
        <w:right w:val="none" w:sz="0" w:space="0" w:color="auto"/>
      </w:divBdr>
    </w:div>
    <w:div w:id="2102870067">
      <w:bodyDiv w:val="1"/>
      <w:marLeft w:val="0"/>
      <w:marRight w:val="0"/>
      <w:marTop w:val="0"/>
      <w:marBottom w:val="0"/>
      <w:divBdr>
        <w:top w:val="none" w:sz="0" w:space="0" w:color="auto"/>
        <w:left w:val="none" w:sz="0" w:space="0" w:color="auto"/>
        <w:bottom w:val="none" w:sz="0" w:space="0" w:color="auto"/>
        <w:right w:val="none" w:sz="0" w:space="0" w:color="auto"/>
      </w:divBdr>
    </w:div>
    <w:div w:id="2105875187">
      <w:bodyDiv w:val="1"/>
      <w:marLeft w:val="0"/>
      <w:marRight w:val="0"/>
      <w:marTop w:val="0"/>
      <w:marBottom w:val="0"/>
      <w:divBdr>
        <w:top w:val="none" w:sz="0" w:space="0" w:color="auto"/>
        <w:left w:val="none" w:sz="0" w:space="0" w:color="auto"/>
        <w:bottom w:val="none" w:sz="0" w:space="0" w:color="auto"/>
        <w:right w:val="none" w:sz="0" w:space="0" w:color="auto"/>
      </w:divBdr>
    </w:div>
    <w:div w:id="2107924633">
      <w:bodyDiv w:val="1"/>
      <w:marLeft w:val="0"/>
      <w:marRight w:val="0"/>
      <w:marTop w:val="0"/>
      <w:marBottom w:val="0"/>
      <w:divBdr>
        <w:top w:val="none" w:sz="0" w:space="0" w:color="auto"/>
        <w:left w:val="none" w:sz="0" w:space="0" w:color="auto"/>
        <w:bottom w:val="none" w:sz="0" w:space="0" w:color="auto"/>
        <w:right w:val="none" w:sz="0" w:space="0" w:color="auto"/>
      </w:divBdr>
    </w:div>
    <w:div w:id="2110617916">
      <w:bodyDiv w:val="1"/>
      <w:marLeft w:val="0"/>
      <w:marRight w:val="0"/>
      <w:marTop w:val="0"/>
      <w:marBottom w:val="0"/>
      <w:divBdr>
        <w:top w:val="none" w:sz="0" w:space="0" w:color="auto"/>
        <w:left w:val="none" w:sz="0" w:space="0" w:color="auto"/>
        <w:bottom w:val="none" w:sz="0" w:space="0" w:color="auto"/>
        <w:right w:val="none" w:sz="0" w:space="0" w:color="auto"/>
      </w:divBdr>
    </w:div>
    <w:div w:id="2111077445">
      <w:bodyDiv w:val="1"/>
      <w:marLeft w:val="0"/>
      <w:marRight w:val="0"/>
      <w:marTop w:val="0"/>
      <w:marBottom w:val="0"/>
      <w:divBdr>
        <w:top w:val="none" w:sz="0" w:space="0" w:color="auto"/>
        <w:left w:val="none" w:sz="0" w:space="0" w:color="auto"/>
        <w:bottom w:val="none" w:sz="0" w:space="0" w:color="auto"/>
        <w:right w:val="none" w:sz="0" w:space="0" w:color="auto"/>
      </w:divBdr>
    </w:div>
    <w:div w:id="2111274562">
      <w:bodyDiv w:val="1"/>
      <w:marLeft w:val="0"/>
      <w:marRight w:val="0"/>
      <w:marTop w:val="0"/>
      <w:marBottom w:val="0"/>
      <w:divBdr>
        <w:top w:val="none" w:sz="0" w:space="0" w:color="auto"/>
        <w:left w:val="none" w:sz="0" w:space="0" w:color="auto"/>
        <w:bottom w:val="none" w:sz="0" w:space="0" w:color="auto"/>
        <w:right w:val="none" w:sz="0" w:space="0" w:color="auto"/>
      </w:divBdr>
    </w:div>
    <w:div w:id="2111507911">
      <w:bodyDiv w:val="1"/>
      <w:marLeft w:val="0"/>
      <w:marRight w:val="0"/>
      <w:marTop w:val="0"/>
      <w:marBottom w:val="0"/>
      <w:divBdr>
        <w:top w:val="none" w:sz="0" w:space="0" w:color="auto"/>
        <w:left w:val="none" w:sz="0" w:space="0" w:color="auto"/>
        <w:bottom w:val="none" w:sz="0" w:space="0" w:color="auto"/>
        <w:right w:val="none" w:sz="0" w:space="0" w:color="auto"/>
      </w:divBdr>
    </w:div>
    <w:div w:id="2114864414">
      <w:bodyDiv w:val="1"/>
      <w:marLeft w:val="0"/>
      <w:marRight w:val="0"/>
      <w:marTop w:val="0"/>
      <w:marBottom w:val="0"/>
      <w:divBdr>
        <w:top w:val="none" w:sz="0" w:space="0" w:color="auto"/>
        <w:left w:val="none" w:sz="0" w:space="0" w:color="auto"/>
        <w:bottom w:val="none" w:sz="0" w:space="0" w:color="auto"/>
        <w:right w:val="none" w:sz="0" w:space="0" w:color="auto"/>
      </w:divBdr>
    </w:div>
    <w:div w:id="2118207818">
      <w:bodyDiv w:val="1"/>
      <w:marLeft w:val="0"/>
      <w:marRight w:val="0"/>
      <w:marTop w:val="0"/>
      <w:marBottom w:val="0"/>
      <w:divBdr>
        <w:top w:val="none" w:sz="0" w:space="0" w:color="auto"/>
        <w:left w:val="none" w:sz="0" w:space="0" w:color="auto"/>
        <w:bottom w:val="none" w:sz="0" w:space="0" w:color="auto"/>
        <w:right w:val="none" w:sz="0" w:space="0" w:color="auto"/>
      </w:divBdr>
    </w:div>
    <w:div w:id="2118216159">
      <w:bodyDiv w:val="1"/>
      <w:marLeft w:val="0"/>
      <w:marRight w:val="0"/>
      <w:marTop w:val="0"/>
      <w:marBottom w:val="0"/>
      <w:divBdr>
        <w:top w:val="none" w:sz="0" w:space="0" w:color="auto"/>
        <w:left w:val="none" w:sz="0" w:space="0" w:color="auto"/>
        <w:bottom w:val="none" w:sz="0" w:space="0" w:color="auto"/>
        <w:right w:val="none" w:sz="0" w:space="0" w:color="auto"/>
      </w:divBdr>
    </w:div>
    <w:div w:id="2119907152">
      <w:bodyDiv w:val="1"/>
      <w:marLeft w:val="0"/>
      <w:marRight w:val="0"/>
      <w:marTop w:val="0"/>
      <w:marBottom w:val="0"/>
      <w:divBdr>
        <w:top w:val="none" w:sz="0" w:space="0" w:color="auto"/>
        <w:left w:val="none" w:sz="0" w:space="0" w:color="auto"/>
        <w:bottom w:val="none" w:sz="0" w:space="0" w:color="auto"/>
        <w:right w:val="none" w:sz="0" w:space="0" w:color="auto"/>
      </w:divBdr>
    </w:div>
    <w:div w:id="2120565649">
      <w:bodyDiv w:val="1"/>
      <w:marLeft w:val="0"/>
      <w:marRight w:val="0"/>
      <w:marTop w:val="0"/>
      <w:marBottom w:val="0"/>
      <w:divBdr>
        <w:top w:val="none" w:sz="0" w:space="0" w:color="auto"/>
        <w:left w:val="none" w:sz="0" w:space="0" w:color="auto"/>
        <w:bottom w:val="none" w:sz="0" w:space="0" w:color="auto"/>
        <w:right w:val="none" w:sz="0" w:space="0" w:color="auto"/>
      </w:divBdr>
    </w:div>
    <w:div w:id="2123185114">
      <w:bodyDiv w:val="1"/>
      <w:marLeft w:val="0"/>
      <w:marRight w:val="0"/>
      <w:marTop w:val="0"/>
      <w:marBottom w:val="0"/>
      <w:divBdr>
        <w:top w:val="none" w:sz="0" w:space="0" w:color="auto"/>
        <w:left w:val="none" w:sz="0" w:space="0" w:color="auto"/>
        <w:bottom w:val="none" w:sz="0" w:space="0" w:color="auto"/>
        <w:right w:val="none" w:sz="0" w:space="0" w:color="auto"/>
      </w:divBdr>
    </w:div>
    <w:div w:id="2123724308">
      <w:bodyDiv w:val="1"/>
      <w:marLeft w:val="0"/>
      <w:marRight w:val="0"/>
      <w:marTop w:val="0"/>
      <w:marBottom w:val="0"/>
      <w:divBdr>
        <w:top w:val="none" w:sz="0" w:space="0" w:color="auto"/>
        <w:left w:val="none" w:sz="0" w:space="0" w:color="auto"/>
        <w:bottom w:val="none" w:sz="0" w:space="0" w:color="auto"/>
        <w:right w:val="none" w:sz="0" w:space="0" w:color="auto"/>
      </w:divBdr>
    </w:div>
    <w:div w:id="2123914985">
      <w:bodyDiv w:val="1"/>
      <w:marLeft w:val="0"/>
      <w:marRight w:val="0"/>
      <w:marTop w:val="0"/>
      <w:marBottom w:val="0"/>
      <w:divBdr>
        <w:top w:val="none" w:sz="0" w:space="0" w:color="auto"/>
        <w:left w:val="none" w:sz="0" w:space="0" w:color="auto"/>
        <w:bottom w:val="none" w:sz="0" w:space="0" w:color="auto"/>
        <w:right w:val="none" w:sz="0" w:space="0" w:color="auto"/>
      </w:divBdr>
    </w:div>
    <w:div w:id="2128502588">
      <w:bodyDiv w:val="1"/>
      <w:marLeft w:val="0"/>
      <w:marRight w:val="0"/>
      <w:marTop w:val="0"/>
      <w:marBottom w:val="0"/>
      <w:divBdr>
        <w:top w:val="none" w:sz="0" w:space="0" w:color="auto"/>
        <w:left w:val="none" w:sz="0" w:space="0" w:color="auto"/>
        <w:bottom w:val="none" w:sz="0" w:space="0" w:color="auto"/>
        <w:right w:val="none" w:sz="0" w:space="0" w:color="auto"/>
      </w:divBdr>
    </w:div>
    <w:div w:id="2131973402">
      <w:bodyDiv w:val="1"/>
      <w:marLeft w:val="0"/>
      <w:marRight w:val="0"/>
      <w:marTop w:val="0"/>
      <w:marBottom w:val="0"/>
      <w:divBdr>
        <w:top w:val="none" w:sz="0" w:space="0" w:color="auto"/>
        <w:left w:val="none" w:sz="0" w:space="0" w:color="auto"/>
        <w:bottom w:val="none" w:sz="0" w:space="0" w:color="auto"/>
        <w:right w:val="none" w:sz="0" w:space="0" w:color="auto"/>
      </w:divBdr>
    </w:div>
    <w:div w:id="2133591183">
      <w:bodyDiv w:val="1"/>
      <w:marLeft w:val="0"/>
      <w:marRight w:val="0"/>
      <w:marTop w:val="0"/>
      <w:marBottom w:val="0"/>
      <w:divBdr>
        <w:top w:val="none" w:sz="0" w:space="0" w:color="auto"/>
        <w:left w:val="none" w:sz="0" w:space="0" w:color="auto"/>
        <w:bottom w:val="none" w:sz="0" w:space="0" w:color="auto"/>
        <w:right w:val="none" w:sz="0" w:space="0" w:color="auto"/>
      </w:divBdr>
    </w:div>
    <w:div w:id="2135247405">
      <w:bodyDiv w:val="1"/>
      <w:marLeft w:val="0"/>
      <w:marRight w:val="0"/>
      <w:marTop w:val="0"/>
      <w:marBottom w:val="0"/>
      <w:divBdr>
        <w:top w:val="none" w:sz="0" w:space="0" w:color="auto"/>
        <w:left w:val="none" w:sz="0" w:space="0" w:color="auto"/>
        <w:bottom w:val="none" w:sz="0" w:space="0" w:color="auto"/>
        <w:right w:val="none" w:sz="0" w:space="0" w:color="auto"/>
      </w:divBdr>
    </w:div>
    <w:div w:id="2135513944">
      <w:bodyDiv w:val="1"/>
      <w:marLeft w:val="0"/>
      <w:marRight w:val="0"/>
      <w:marTop w:val="0"/>
      <w:marBottom w:val="0"/>
      <w:divBdr>
        <w:top w:val="none" w:sz="0" w:space="0" w:color="auto"/>
        <w:left w:val="none" w:sz="0" w:space="0" w:color="auto"/>
        <w:bottom w:val="none" w:sz="0" w:space="0" w:color="auto"/>
        <w:right w:val="none" w:sz="0" w:space="0" w:color="auto"/>
      </w:divBdr>
    </w:div>
    <w:div w:id="2137218393">
      <w:bodyDiv w:val="1"/>
      <w:marLeft w:val="0"/>
      <w:marRight w:val="0"/>
      <w:marTop w:val="0"/>
      <w:marBottom w:val="0"/>
      <w:divBdr>
        <w:top w:val="none" w:sz="0" w:space="0" w:color="auto"/>
        <w:left w:val="none" w:sz="0" w:space="0" w:color="auto"/>
        <w:bottom w:val="none" w:sz="0" w:space="0" w:color="auto"/>
        <w:right w:val="none" w:sz="0" w:space="0" w:color="auto"/>
      </w:divBdr>
    </w:div>
    <w:div w:id="2138987590">
      <w:bodyDiv w:val="1"/>
      <w:marLeft w:val="0"/>
      <w:marRight w:val="0"/>
      <w:marTop w:val="0"/>
      <w:marBottom w:val="0"/>
      <w:divBdr>
        <w:top w:val="none" w:sz="0" w:space="0" w:color="auto"/>
        <w:left w:val="none" w:sz="0" w:space="0" w:color="auto"/>
        <w:bottom w:val="none" w:sz="0" w:space="0" w:color="auto"/>
        <w:right w:val="none" w:sz="0" w:space="0" w:color="auto"/>
      </w:divBdr>
    </w:div>
    <w:div w:id="2145006301">
      <w:bodyDiv w:val="1"/>
      <w:marLeft w:val="0"/>
      <w:marRight w:val="0"/>
      <w:marTop w:val="0"/>
      <w:marBottom w:val="0"/>
      <w:divBdr>
        <w:top w:val="none" w:sz="0" w:space="0" w:color="auto"/>
        <w:left w:val="none" w:sz="0" w:space="0" w:color="auto"/>
        <w:bottom w:val="none" w:sz="0" w:space="0" w:color="auto"/>
        <w:right w:val="none" w:sz="0" w:space="0" w:color="auto"/>
      </w:divBdr>
    </w:div>
    <w:div w:id="21452727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chart" Target="charts/chart8.xml"/><Relationship Id="rId21" Type="http://schemas.openxmlformats.org/officeDocument/2006/relationships/comments" Target="comments.xml"/><Relationship Id="rId34" Type="http://schemas.openxmlformats.org/officeDocument/2006/relationships/chart" Target="charts/chart3.xml"/><Relationship Id="rId42" Type="http://schemas.openxmlformats.org/officeDocument/2006/relationships/image" Target="media/image20.png"/><Relationship Id="rId47" Type="http://schemas.openxmlformats.org/officeDocument/2006/relationships/chart" Target="charts/chart15.xml"/><Relationship Id="rId50" Type="http://schemas.openxmlformats.org/officeDocument/2006/relationships/chart" Target="charts/chart18.xml"/><Relationship Id="rId55" Type="http://schemas.openxmlformats.org/officeDocument/2006/relationships/chart" Target="charts/chart22.xml"/><Relationship Id="rId63" Type="http://schemas.openxmlformats.org/officeDocument/2006/relationships/chart" Target="charts/chart30.xml"/><Relationship Id="rId68" Type="http://schemas.openxmlformats.org/officeDocument/2006/relationships/chart" Target="charts/chart35.xml"/><Relationship Id="rId7" Type="http://schemas.openxmlformats.org/officeDocument/2006/relationships/footnotes" Target="footnotes.xml"/><Relationship Id="rId71" Type="http://schemas.openxmlformats.org/officeDocument/2006/relationships/chart" Target="charts/chart38.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7.png"/><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chart" Target="charts/chart1.xml"/><Relationship Id="rId37" Type="http://schemas.openxmlformats.org/officeDocument/2006/relationships/chart" Target="charts/chart6.xml"/><Relationship Id="rId40" Type="http://schemas.openxmlformats.org/officeDocument/2006/relationships/chart" Target="charts/chart9.xml"/><Relationship Id="rId45" Type="http://schemas.openxmlformats.org/officeDocument/2006/relationships/chart" Target="charts/chart13.xml"/><Relationship Id="rId53" Type="http://schemas.openxmlformats.org/officeDocument/2006/relationships/image" Target="media/image21.png"/><Relationship Id="rId58" Type="http://schemas.openxmlformats.org/officeDocument/2006/relationships/chart" Target="charts/chart25.xml"/><Relationship Id="rId66" Type="http://schemas.openxmlformats.org/officeDocument/2006/relationships/chart" Target="charts/chart33.xml"/><Relationship Id="rId74" Type="http://schemas.microsoft.com/office/2011/relationships/commentsExtended" Target="commentsExtended.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oleObject" Target="embeddings/oleObject1.bin"/><Relationship Id="rId28" Type="http://schemas.openxmlformats.org/officeDocument/2006/relationships/image" Target="media/image16.jpeg"/><Relationship Id="rId36" Type="http://schemas.openxmlformats.org/officeDocument/2006/relationships/chart" Target="charts/chart5.xml"/><Relationship Id="rId49" Type="http://schemas.openxmlformats.org/officeDocument/2006/relationships/chart" Target="charts/chart17.xml"/><Relationship Id="rId57" Type="http://schemas.openxmlformats.org/officeDocument/2006/relationships/chart" Target="charts/chart24.xml"/><Relationship Id="rId61" Type="http://schemas.openxmlformats.org/officeDocument/2006/relationships/chart" Target="charts/chart28.xml"/><Relationship Id="rId10" Type="http://schemas.openxmlformats.org/officeDocument/2006/relationships/hyperlink" Target="file:///E:\My%20Dropbox\Dropbox\Tesis\Tesis_corregido.docx" TargetMode="External"/><Relationship Id="rId19" Type="http://schemas.openxmlformats.org/officeDocument/2006/relationships/image" Target="media/image9.png"/><Relationship Id="rId31" Type="http://schemas.openxmlformats.org/officeDocument/2006/relationships/image" Target="media/image19.png"/><Relationship Id="rId44" Type="http://schemas.openxmlformats.org/officeDocument/2006/relationships/chart" Target="charts/chart12.xml"/><Relationship Id="rId52" Type="http://schemas.openxmlformats.org/officeDocument/2006/relationships/chart" Target="charts/chart20.xml"/><Relationship Id="rId60" Type="http://schemas.openxmlformats.org/officeDocument/2006/relationships/chart" Target="charts/chart27.xml"/><Relationship Id="rId65" Type="http://schemas.openxmlformats.org/officeDocument/2006/relationships/chart" Target="charts/chart32.xml"/><Relationship Id="rId73"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file:///E:\My%20Dropbox\Dropbox\Tesis\Tesis_corregido.docx" TargetMode="External"/><Relationship Id="rId14" Type="http://schemas.openxmlformats.org/officeDocument/2006/relationships/image" Target="media/image4.png"/><Relationship Id="rId22" Type="http://schemas.openxmlformats.org/officeDocument/2006/relationships/image" Target="media/image11.emf"/><Relationship Id="rId27" Type="http://schemas.openxmlformats.org/officeDocument/2006/relationships/image" Target="media/image15.png"/><Relationship Id="rId30" Type="http://schemas.openxmlformats.org/officeDocument/2006/relationships/image" Target="media/image18.jpeg"/><Relationship Id="rId35" Type="http://schemas.openxmlformats.org/officeDocument/2006/relationships/chart" Target="charts/chart4.xml"/><Relationship Id="rId43" Type="http://schemas.openxmlformats.org/officeDocument/2006/relationships/chart" Target="charts/chart11.xml"/><Relationship Id="rId48" Type="http://schemas.openxmlformats.org/officeDocument/2006/relationships/chart" Target="charts/chart16.xml"/><Relationship Id="rId56" Type="http://schemas.openxmlformats.org/officeDocument/2006/relationships/chart" Target="charts/chart23.xml"/><Relationship Id="rId64" Type="http://schemas.openxmlformats.org/officeDocument/2006/relationships/chart" Target="charts/chart31.xml"/><Relationship Id="rId69" Type="http://schemas.openxmlformats.org/officeDocument/2006/relationships/chart" Target="charts/chart36.xml"/><Relationship Id="rId8" Type="http://schemas.openxmlformats.org/officeDocument/2006/relationships/endnotes" Target="endnotes.xml"/><Relationship Id="rId51" Type="http://schemas.openxmlformats.org/officeDocument/2006/relationships/chart" Target="charts/chart19.xml"/><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chart" Target="charts/chart2.xml"/><Relationship Id="rId38" Type="http://schemas.openxmlformats.org/officeDocument/2006/relationships/chart" Target="charts/chart7.xml"/><Relationship Id="rId46" Type="http://schemas.openxmlformats.org/officeDocument/2006/relationships/chart" Target="charts/chart14.xml"/><Relationship Id="rId59" Type="http://schemas.openxmlformats.org/officeDocument/2006/relationships/chart" Target="charts/chart26.xml"/><Relationship Id="rId67" Type="http://schemas.openxmlformats.org/officeDocument/2006/relationships/chart" Target="charts/chart34.xml"/><Relationship Id="rId20" Type="http://schemas.openxmlformats.org/officeDocument/2006/relationships/image" Target="media/image10.png"/><Relationship Id="rId41" Type="http://schemas.openxmlformats.org/officeDocument/2006/relationships/chart" Target="charts/chart10.xml"/><Relationship Id="rId54" Type="http://schemas.openxmlformats.org/officeDocument/2006/relationships/chart" Target="charts/chart21.xml"/><Relationship Id="rId62" Type="http://schemas.openxmlformats.org/officeDocument/2006/relationships/chart" Target="charts/chart29.xml"/><Relationship Id="rId70" Type="http://schemas.openxmlformats.org/officeDocument/2006/relationships/chart" Target="charts/chart37.xml"/><Relationship Id="rId75"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s>
</file>

<file path=word/charts/_rels/chart1.xml.rels><?xml version="1.0" encoding="UTF-8" standalone="yes"?>
<Relationships xmlns="http://schemas.openxmlformats.org/package/2006/relationships"><Relationship Id="rId2" Type="http://schemas.openxmlformats.org/officeDocument/2006/relationships/oleObject" Target="file:///D:\Tesis\workspaceTesis\docs\Metricas.xls" TargetMode="External"/><Relationship Id="rId1" Type="http://schemas.openxmlformats.org/officeDocument/2006/relationships/themeOverride" Target="../theme/themeOverride1.xml"/></Relationships>
</file>

<file path=word/charts/_rels/chart10.xml.rels><?xml version="1.0" encoding="UTF-8" standalone="yes"?>
<Relationships xmlns="http://schemas.openxmlformats.org/package/2006/relationships"><Relationship Id="rId2" Type="http://schemas.openxmlformats.org/officeDocument/2006/relationships/oleObject" Target="file:///D:\Tesis\workspaceTesis\docs\Metricas.xls" TargetMode="External"/><Relationship Id="rId1" Type="http://schemas.openxmlformats.org/officeDocument/2006/relationships/themeOverride" Target="../theme/themeOverride10.xml"/></Relationships>
</file>

<file path=word/charts/_rels/chart11.xml.rels><?xml version="1.0" encoding="UTF-8" standalone="yes"?>
<Relationships xmlns="http://schemas.openxmlformats.org/package/2006/relationships"><Relationship Id="rId2" Type="http://schemas.openxmlformats.org/officeDocument/2006/relationships/oleObject" Target="file:///D:\Tesis\workspaceTesis\docs\Metricas.xls" TargetMode="External"/><Relationship Id="rId1" Type="http://schemas.openxmlformats.org/officeDocument/2006/relationships/themeOverride" Target="../theme/themeOverride11.xml"/></Relationships>
</file>

<file path=word/charts/_rels/chart12.xml.rels><?xml version="1.0" encoding="UTF-8" standalone="yes"?>
<Relationships xmlns="http://schemas.openxmlformats.org/package/2006/relationships"><Relationship Id="rId2" Type="http://schemas.openxmlformats.org/officeDocument/2006/relationships/oleObject" Target="file:///D:\Tesis\workspaceTesis\docs\Metricas.xls" TargetMode="External"/><Relationship Id="rId1" Type="http://schemas.openxmlformats.org/officeDocument/2006/relationships/themeOverride" Target="../theme/themeOverride12.xml"/></Relationships>
</file>

<file path=word/charts/_rels/chart13.xml.rels><?xml version="1.0" encoding="UTF-8" standalone="yes"?>
<Relationships xmlns="http://schemas.openxmlformats.org/package/2006/relationships"><Relationship Id="rId2" Type="http://schemas.openxmlformats.org/officeDocument/2006/relationships/oleObject" Target="file:///D:\Tesis\workspaceTesis\docs\Metricas.xls" TargetMode="External"/><Relationship Id="rId1" Type="http://schemas.openxmlformats.org/officeDocument/2006/relationships/themeOverride" Target="../theme/themeOverride13.xml"/></Relationships>
</file>

<file path=word/charts/_rels/chart14.xml.rels><?xml version="1.0" encoding="UTF-8" standalone="yes"?>
<Relationships xmlns="http://schemas.openxmlformats.org/package/2006/relationships"><Relationship Id="rId2" Type="http://schemas.openxmlformats.org/officeDocument/2006/relationships/oleObject" Target="file:///D:\Tesis\workspaceTesis\docs\Metricas.xls" TargetMode="External"/><Relationship Id="rId1" Type="http://schemas.openxmlformats.org/officeDocument/2006/relationships/themeOverride" Target="../theme/themeOverride14.xml"/></Relationships>
</file>

<file path=word/charts/_rels/chart15.xml.rels><?xml version="1.0" encoding="UTF-8" standalone="yes"?>
<Relationships xmlns="http://schemas.openxmlformats.org/package/2006/relationships"><Relationship Id="rId2" Type="http://schemas.openxmlformats.org/officeDocument/2006/relationships/oleObject" Target="file:///D:\Tesis\workspaceTesis\docs\Metricas.xls" TargetMode="External"/><Relationship Id="rId1" Type="http://schemas.openxmlformats.org/officeDocument/2006/relationships/themeOverride" Target="../theme/themeOverride15.xml"/></Relationships>
</file>

<file path=word/charts/_rels/chart16.xml.rels><?xml version="1.0" encoding="UTF-8" standalone="yes"?>
<Relationships xmlns="http://schemas.openxmlformats.org/package/2006/relationships"><Relationship Id="rId2" Type="http://schemas.openxmlformats.org/officeDocument/2006/relationships/oleObject" Target="file:///D:\Tesis\workspaceTesis\docs\Metricas.xls" TargetMode="External"/><Relationship Id="rId1" Type="http://schemas.openxmlformats.org/officeDocument/2006/relationships/themeOverride" Target="../theme/themeOverride16.xml"/></Relationships>
</file>

<file path=word/charts/_rels/chart17.xml.rels><?xml version="1.0" encoding="UTF-8" standalone="yes"?>
<Relationships xmlns="http://schemas.openxmlformats.org/package/2006/relationships"><Relationship Id="rId2" Type="http://schemas.openxmlformats.org/officeDocument/2006/relationships/oleObject" Target="file:///D:\Tesis\workspaceTesis\docs\Metricas.xls" TargetMode="External"/><Relationship Id="rId1" Type="http://schemas.openxmlformats.org/officeDocument/2006/relationships/themeOverride" Target="../theme/themeOverride17.xml"/></Relationships>
</file>

<file path=word/charts/_rels/chart18.xml.rels><?xml version="1.0" encoding="UTF-8" standalone="yes"?>
<Relationships xmlns="http://schemas.openxmlformats.org/package/2006/relationships"><Relationship Id="rId2" Type="http://schemas.openxmlformats.org/officeDocument/2006/relationships/oleObject" Target="file:///D:\Tesis\workspaceTesis\docs\Metricas.xls" TargetMode="External"/><Relationship Id="rId1" Type="http://schemas.openxmlformats.org/officeDocument/2006/relationships/themeOverride" Target="../theme/themeOverride18.xml"/></Relationships>
</file>

<file path=word/charts/_rels/chart19.xml.rels><?xml version="1.0" encoding="UTF-8" standalone="yes"?>
<Relationships xmlns="http://schemas.openxmlformats.org/package/2006/relationships"><Relationship Id="rId2" Type="http://schemas.openxmlformats.org/officeDocument/2006/relationships/oleObject" Target="file:///D:\Tesis\workspaceTesis\docs\Metricas.xls" TargetMode="External"/><Relationship Id="rId1" Type="http://schemas.openxmlformats.org/officeDocument/2006/relationships/themeOverride" Target="../theme/themeOverride19.xml"/></Relationships>
</file>

<file path=word/charts/_rels/chart2.xml.rels><?xml version="1.0" encoding="UTF-8" standalone="yes"?>
<Relationships xmlns="http://schemas.openxmlformats.org/package/2006/relationships"><Relationship Id="rId2" Type="http://schemas.openxmlformats.org/officeDocument/2006/relationships/oleObject" Target="file:///D:\Tesis\workspaceTesis\docs\Metricas.xls" TargetMode="External"/><Relationship Id="rId1" Type="http://schemas.openxmlformats.org/officeDocument/2006/relationships/themeOverride" Target="../theme/themeOverride2.xml"/></Relationships>
</file>

<file path=word/charts/_rels/chart20.xml.rels><?xml version="1.0" encoding="UTF-8" standalone="yes"?>
<Relationships xmlns="http://schemas.openxmlformats.org/package/2006/relationships"><Relationship Id="rId2" Type="http://schemas.openxmlformats.org/officeDocument/2006/relationships/oleObject" Target="file:///D:\Tesis\workspaceTesis\docs\Metricas.xls" TargetMode="External"/><Relationship Id="rId1" Type="http://schemas.openxmlformats.org/officeDocument/2006/relationships/themeOverride" Target="../theme/themeOverride20.xml"/></Relationships>
</file>

<file path=word/charts/_rels/chart21.xml.rels><?xml version="1.0" encoding="UTF-8" standalone="yes"?>
<Relationships xmlns="http://schemas.openxmlformats.org/package/2006/relationships"><Relationship Id="rId2" Type="http://schemas.openxmlformats.org/officeDocument/2006/relationships/oleObject" Target="file:///D:\Tesis\workspaceTesis\docs\Metricas.xls" TargetMode="External"/><Relationship Id="rId1" Type="http://schemas.openxmlformats.org/officeDocument/2006/relationships/themeOverride" Target="../theme/themeOverride21.xml"/></Relationships>
</file>

<file path=word/charts/_rels/chart22.xml.rels><?xml version="1.0" encoding="UTF-8" standalone="yes"?>
<Relationships xmlns="http://schemas.openxmlformats.org/package/2006/relationships"><Relationship Id="rId2" Type="http://schemas.openxmlformats.org/officeDocument/2006/relationships/oleObject" Target="file:///D:\Tesis\workspaceTesis\docs\Metricas.xls" TargetMode="External"/><Relationship Id="rId1" Type="http://schemas.openxmlformats.org/officeDocument/2006/relationships/themeOverride" Target="../theme/themeOverride22.xml"/></Relationships>
</file>

<file path=word/charts/_rels/chart23.xml.rels><?xml version="1.0" encoding="UTF-8" standalone="yes"?>
<Relationships xmlns="http://schemas.openxmlformats.org/package/2006/relationships"><Relationship Id="rId2" Type="http://schemas.openxmlformats.org/officeDocument/2006/relationships/oleObject" Target="file:///D:\Tesis\workspaceTesis\docs\Metricas.xls" TargetMode="External"/><Relationship Id="rId1" Type="http://schemas.openxmlformats.org/officeDocument/2006/relationships/themeOverride" Target="../theme/themeOverride23.xml"/></Relationships>
</file>

<file path=word/charts/_rels/chart24.xml.rels><?xml version="1.0" encoding="UTF-8" standalone="yes"?>
<Relationships xmlns="http://schemas.openxmlformats.org/package/2006/relationships"><Relationship Id="rId2" Type="http://schemas.openxmlformats.org/officeDocument/2006/relationships/oleObject" Target="file:///D:\Tesis\workspaceTesis\docs\Metricas.xls" TargetMode="External"/><Relationship Id="rId1" Type="http://schemas.openxmlformats.org/officeDocument/2006/relationships/themeOverride" Target="../theme/themeOverride24.xml"/></Relationships>
</file>

<file path=word/charts/_rels/chart25.xml.rels><?xml version="1.0" encoding="UTF-8" standalone="yes"?>
<Relationships xmlns="http://schemas.openxmlformats.org/package/2006/relationships"><Relationship Id="rId2" Type="http://schemas.openxmlformats.org/officeDocument/2006/relationships/oleObject" Target="file:///D:\Tesis\workspaceTesis\docs\Metricas.xls" TargetMode="External"/><Relationship Id="rId1" Type="http://schemas.openxmlformats.org/officeDocument/2006/relationships/themeOverride" Target="../theme/themeOverride25.xml"/></Relationships>
</file>

<file path=word/charts/_rels/chart26.xml.rels><?xml version="1.0" encoding="UTF-8" standalone="yes"?>
<Relationships xmlns="http://schemas.openxmlformats.org/package/2006/relationships"><Relationship Id="rId2" Type="http://schemas.openxmlformats.org/officeDocument/2006/relationships/oleObject" Target="file:///D:\Tesis\workspaceTesis\docs\Metricas.xls" TargetMode="External"/><Relationship Id="rId1" Type="http://schemas.openxmlformats.org/officeDocument/2006/relationships/themeOverride" Target="../theme/themeOverride26.xml"/></Relationships>
</file>

<file path=word/charts/_rels/chart27.xml.rels><?xml version="1.0" encoding="UTF-8" standalone="yes"?>
<Relationships xmlns="http://schemas.openxmlformats.org/package/2006/relationships"><Relationship Id="rId2" Type="http://schemas.openxmlformats.org/officeDocument/2006/relationships/oleObject" Target="file:///D:\Tesis\workspaceTesis\docs\Metricas.xls" TargetMode="External"/><Relationship Id="rId1" Type="http://schemas.openxmlformats.org/officeDocument/2006/relationships/themeOverride" Target="../theme/themeOverride27.xml"/></Relationships>
</file>

<file path=word/charts/_rels/chart28.xml.rels><?xml version="1.0" encoding="UTF-8" standalone="yes"?>
<Relationships xmlns="http://schemas.openxmlformats.org/package/2006/relationships"><Relationship Id="rId2" Type="http://schemas.openxmlformats.org/officeDocument/2006/relationships/oleObject" Target="file:///D:\Tesis\workspaceTesis\docs\Metricas.xls" TargetMode="External"/><Relationship Id="rId1" Type="http://schemas.openxmlformats.org/officeDocument/2006/relationships/themeOverride" Target="../theme/themeOverride28.xml"/></Relationships>
</file>

<file path=word/charts/_rels/chart29.xml.rels><?xml version="1.0" encoding="UTF-8" standalone="yes"?>
<Relationships xmlns="http://schemas.openxmlformats.org/package/2006/relationships"><Relationship Id="rId2" Type="http://schemas.openxmlformats.org/officeDocument/2006/relationships/oleObject" Target="file:///D:\Tesis\workspaceTesis\docs\Metricas.xls" TargetMode="External"/><Relationship Id="rId1" Type="http://schemas.openxmlformats.org/officeDocument/2006/relationships/themeOverride" Target="../theme/themeOverride29.xml"/></Relationships>
</file>

<file path=word/charts/_rels/chart3.xml.rels><?xml version="1.0" encoding="UTF-8" standalone="yes"?>
<Relationships xmlns="http://schemas.openxmlformats.org/package/2006/relationships"><Relationship Id="rId2" Type="http://schemas.openxmlformats.org/officeDocument/2006/relationships/oleObject" Target="file:///D:\Tesis\workspaceTesis\docs\Metricas.xls" TargetMode="External"/><Relationship Id="rId1" Type="http://schemas.openxmlformats.org/officeDocument/2006/relationships/themeOverride" Target="../theme/themeOverride3.xml"/></Relationships>
</file>

<file path=word/charts/_rels/chart30.xml.rels><?xml version="1.0" encoding="UTF-8" standalone="yes"?>
<Relationships xmlns="http://schemas.openxmlformats.org/package/2006/relationships"><Relationship Id="rId2" Type="http://schemas.openxmlformats.org/officeDocument/2006/relationships/oleObject" Target="file:///D:\Tesis\workspaceTesis\docs\Metricas.xls" TargetMode="External"/><Relationship Id="rId1" Type="http://schemas.openxmlformats.org/officeDocument/2006/relationships/themeOverride" Target="../theme/themeOverride30.xml"/></Relationships>
</file>

<file path=word/charts/_rels/chart31.xml.rels><?xml version="1.0" encoding="UTF-8" standalone="yes"?>
<Relationships xmlns="http://schemas.openxmlformats.org/package/2006/relationships"><Relationship Id="rId2" Type="http://schemas.openxmlformats.org/officeDocument/2006/relationships/oleObject" Target="file:///D:\Tesis\workspaceTesis\docs\Metricas.xls" TargetMode="External"/><Relationship Id="rId1" Type="http://schemas.openxmlformats.org/officeDocument/2006/relationships/themeOverride" Target="../theme/themeOverride31.xml"/></Relationships>
</file>

<file path=word/charts/_rels/chart32.xml.rels><?xml version="1.0" encoding="UTF-8" standalone="yes"?>
<Relationships xmlns="http://schemas.openxmlformats.org/package/2006/relationships"><Relationship Id="rId2" Type="http://schemas.openxmlformats.org/officeDocument/2006/relationships/oleObject" Target="file:///D:\Tesis\workspaceTesis\docs\Metricas.xls" TargetMode="External"/><Relationship Id="rId1" Type="http://schemas.openxmlformats.org/officeDocument/2006/relationships/themeOverride" Target="../theme/themeOverride32.xml"/></Relationships>
</file>

<file path=word/charts/_rels/chart33.xml.rels><?xml version="1.0" encoding="UTF-8" standalone="yes"?>
<Relationships xmlns="http://schemas.openxmlformats.org/package/2006/relationships"><Relationship Id="rId2" Type="http://schemas.openxmlformats.org/officeDocument/2006/relationships/oleObject" Target="file:///D:\Tesis\workspaceTesis\docs\Metricas.xls" TargetMode="External"/><Relationship Id="rId1" Type="http://schemas.openxmlformats.org/officeDocument/2006/relationships/themeOverride" Target="../theme/themeOverride33.xml"/></Relationships>
</file>

<file path=word/charts/_rels/chart34.xml.rels><?xml version="1.0" encoding="UTF-8" standalone="yes"?>
<Relationships xmlns="http://schemas.openxmlformats.org/package/2006/relationships"><Relationship Id="rId2" Type="http://schemas.openxmlformats.org/officeDocument/2006/relationships/oleObject" Target="file:///D:\Tesis\workspaceTesis\docs\Metricas.xls" TargetMode="External"/><Relationship Id="rId1" Type="http://schemas.openxmlformats.org/officeDocument/2006/relationships/themeOverride" Target="../theme/themeOverride34.xml"/></Relationships>
</file>

<file path=word/charts/_rels/chart35.xml.rels><?xml version="1.0" encoding="UTF-8" standalone="yes"?>
<Relationships xmlns="http://schemas.openxmlformats.org/package/2006/relationships"><Relationship Id="rId2" Type="http://schemas.openxmlformats.org/officeDocument/2006/relationships/oleObject" Target="file:///D:\Tesis\workspaceTesis\docs\Metricas.xls" TargetMode="External"/><Relationship Id="rId1" Type="http://schemas.openxmlformats.org/officeDocument/2006/relationships/themeOverride" Target="../theme/themeOverride35.xml"/></Relationships>
</file>

<file path=word/charts/_rels/chart36.xml.rels><?xml version="1.0" encoding="UTF-8" standalone="yes"?>
<Relationships xmlns="http://schemas.openxmlformats.org/package/2006/relationships"><Relationship Id="rId2" Type="http://schemas.openxmlformats.org/officeDocument/2006/relationships/oleObject" Target="file:///D:\Tesis\workspaceTesis\docs\Metricas.xls" TargetMode="External"/><Relationship Id="rId1" Type="http://schemas.openxmlformats.org/officeDocument/2006/relationships/themeOverride" Target="../theme/themeOverride36.xml"/></Relationships>
</file>

<file path=word/charts/_rels/chart37.xml.rels><?xml version="1.0" encoding="UTF-8" standalone="yes"?>
<Relationships xmlns="http://schemas.openxmlformats.org/package/2006/relationships"><Relationship Id="rId2" Type="http://schemas.openxmlformats.org/officeDocument/2006/relationships/oleObject" Target="file:///D:\Tesis\workspaceTesis\docs\Metricas.xls" TargetMode="External"/><Relationship Id="rId1" Type="http://schemas.openxmlformats.org/officeDocument/2006/relationships/themeOverride" Target="../theme/themeOverride37.xml"/></Relationships>
</file>

<file path=word/charts/_rels/chart38.xml.rels><?xml version="1.0" encoding="UTF-8" standalone="yes"?>
<Relationships xmlns="http://schemas.openxmlformats.org/package/2006/relationships"><Relationship Id="rId2" Type="http://schemas.openxmlformats.org/officeDocument/2006/relationships/oleObject" Target="file:///D:\Tesis\workspaceTesis\docs\Metricas.xls" TargetMode="External"/><Relationship Id="rId1" Type="http://schemas.openxmlformats.org/officeDocument/2006/relationships/themeOverride" Target="../theme/themeOverride38.xml"/></Relationships>
</file>

<file path=word/charts/_rels/chart4.xml.rels><?xml version="1.0" encoding="UTF-8" standalone="yes"?>
<Relationships xmlns="http://schemas.openxmlformats.org/package/2006/relationships"><Relationship Id="rId2" Type="http://schemas.openxmlformats.org/officeDocument/2006/relationships/oleObject" Target="file:///D:\Tesis\workspaceTesis\docs\Metricas.xls" TargetMode="External"/><Relationship Id="rId1" Type="http://schemas.openxmlformats.org/officeDocument/2006/relationships/themeOverride" Target="../theme/themeOverride4.xml"/></Relationships>
</file>

<file path=word/charts/_rels/chart5.xml.rels><?xml version="1.0" encoding="UTF-8" standalone="yes"?>
<Relationships xmlns="http://schemas.openxmlformats.org/package/2006/relationships"><Relationship Id="rId2" Type="http://schemas.openxmlformats.org/officeDocument/2006/relationships/oleObject" Target="file:///D:\Tesis\workspaceTesis\docs\Metricas.xls" TargetMode="External"/><Relationship Id="rId1" Type="http://schemas.openxmlformats.org/officeDocument/2006/relationships/themeOverride" Target="../theme/themeOverride5.xml"/></Relationships>
</file>

<file path=word/charts/_rels/chart6.xml.rels><?xml version="1.0" encoding="UTF-8" standalone="yes"?>
<Relationships xmlns="http://schemas.openxmlformats.org/package/2006/relationships"><Relationship Id="rId2" Type="http://schemas.openxmlformats.org/officeDocument/2006/relationships/oleObject" Target="file:///D:\Tesis\workspaceTesis\docs\Metricas.xls" TargetMode="External"/><Relationship Id="rId1" Type="http://schemas.openxmlformats.org/officeDocument/2006/relationships/themeOverride" Target="../theme/themeOverride6.xml"/></Relationships>
</file>

<file path=word/charts/_rels/chart7.xml.rels><?xml version="1.0" encoding="UTF-8" standalone="yes"?>
<Relationships xmlns="http://schemas.openxmlformats.org/package/2006/relationships"><Relationship Id="rId2" Type="http://schemas.openxmlformats.org/officeDocument/2006/relationships/oleObject" Target="file:///D:\Tesis\workspaceTesis\docs\Metricas.xls" TargetMode="External"/><Relationship Id="rId1" Type="http://schemas.openxmlformats.org/officeDocument/2006/relationships/themeOverride" Target="../theme/themeOverride7.xml"/></Relationships>
</file>

<file path=word/charts/_rels/chart8.xml.rels><?xml version="1.0" encoding="UTF-8" standalone="yes"?>
<Relationships xmlns="http://schemas.openxmlformats.org/package/2006/relationships"><Relationship Id="rId2" Type="http://schemas.openxmlformats.org/officeDocument/2006/relationships/oleObject" Target="file:///D:\Tesis\workspaceTesis\docs\Metricas.xls" TargetMode="External"/><Relationship Id="rId1" Type="http://schemas.openxmlformats.org/officeDocument/2006/relationships/themeOverride" Target="../theme/themeOverride8.xml"/></Relationships>
</file>

<file path=word/charts/_rels/chart9.xml.rels><?xml version="1.0" encoding="UTF-8" standalone="yes"?>
<Relationships xmlns="http://schemas.openxmlformats.org/package/2006/relationships"><Relationship Id="rId2" Type="http://schemas.openxmlformats.org/officeDocument/2006/relationships/oleObject" Target="file:///D:\Tesis\workspaceTesis\docs\Metricas.xls" TargetMode="External"/><Relationship Id="rId1" Type="http://schemas.openxmlformats.org/officeDocument/2006/relationships/themeOverride" Target="../theme/themeOverride9.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AR"/>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8.698477690288714E-2"/>
          <c:y val="3.7369916107053487E-2"/>
          <c:w val="0.68844776902887139"/>
          <c:h val="0.80693490995038086"/>
        </c:manualLayout>
      </c:layout>
      <c:lineChart>
        <c:grouping val="standard"/>
        <c:varyColors val="0"/>
        <c:ser>
          <c:idx val="0"/>
          <c:order val="0"/>
          <c:tx>
            <c:strRef>
              <c:f>neoedit!$A$5</c:f>
              <c:strCache>
                <c:ptCount val="1"/>
                <c:pt idx="0">
                  <c:v>Líneas de código adicionales</c:v>
                </c:pt>
              </c:strCache>
            </c:strRef>
          </c:tx>
          <c:dLbls>
            <c:dLbl>
              <c:idx val="0"/>
              <c:layout>
                <c:manualLayout>
                  <c:x val="0"/>
                  <c:y val="3.4258553243413467E-2"/>
                </c:manualLayout>
              </c:layout>
              <c:dLblPos val="r"/>
              <c:showLegendKey val="0"/>
              <c:showVal val="1"/>
              <c:showCatName val="0"/>
              <c:showSerName val="0"/>
              <c:showPercent val="0"/>
              <c:showBubbleSize val="0"/>
              <c:extLst>
                <c:ext xmlns:c15="http://schemas.microsoft.com/office/drawing/2012/chart" uri="{CE6537A1-D6FC-4f65-9D91-7224C49458BB}"/>
              </c:extLst>
            </c:dLbl>
            <c:dLbl>
              <c:idx val="1"/>
              <c:layout>
                <c:manualLayout>
                  <c:x val="0"/>
                  <c:y val="3.4411491987465063E-2"/>
                </c:manualLayout>
              </c:layout>
              <c:dLblPos val="r"/>
              <c:showLegendKey val="0"/>
              <c:showVal val="1"/>
              <c:showCatName val="0"/>
              <c:showSerName val="0"/>
              <c:showPercent val="0"/>
              <c:showBubbleSize val="0"/>
              <c:extLst>
                <c:ext xmlns:c15="http://schemas.microsoft.com/office/drawing/2012/chart" uri="{CE6537A1-D6FC-4f65-9D91-7224C49458BB}"/>
              </c:extLst>
            </c:dLbl>
            <c:dLbl>
              <c:idx val="2"/>
              <c:layout>
                <c:manualLayout>
                  <c:x val="0"/>
                  <c:y val="2.7207720194037256E-2"/>
                </c:manualLayout>
              </c:layout>
              <c:dLblPos val="r"/>
              <c:showLegendKey val="0"/>
              <c:showVal val="1"/>
              <c:showCatName val="0"/>
              <c:showSerName val="0"/>
              <c:showPercent val="0"/>
              <c:showBubbleSize val="0"/>
              <c:extLst>
                <c:ext xmlns:c15="http://schemas.microsoft.com/office/drawing/2012/chart" uri="{CE6537A1-D6FC-4f65-9D91-7224C49458BB}"/>
              </c:extLst>
            </c:dLbl>
            <c:dLbl>
              <c:idx val="3"/>
              <c:layout>
                <c:manualLayout>
                  <c:x val="0"/>
                  <c:y val="4.1462325036841212E-2"/>
                </c:manualLayout>
              </c:layout>
              <c:dLblPos val="r"/>
              <c:showLegendKey val="0"/>
              <c:showVal val="1"/>
              <c:showCatName val="0"/>
              <c:showSerName val="0"/>
              <c:showPercent val="0"/>
              <c:showBubbleSize val="0"/>
              <c:extLst>
                <c:ext xmlns:c15="http://schemas.microsoft.com/office/drawing/2012/chart" uri="{CE6537A1-D6FC-4f65-9D91-7224C49458BB}"/>
              </c:extLst>
            </c:dLbl>
            <c:dLbl>
              <c:idx val="4"/>
              <c:layout>
                <c:manualLayout>
                  <c:x val="0"/>
                  <c:y val="3.4258553243413405E-2"/>
                </c:manualLayout>
              </c:layout>
              <c:dLblPos val="r"/>
              <c:showLegendKey val="0"/>
              <c:showVal val="1"/>
              <c:showCatName val="0"/>
              <c:showSerName val="0"/>
              <c:showPercent val="0"/>
              <c:showBubbleSize val="0"/>
              <c:extLst>
                <c:ext xmlns:c15="http://schemas.microsoft.com/office/drawing/2012/chart" uri="{CE6537A1-D6FC-4f65-9D91-7224C49458BB}"/>
              </c:extLst>
            </c:dLbl>
            <c:dLbl>
              <c:idx val="5"/>
              <c:layout>
                <c:manualLayout>
                  <c:x val="0"/>
                  <c:y val="2.7360658938088915E-2"/>
                </c:manualLayout>
              </c:layout>
              <c:dLblPos val="r"/>
              <c:showLegendKey val="0"/>
              <c:showVal val="1"/>
              <c:showCatName val="0"/>
              <c:showSerName val="0"/>
              <c:showPercent val="0"/>
              <c:showBubbleSize val="0"/>
              <c:extLst>
                <c:ext xmlns:c15="http://schemas.microsoft.com/office/drawing/2012/chart" uri="{CE6537A1-D6FC-4f65-9D91-7224C49458BB}"/>
              </c:extLst>
            </c:dLbl>
            <c:spPr>
              <a:noFill/>
              <a:ln w="25400">
                <a:noFill/>
              </a:ln>
            </c:spPr>
            <c:txPr>
              <a:bodyPr/>
              <a:lstStyle/>
              <a:p>
                <a:pPr>
                  <a:defRPr sz="1000" b="0" i="0" u="none" strike="noStrike" baseline="0">
                    <a:solidFill>
                      <a:srgbClr val="333333"/>
                    </a:solidFill>
                    <a:latin typeface="Calibri"/>
                    <a:ea typeface="Calibri"/>
                    <a:cs typeface="Calibri"/>
                  </a:defRPr>
                </a:pPr>
                <a:endParaRPr lang="es-AR"/>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neoedit!$B$2:$G$2</c:f>
              <c:strCache>
                <c:ptCount val="6"/>
                <c:pt idx="0">
                  <c:v>CloudLoop</c:v>
                </c:pt>
                <c:pt idx="1">
                  <c:v>Dasein</c:v>
                </c:pt>
                <c:pt idx="2">
                  <c:v>JClouds</c:v>
                </c:pt>
                <c:pt idx="3">
                  <c:v>JetS3t</c:v>
                </c:pt>
                <c:pt idx="4">
                  <c:v>libcloud</c:v>
                </c:pt>
                <c:pt idx="5">
                  <c:v>Aether</c:v>
                </c:pt>
              </c:strCache>
            </c:strRef>
          </c:cat>
          <c:val>
            <c:numRef>
              <c:f>neoedit!$B$5:$G$5</c:f>
              <c:numCache>
                <c:formatCode>General</c:formatCode>
                <c:ptCount val="6"/>
                <c:pt idx="0">
                  <c:v>252</c:v>
                </c:pt>
                <c:pt idx="1">
                  <c:v>256</c:v>
                </c:pt>
                <c:pt idx="2">
                  <c:v>242</c:v>
                </c:pt>
                <c:pt idx="3">
                  <c:v>257</c:v>
                </c:pt>
                <c:pt idx="4">
                  <c:v>250</c:v>
                </c:pt>
                <c:pt idx="5">
                  <c:v>252</c:v>
                </c:pt>
              </c:numCache>
            </c:numRef>
          </c:val>
          <c:smooth val="0"/>
        </c:ser>
        <c:ser>
          <c:idx val="1"/>
          <c:order val="1"/>
          <c:tx>
            <c:strRef>
              <c:f>neoedit!$A$6</c:f>
              <c:strCache>
                <c:ptCount val="1"/>
                <c:pt idx="0">
                  <c:v>Líneas de configuración adicionales</c:v>
                </c:pt>
              </c:strCache>
            </c:strRef>
          </c:tx>
          <c:dLbls>
            <c:dLbl>
              <c:idx val="1"/>
              <c:layout>
                <c:manualLayout>
                  <c:x val="0"/>
                  <c:y val="-2.4945913107407729E-2"/>
                </c:manualLayout>
              </c:layout>
              <c:dLblPos val="r"/>
              <c:showLegendKey val="0"/>
              <c:showVal val="1"/>
              <c:showCatName val="0"/>
              <c:showSerName val="0"/>
              <c:showPercent val="0"/>
              <c:showBubbleSize val="0"/>
              <c:extLst>
                <c:ext xmlns:c15="http://schemas.microsoft.com/office/drawing/2012/chart" uri="{CE6537A1-D6FC-4f65-9D91-7224C49458BB}"/>
              </c:extLst>
            </c:dLbl>
            <c:dLbl>
              <c:idx val="2"/>
              <c:layout>
                <c:manualLayout>
                  <c:x val="0"/>
                  <c:y val="-2.4945913107407729E-2"/>
                </c:manualLayout>
              </c:layout>
              <c:dLblPos val="r"/>
              <c:showLegendKey val="0"/>
              <c:showVal val="1"/>
              <c:showCatName val="0"/>
              <c:showSerName val="0"/>
              <c:showPercent val="0"/>
              <c:showBubbleSize val="0"/>
              <c:extLst>
                <c:ext xmlns:c15="http://schemas.microsoft.com/office/drawing/2012/chart" uri="{CE6537A1-D6FC-4f65-9D91-7224C49458BB}"/>
              </c:extLst>
            </c:dLbl>
            <c:dLbl>
              <c:idx val="3"/>
              <c:layout>
                <c:manualLayout>
                  <c:x val="0"/>
                  <c:y val="-2.1382211234920911E-2"/>
                </c:manualLayout>
              </c:layout>
              <c:dLblPos val="r"/>
              <c:showLegendKey val="0"/>
              <c:showVal val="1"/>
              <c:showCatName val="0"/>
              <c:showSerName val="0"/>
              <c:showPercent val="0"/>
              <c:showBubbleSize val="0"/>
              <c:extLst>
                <c:ext xmlns:c15="http://schemas.microsoft.com/office/drawing/2012/chart" uri="{CE6537A1-D6FC-4f65-9D91-7224C49458BB}"/>
              </c:extLst>
            </c:dLbl>
            <c:dLbl>
              <c:idx val="4"/>
              <c:layout>
                <c:manualLayout>
                  <c:x val="0"/>
                  <c:y val="-2.4945913107407729E-2"/>
                </c:manualLayout>
              </c:layout>
              <c:dLblPos val="r"/>
              <c:showLegendKey val="0"/>
              <c:showVal val="1"/>
              <c:showCatName val="0"/>
              <c:showSerName val="0"/>
              <c:showPercent val="0"/>
              <c:showBubbleSize val="0"/>
              <c:extLst>
                <c:ext xmlns:c15="http://schemas.microsoft.com/office/drawing/2012/chart" uri="{CE6537A1-D6FC-4f65-9D91-7224C49458BB}"/>
              </c:extLst>
            </c:dLbl>
            <c:dLbl>
              <c:idx val="5"/>
              <c:layout>
                <c:manualLayout>
                  <c:x val="0"/>
                  <c:y val="-2.1382211234920911E-2"/>
                </c:manualLayout>
              </c:layout>
              <c:dLblPos val="r"/>
              <c:showLegendKey val="0"/>
              <c:showVal val="1"/>
              <c:showCatName val="0"/>
              <c:showSerName val="0"/>
              <c:showPercent val="0"/>
              <c:showBubbleSize val="0"/>
              <c:extLst>
                <c:ext xmlns:c15="http://schemas.microsoft.com/office/drawing/2012/chart" uri="{CE6537A1-D6FC-4f65-9D91-7224C49458BB}"/>
              </c:extLst>
            </c:dLbl>
            <c:spPr>
              <a:noFill/>
              <a:ln w="25400">
                <a:noFill/>
              </a:ln>
            </c:spPr>
            <c:txPr>
              <a:bodyPr/>
              <a:lstStyle/>
              <a:p>
                <a:pPr>
                  <a:defRPr sz="1000" b="0" i="0" u="none" strike="noStrike" baseline="0">
                    <a:solidFill>
                      <a:srgbClr val="333333"/>
                    </a:solidFill>
                    <a:latin typeface="Calibri"/>
                    <a:ea typeface="Calibri"/>
                    <a:cs typeface="Calibri"/>
                  </a:defRPr>
                </a:pPr>
                <a:endParaRPr lang="es-AR"/>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neoedit!$B$2:$G$2</c:f>
              <c:strCache>
                <c:ptCount val="6"/>
                <c:pt idx="0">
                  <c:v>CloudLoop</c:v>
                </c:pt>
                <c:pt idx="1">
                  <c:v>Dasein</c:v>
                </c:pt>
                <c:pt idx="2">
                  <c:v>JClouds</c:v>
                </c:pt>
                <c:pt idx="3">
                  <c:v>JetS3t</c:v>
                </c:pt>
                <c:pt idx="4">
                  <c:v>libcloud</c:v>
                </c:pt>
                <c:pt idx="5">
                  <c:v>Aether</c:v>
                </c:pt>
              </c:strCache>
            </c:strRef>
          </c:cat>
          <c:val>
            <c:numRef>
              <c:f>neoedit!$B$6:$G$6</c:f>
              <c:numCache>
                <c:formatCode>General</c:formatCode>
                <c:ptCount val="6"/>
                <c:pt idx="0">
                  <c:v>133</c:v>
                </c:pt>
                <c:pt idx="1">
                  <c:v>3</c:v>
                </c:pt>
                <c:pt idx="2">
                  <c:v>3</c:v>
                </c:pt>
                <c:pt idx="3">
                  <c:v>3</c:v>
                </c:pt>
                <c:pt idx="4">
                  <c:v>3</c:v>
                </c:pt>
                <c:pt idx="5">
                  <c:v>7</c:v>
                </c:pt>
              </c:numCache>
            </c:numRef>
          </c:val>
          <c:smooth val="0"/>
        </c:ser>
        <c:dLbls>
          <c:showLegendKey val="0"/>
          <c:showVal val="0"/>
          <c:showCatName val="0"/>
          <c:showSerName val="0"/>
          <c:showPercent val="0"/>
          <c:showBubbleSize val="0"/>
        </c:dLbls>
        <c:marker val="1"/>
        <c:smooth val="0"/>
        <c:axId val="369841664"/>
        <c:axId val="369843584"/>
      </c:lineChart>
      <c:catAx>
        <c:axId val="369841664"/>
        <c:scaling>
          <c:orientation val="minMax"/>
        </c:scaling>
        <c:delete val="0"/>
        <c:axPos val="b"/>
        <c:title>
          <c:tx>
            <c:rich>
              <a:bodyPr/>
              <a:lstStyle/>
              <a:p>
                <a:pPr>
                  <a:defRPr b="1"/>
                </a:pPr>
                <a:r>
                  <a:rPr lang="es-ES_tradnl" b="1"/>
                  <a:t>Frameworks</a:t>
                </a:r>
              </a:p>
            </c:rich>
          </c:tx>
          <c:overlay val="0"/>
        </c:title>
        <c:numFmt formatCode="General" sourceLinked="1"/>
        <c:majorTickMark val="none"/>
        <c:minorTickMark val="none"/>
        <c:tickLblPos val="nextTo"/>
        <c:txPr>
          <a:bodyPr rot="0" vert="horz"/>
          <a:lstStyle/>
          <a:p>
            <a:pPr>
              <a:defRPr sz="1000" b="0" i="0" u="none" strike="noStrike" baseline="0">
                <a:solidFill>
                  <a:srgbClr val="333333"/>
                </a:solidFill>
                <a:latin typeface="Calibri"/>
                <a:ea typeface="Calibri"/>
                <a:cs typeface="Calibri"/>
              </a:defRPr>
            </a:pPr>
            <a:endParaRPr lang="es-AR"/>
          </a:p>
        </c:txPr>
        <c:crossAx val="369843584"/>
        <c:crosses val="autoZero"/>
        <c:auto val="1"/>
        <c:lblAlgn val="ctr"/>
        <c:lblOffset val="100"/>
        <c:noMultiLvlLbl val="0"/>
      </c:catAx>
      <c:valAx>
        <c:axId val="369843584"/>
        <c:scaling>
          <c:orientation val="minMax"/>
        </c:scaling>
        <c:delete val="0"/>
        <c:axPos val="l"/>
        <c:majorGridlines>
          <c:spPr>
            <a:ln w="9525" cap="flat" cmpd="sng" algn="ctr">
              <a:solidFill>
                <a:schemeClr val="accent6">
                  <a:shade val="95000"/>
                  <a:satMod val="105000"/>
                </a:schemeClr>
              </a:solidFill>
              <a:prstDash val="solid"/>
            </a:ln>
            <a:effectLst/>
          </c:spPr>
        </c:majorGridlines>
        <c:title>
          <c:tx>
            <c:rich>
              <a:bodyPr/>
              <a:lstStyle/>
              <a:p>
                <a:pPr>
                  <a:defRPr sz="1000" b="1" i="0" u="none" strike="noStrike" baseline="0">
                    <a:solidFill>
                      <a:srgbClr val="333333"/>
                    </a:solidFill>
                    <a:latin typeface="Calibri"/>
                    <a:ea typeface="Calibri"/>
                    <a:cs typeface="Calibri"/>
                  </a:defRPr>
                </a:pPr>
                <a:r>
                  <a:rPr lang="es-ES_tradnl"/>
                  <a:t>Nro de líneas</a:t>
                </a:r>
              </a:p>
            </c:rich>
          </c:tx>
          <c:overlay val="0"/>
          <c:spPr>
            <a:noFill/>
            <a:ln w="25400">
              <a:noFill/>
            </a:ln>
          </c:spPr>
        </c:title>
        <c:numFmt formatCode="General" sourceLinked="1"/>
        <c:majorTickMark val="none"/>
        <c:minorTickMark val="none"/>
        <c:tickLblPos val="nextTo"/>
        <c:txPr>
          <a:bodyPr rot="0" vert="horz"/>
          <a:lstStyle/>
          <a:p>
            <a:pPr>
              <a:defRPr sz="1000" b="0" i="0" u="none" strike="noStrike" baseline="0">
                <a:solidFill>
                  <a:srgbClr val="333333"/>
                </a:solidFill>
                <a:latin typeface="Calibri"/>
                <a:ea typeface="Calibri"/>
                <a:cs typeface="Calibri"/>
              </a:defRPr>
            </a:pPr>
            <a:endParaRPr lang="es-AR"/>
          </a:p>
        </c:txPr>
        <c:crossAx val="369841664"/>
        <c:crosses val="autoZero"/>
        <c:crossBetween val="between"/>
      </c:valAx>
    </c:plotArea>
    <c:legend>
      <c:legendPos val="r"/>
      <c:layout>
        <c:manualLayout>
          <c:xMode val="edge"/>
          <c:yMode val="edge"/>
          <c:x val="0.77333333333333332"/>
          <c:y val="0.38496218801200699"/>
          <c:w val="0.21541666666666667"/>
          <c:h val="0.23268512025256405"/>
        </c:manualLayout>
      </c:layout>
      <c:overlay val="0"/>
      <c:txPr>
        <a:bodyPr/>
        <a:lstStyle/>
        <a:p>
          <a:pPr>
            <a:defRPr sz="920" b="0" i="0" u="none" strike="noStrike" baseline="0">
              <a:solidFill>
                <a:srgbClr val="333333"/>
              </a:solidFill>
              <a:latin typeface="Calibri"/>
              <a:ea typeface="Calibri"/>
              <a:cs typeface="Calibri"/>
            </a:defRPr>
          </a:pPr>
          <a:endParaRPr lang="es-AR"/>
        </a:p>
      </c:txPr>
    </c:legend>
    <c:plotVisOnly val="1"/>
    <c:dispBlanksAs val="gap"/>
    <c:showDLblsOverMax val="0"/>
  </c:chart>
  <c:txPr>
    <a:bodyPr/>
    <a:lstStyle/>
    <a:p>
      <a:pPr>
        <a:defRPr sz="1000" b="0" i="0" u="none" strike="noStrike" baseline="0">
          <a:solidFill>
            <a:srgbClr val="333333"/>
          </a:solidFill>
          <a:latin typeface="Calibri"/>
          <a:ea typeface="Calibri"/>
          <a:cs typeface="Calibri"/>
        </a:defRPr>
      </a:pPr>
      <a:endParaRPr lang="es-AR"/>
    </a:p>
  </c:txPr>
  <c:externalData r:id="rId2">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s-AR"/>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7.8633068238184875E-2"/>
          <c:y val="3.8828476125094213E-2"/>
          <c:w val="0.7415416251942224"/>
          <c:h val="0.79939951649594776"/>
        </c:manualLayout>
      </c:layout>
      <c:lineChart>
        <c:grouping val="standard"/>
        <c:varyColors val="0"/>
        <c:ser>
          <c:idx val="1"/>
          <c:order val="0"/>
          <c:tx>
            <c:strRef>
              <c:f>neoedit!$A$33</c:f>
              <c:strCache>
                <c:ptCount val="1"/>
                <c:pt idx="0">
                  <c:v>Consumo de CPU (Segs)</c:v>
                </c:pt>
              </c:strCache>
            </c:strRef>
          </c:tx>
          <c:dLbls>
            <c:dLbl>
              <c:idx val="0"/>
              <c:layout>
                <c:manualLayout>
                  <c:x val="-6.5601044673590323E-3"/>
                  <c:y val="-4.2763276356036758E-2"/>
                </c:manualLayout>
              </c:layout>
              <c:dLblPos val="r"/>
              <c:showLegendKey val="0"/>
              <c:showVal val="1"/>
              <c:showCatName val="0"/>
              <c:showSerName val="0"/>
              <c:showPercent val="0"/>
              <c:showBubbleSize val="0"/>
              <c:extLst>
                <c:ext xmlns:c15="http://schemas.microsoft.com/office/drawing/2012/chart" uri="{CE6537A1-D6FC-4f65-9D91-7224C49458BB}"/>
              </c:extLst>
            </c:dLbl>
            <c:dLbl>
              <c:idx val="1"/>
              <c:layout>
                <c:manualLayout>
                  <c:x val="-4.1080174212076662E-3"/>
                  <c:y val="-3.5509536537954918E-2"/>
                </c:manualLayout>
              </c:layout>
              <c:dLblPos val="r"/>
              <c:showLegendKey val="0"/>
              <c:showVal val="1"/>
              <c:showCatName val="0"/>
              <c:showSerName val="0"/>
              <c:showPercent val="0"/>
              <c:showBubbleSize val="0"/>
              <c:extLst>
                <c:ext xmlns:c15="http://schemas.microsoft.com/office/drawing/2012/chart" uri="{CE6537A1-D6FC-4f65-9D91-7224C49458BB}"/>
              </c:extLst>
            </c:dLbl>
            <c:dLbl>
              <c:idx val="2"/>
              <c:layout>
                <c:manualLayout>
                  <c:x val="-4.0436515463599635E-4"/>
                  <c:y val="-2.8919659026748288E-2"/>
                </c:manualLayout>
              </c:layout>
              <c:dLblPos val="r"/>
              <c:showLegendKey val="0"/>
              <c:showVal val="1"/>
              <c:showCatName val="0"/>
              <c:showSerName val="0"/>
              <c:showPercent val="0"/>
              <c:showBubbleSize val="0"/>
              <c:extLst>
                <c:ext xmlns:c15="http://schemas.microsoft.com/office/drawing/2012/chart" uri="{CE6537A1-D6FC-4f65-9D91-7224C49458BB}"/>
              </c:extLst>
            </c:dLbl>
            <c:dLbl>
              <c:idx val="3"/>
              <c:layout>
                <c:manualLayout>
                  <c:x val="-1.7069737697456226E-3"/>
                  <c:y val="-3.172078713732715E-2"/>
                </c:manualLayout>
              </c:layout>
              <c:dLblPos val="r"/>
              <c:showLegendKey val="0"/>
              <c:showVal val="1"/>
              <c:showCatName val="0"/>
              <c:showSerName val="0"/>
              <c:showPercent val="0"/>
              <c:showBubbleSize val="0"/>
              <c:extLst>
                <c:ext xmlns:c15="http://schemas.microsoft.com/office/drawing/2012/chart" uri="{CE6537A1-D6FC-4f65-9D91-7224C49458BB}"/>
              </c:extLst>
            </c:dLbl>
            <c:dLbl>
              <c:idx val="4"/>
              <c:layout>
                <c:manualLayout>
                  <c:x val="-5.5127128256957994E-3"/>
                  <c:y val="-3.172078713732715E-2"/>
                </c:manualLayout>
              </c:layout>
              <c:dLblPos val="r"/>
              <c:showLegendKey val="0"/>
              <c:showVal val="1"/>
              <c:showCatName val="0"/>
              <c:showSerName val="0"/>
              <c:showPercent val="0"/>
              <c:showBubbleSize val="0"/>
              <c:extLst>
                <c:ext xmlns:c15="http://schemas.microsoft.com/office/drawing/2012/chart" uri="{CE6537A1-D6FC-4f65-9D91-7224C49458BB}"/>
              </c:extLst>
            </c:dLbl>
            <c:dLbl>
              <c:idx val="5"/>
              <c:layout>
                <c:manualLayout>
                  <c:x val="-5.563756220385122E-3"/>
                  <c:y val="-3.7323043358484992E-2"/>
                </c:manualLayout>
              </c:layout>
              <c:dLblPos val="r"/>
              <c:showLegendKey val="0"/>
              <c:showVal val="1"/>
              <c:showCatName val="0"/>
              <c:showSerName val="0"/>
              <c:showPercent val="0"/>
              <c:showBubbleSize val="0"/>
              <c:extLst>
                <c:ext xmlns:c15="http://schemas.microsoft.com/office/drawing/2012/chart" uri="{CE6537A1-D6FC-4f65-9D91-7224C49458BB}"/>
              </c:extLst>
            </c:dLbl>
            <c:spPr>
              <a:noFill/>
              <a:ln w="25400">
                <a:noFill/>
              </a:ln>
            </c:spPr>
            <c:txPr>
              <a:bodyPr/>
              <a:lstStyle/>
              <a:p>
                <a:pPr>
                  <a:defRPr sz="1000" b="0" i="0" u="none" strike="noStrike" baseline="0">
                    <a:solidFill>
                      <a:srgbClr val="333333"/>
                    </a:solidFill>
                    <a:latin typeface="Calibri"/>
                    <a:ea typeface="Calibri"/>
                    <a:cs typeface="Calibri"/>
                  </a:defRPr>
                </a:pPr>
                <a:endParaRPr lang="es-AR"/>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neoedit!$B$31:$G$31</c:f>
              <c:strCache>
                <c:ptCount val="6"/>
                <c:pt idx="0">
                  <c:v>CloudLoop</c:v>
                </c:pt>
                <c:pt idx="1">
                  <c:v>Dasein</c:v>
                </c:pt>
                <c:pt idx="2">
                  <c:v>JClouds</c:v>
                </c:pt>
                <c:pt idx="3">
                  <c:v>JetS3t</c:v>
                </c:pt>
                <c:pt idx="4">
                  <c:v>libcloud</c:v>
                </c:pt>
                <c:pt idx="5">
                  <c:v>Original</c:v>
                </c:pt>
              </c:strCache>
            </c:strRef>
          </c:cat>
          <c:val>
            <c:numRef>
              <c:f>neoedit!$B$33:$G$33</c:f>
              <c:numCache>
                <c:formatCode>General</c:formatCode>
                <c:ptCount val="6"/>
                <c:pt idx="0">
                  <c:v>9</c:v>
                </c:pt>
                <c:pt idx="1">
                  <c:v>5</c:v>
                </c:pt>
                <c:pt idx="2">
                  <c:v>6</c:v>
                </c:pt>
                <c:pt idx="3">
                  <c:v>6</c:v>
                </c:pt>
                <c:pt idx="4">
                  <c:v>6</c:v>
                </c:pt>
                <c:pt idx="5">
                  <c:v>6</c:v>
                </c:pt>
              </c:numCache>
            </c:numRef>
          </c:val>
          <c:smooth val="0"/>
        </c:ser>
        <c:dLbls>
          <c:showLegendKey val="0"/>
          <c:showVal val="0"/>
          <c:showCatName val="0"/>
          <c:showSerName val="0"/>
          <c:showPercent val="0"/>
          <c:showBubbleSize val="0"/>
        </c:dLbls>
        <c:marker val="1"/>
        <c:smooth val="0"/>
        <c:axId val="361963904"/>
        <c:axId val="361965824"/>
      </c:lineChart>
      <c:catAx>
        <c:axId val="361963904"/>
        <c:scaling>
          <c:orientation val="minMax"/>
        </c:scaling>
        <c:delete val="0"/>
        <c:axPos val="b"/>
        <c:title>
          <c:tx>
            <c:rich>
              <a:bodyPr/>
              <a:lstStyle/>
              <a:p>
                <a:pPr>
                  <a:defRPr/>
                </a:pPr>
                <a:r>
                  <a:rPr lang="es-ES_tradnl" b="1"/>
                  <a:t>Frameworks</a:t>
                </a:r>
              </a:p>
            </c:rich>
          </c:tx>
          <c:overlay val="0"/>
        </c:title>
        <c:numFmt formatCode="General" sourceLinked="1"/>
        <c:majorTickMark val="none"/>
        <c:minorTickMark val="none"/>
        <c:tickLblPos val="nextTo"/>
        <c:txPr>
          <a:bodyPr rot="0" vert="horz"/>
          <a:lstStyle/>
          <a:p>
            <a:pPr>
              <a:defRPr sz="1000" b="0" i="0" u="none" strike="noStrike" baseline="0">
                <a:solidFill>
                  <a:srgbClr val="333333"/>
                </a:solidFill>
                <a:latin typeface="Calibri"/>
                <a:ea typeface="Calibri"/>
                <a:cs typeface="Calibri"/>
              </a:defRPr>
            </a:pPr>
            <a:endParaRPr lang="es-AR"/>
          </a:p>
        </c:txPr>
        <c:crossAx val="361965824"/>
        <c:crosses val="autoZero"/>
        <c:auto val="1"/>
        <c:lblAlgn val="ctr"/>
        <c:lblOffset val="100"/>
        <c:noMultiLvlLbl val="0"/>
      </c:catAx>
      <c:valAx>
        <c:axId val="361965824"/>
        <c:scaling>
          <c:orientation val="minMax"/>
        </c:scaling>
        <c:delete val="0"/>
        <c:axPos val="l"/>
        <c:majorGridlines>
          <c:spPr>
            <a:ln w="9525" cap="flat" cmpd="sng" algn="ctr">
              <a:solidFill>
                <a:schemeClr val="accent6">
                  <a:shade val="95000"/>
                  <a:satMod val="105000"/>
                </a:schemeClr>
              </a:solidFill>
              <a:prstDash val="solid"/>
            </a:ln>
            <a:effectLst/>
          </c:spPr>
        </c:majorGridlines>
        <c:title>
          <c:tx>
            <c:rich>
              <a:bodyPr rot="-5400000" vert="horz"/>
              <a:lstStyle/>
              <a:p>
                <a:pPr>
                  <a:defRPr/>
                </a:pPr>
                <a:r>
                  <a:rPr lang="es-ES_tradnl" b="1"/>
                  <a:t>Segs</a:t>
                </a:r>
              </a:p>
            </c:rich>
          </c:tx>
          <c:overlay val="0"/>
        </c:title>
        <c:numFmt formatCode="General" sourceLinked="1"/>
        <c:majorTickMark val="none"/>
        <c:minorTickMark val="none"/>
        <c:tickLblPos val="nextTo"/>
        <c:txPr>
          <a:bodyPr rot="0" vert="horz"/>
          <a:lstStyle/>
          <a:p>
            <a:pPr>
              <a:defRPr sz="1000" b="0" i="0" u="none" strike="noStrike" baseline="0">
                <a:solidFill>
                  <a:srgbClr val="333333"/>
                </a:solidFill>
                <a:latin typeface="Calibri"/>
                <a:ea typeface="Calibri"/>
                <a:cs typeface="Calibri"/>
              </a:defRPr>
            </a:pPr>
            <a:endParaRPr lang="es-AR"/>
          </a:p>
        </c:txPr>
        <c:crossAx val="361963904"/>
        <c:crosses val="autoZero"/>
        <c:crossBetween val="between"/>
      </c:valAx>
    </c:plotArea>
    <c:legend>
      <c:legendPos val="r"/>
      <c:layout>
        <c:manualLayout>
          <c:xMode val="edge"/>
          <c:yMode val="edge"/>
          <c:x val="0.82269542965452225"/>
          <c:y val="0.38252803940731511"/>
          <c:w val="0.16478945138115558"/>
          <c:h val="0.17991841729665664"/>
        </c:manualLayout>
      </c:layout>
      <c:overlay val="0"/>
      <c:txPr>
        <a:bodyPr/>
        <a:lstStyle/>
        <a:p>
          <a:pPr>
            <a:defRPr sz="920" b="0" i="0" u="none" strike="noStrike" baseline="0">
              <a:solidFill>
                <a:srgbClr val="333333"/>
              </a:solidFill>
              <a:latin typeface="Calibri"/>
              <a:ea typeface="Calibri"/>
              <a:cs typeface="Calibri"/>
            </a:defRPr>
          </a:pPr>
          <a:endParaRPr lang="es-AR"/>
        </a:p>
      </c:txPr>
    </c:legend>
    <c:plotVisOnly val="1"/>
    <c:dispBlanksAs val="gap"/>
    <c:showDLblsOverMax val="0"/>
  </c:chart>
  <c:txPr>
    <a:bodyPr/>
    <a:lstStyle/>
    <a:p>
      <a:pPr>
        <a:defRPr sz="1000" b="0" i="0" u="none" strike="noStrike" baseline="0">
          <a:solidFill>
            <a:srgbClr val="333333"/>
          </a:solidFill>
          <a:latin typeface="Calibri"/>
          <a:ea typeface="Calibri"/>
          <a:cs typeface="Calibri"/>
        </a:defRPr>
      </a:pPr>
      <a:endParaRPr lang="es-AR"/>
    </a:p>
  </c:txPr>
  <c:externalData r:id="rId2">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es-AR"/>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8.698477690288714E-2"/>
          <c:y val="3.7333039615618124E-2"/>
          <c:w val="0.70511443569553811"/>
          <c:h val="0.80712542584876523"/>
        </c:manualLayout>
      </c:layout>
      <c:lineChart>
        <c:grouping val="standard"/>
        <c:varyColors val="0"/>
        <c:ser>
          <c:idx val="0"/>
          <c:order val="0"/>
          <c:tx>
            <c:strRef>
              <c:f>JFileSync!$A$5</c:f>
              <c:strCache>
                <c:ptCount val="1"/>
                <c:pt idx="0">
                  <c:v>Líneas de código adicionales</c:v>
                </c:pt>
              </c:strCache>
            </c:strRef>
          </c:tx>
          <c:dLbls>
            <c:dLbl>
              <c:idx val="0"/>
              <c:layout>
                <c:manualLayout>
                  <c:x val="-2.3333333333333334E-2"/>
                  <c:y val="-3.9072457752341076E-2"/>
                </c:manualLayout>
              </c:layout>
              <c:dLblPos val="r"/>
              <c:showLegendKey val="0"/>
              <c:showVal val="1"/>
              <c:showCatName val="0"/>
              <c:showSerName val="0"/>
              <c:showPercent val="0"/>
              <c:showBubbleSize val="0"/>
              <c:extLst>
                <c:ext xmlns:c15="http://schemas.microsoft.com/office/drawing/2012/chart" uri="{CE6537A1-D6FC-4f65-9D91-7224C49458BB}"/>
              </c:extLst>
            </c:dLbl>
            <c:dLbl>
              <c:idx val="1"/>
              <c:layout>
                <c:manualLayout>
                  <c:x val="0"/>
                  <c:y val="-2.4747472779171813E-2"/>
                </c:manualLayout>
              </c:layout>
              <c:dLblPos val="r"/>
              <c:showLegendKey val="0"/>
              <c:showVal val="1"/>
              <c:showCatName val="0"/>
              <c:showSerName val="0"/>
              <c:showPercent val="0"/>
              <c:showBubbleSize val="0"/>
              <c:extLst>
                <c:ext xmlns:c15="http://schemas.microsoft.com/office/drawing/2012/chart" uri="{CE6537A1-D6FC-4f65-9D91-7224C49458BB}"/>
              </c:extLst>
            </c:dLbl>
            <c:dLbl>
              <c:idx val="2"/>
              <c:layout>
                <c:manualLayout>
                  <c:x val="0"/>
                  <c:y val="-2.8283104407611198E-2"/>
                </c:manualLayout>
              </c:layout>
              <c:dLblPos val="r"/>
              <c:showLegendKey val="0"/>
              <c:showVal val="1"/>
              <c:showCatName val="0"/>
              <c:showSerName val="0"/>
              <c:showPercent val="0"/>
              <c:showBubbleSize val="0"/>
              <c:extLst>
                <c:ext xmlns:c15="http://schemas.microsoft.com/office/drawing/2012/chart" uri="{CE6537A1-D6FC-4f65-9D91-7224C49458BB}"/>
              </c:extLst>
            </c:dLbl>
            <c:dLbl>
              <c:idx val="3"/>
              <c:layout>
                <c:manualLayout>
                  <c:x val="0"/>
                  <c:y val="-3.2231393772319435E-2"/>
                </c:manualLayout>
              </c:layout>
              <c:dLblPos val="r"/>
              <c:showLegendKey val="0"/>
              <c:showVal val="1"/>
              <c:showCatName val="0"/>
              <c:showSerName val="0"/>
              <c:showPercent val="0"/>
              <c:showBubbleSize val="0"/>
              <c:extLst>
                <c:ext xmlns:c15="http://schemas.microsoft.com/office/drawing/2012/chart" uri="{CE6537A1-D6FC-4f65-9D91-7224C49458BB}"/>
              </c:extLst>
            </c:dLbl>
            <c:dLbl>
              <c:idx val="4"/>
              <c:layout>
                <c:manualLayout>
                  <c:x val="-1.6666666666666668E-3"/>
                  <c:y val="-1.0743797924106489E-2"/>
                </c:manualLayout>
              </c:layout>
              <c:dLblPos val="r"/>
              <c:showLegendKey val="0"/>
              <c:showVal val="1"/>
              <c:showCatName val="0"/>
              <c:showSerName val="0"/>
              <c:showPercent val="0"/>
              <c:showBubbleSize val="0"/>
              <c:extLst>
                <c:ext xmlns:c15="http://schemas.microsoft.com/office/drawing/2012/chart" uri="{CE6537A1-D6FC-4f65-9D91-7224C49458BB}"/>
              </c:extLst>
            </c:dLbl>
            <c:dLbl>
              <c:idx val="5"/>
              <c:layout>
                <c:manualLayout>
                  <c:x val="0"/>
                  <c:y val="-3.5812659747021954E-3"/>
                </c:manualLayout>
              </c:layout>
              <c:dLblPos val="r"/>
              <c:showLegendKey val="0"/>
              <c:showVal val="1"/>
              <c:showCatName val="0"/>
              <c:showSerName val="0"/>
              <c:showPercent val="0"/>
              <c:showBubbleSize val="0"/>
              <c:extLst>
                <c:ext xmlns:c15="http://schemas.microsoft.com/office/drawing/2012/chart" uri="{CE6537A1-D6FC-4f65-9D91-7224C49458BB}"/>
              </c:extLst>
            </c:dLbl>
            <c:spPr>
              <a:noFill/>
              <a:ln w="25400">
                <a:noFill/>
              </a:ln>
            </c:spPr>
            <c:txPr>
              <a:bodyPr/>
              <a:lstStyle/>
              <a:p>
                <a:pPr>
                  <a:defRPr sz="1000" b="0" i="0" u="none" strike="noStrike" baseline="0">
                    <a:solidFill>
                      <a:srgbClr val="333333"/>
                    </a:solidFill>
                    <a:latin typeface="Calibri"/>
                    <a:ea typeface="Calibri"/>
                    <a:cs typeface="Calibri"/>
                  </a:defRPr>
                </a:pPr>
                <a:endParaRPr lang="es-AR"/>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JFileSync!$B$2:$G$2</c:f>
              <c:strCache>
                <c:ptCount val="6"/>
                <c:pt idx="0">
                  <c:v>CloudLoop</c:v>
                </c:pt>
                <c:pt idx="1">
                  <c:v>Dasein</c:v>
                </c:pt>
                <c:pt idx="2">
                  <c:v>JClouds</c:v>
                </c:pt>
                <c:pt idx="3">
                  <c:v>JetS3t</c:v>
                </c:pt>
                <c:pt idx="4">
                  <c:v>libcloud</c:v>
                </c:pt>
                <c:pt idx="5">
                  <c:v>Aether</c:v>
                </c:pt>
              </c:strCache>
            </c:strRef>
          </c:cat>
          <c:val>
            <c:numRef>
              <c:f>JFileSync!$B$5:$G$5</c:f>
              <c:numCache>
                <c:formatCode>General</c:formatCode>
                <c:ptCount val="6"/>
                <c:pt idx="0">
                  <c:v>675</c:v>
                </c:pt>
                <c:pt idx="1">
                  <c:v>710</c:v>
                </c:pt>
                <c:pt idx="2">
                  <c:v>638</c:v>
                </c:pt>
                <c:pt idx="3">
                  <c:v>637</c:v>
                </c:pt>
                <c:pt idx="4">
                  <c:v>672</c:v>
                </c:pt>
                <c:pt idx="5">
                  <c:v>638</c:v>
                </c:pt>
              </c:numCache>
            </c:numRef>
          </c:val>
          <c:smooth val="0"/>
        </c:ser>
        <c:ser>
          <c:idx val="1"/>
          <c:order val="1"/>
          <c:tx>
            <c:strRef>
              <c:f>JFileSync!$A$6</c:f>
              <c:strCache>
                <c:ptCount val="1"/>
                <c:pt idx="0">
                  <c:v>Líneas de configuración adicionales</c:v>
                </c:pt>
              </c:strCache>
            </c:strRef>
          </c:tx>
          <c:dLbls>
            <c:dLbl>
              <c:idx val="0"/>
              <c:layout>
                <c:manualLayout>
                  <c:x val="-0.01"/>
                  <c:y val="-3.2231393772319462E-2"/>
                </c:manualLayout>
              </c:layout>
              <c:dLblPos val="r"/>
              <c:showLegendKey val="0"/>
              <c:showVal val="1"/>
              <c:showCatName val="0"/>
              <c:showSerName val="0"/>
              <c:showPercent val="0"/>
              <c:showBubbleSize val="0"/>
              <c:extLst>
                <c:ext xmlns:c15="http://schemas.microsoft.com/office/drawing/2012/chart" uri="{CE6537A1-D6FC-4f65-9D91-7224C49458BB}"/>
              </c:extLst>
            </c:dLbl>
            <c:dLbl>
              <c:idx val="1"/>
              <c:layout>
                <c:manualLayout>
                  <c:x val="0"/>
                  <c:y val="-2.1487595848212977E-2"/>
                </c:manualLayout>
              </c:layout>
              <c:dLblPos val="r"/>
              <c:showLegendKey val="0"/>
              <c:showVal val="1"/>
              <c:showCatName val="0"/>
              <c:showSerName val="0"/>
              <c:showPercent val="0"/>
              <c:showBubbleSize val="0"/>
              <c:extLst>
                <c:ext xmlns:c15="http://schemas.microsoft.com/office/drawing/2012/chart" uri="{CE6537A1-D6FC-4f65-9D91-7224C49458BB}"/>
              </c:extLst>
            </c:dLbl>
            <c:dLbl>
              <c:idx val="2"/>
              <c:layout>
                <c:manualLayout>
                  <c:x val="0"/>
                  <c:y val="-2.1487595848212977E-2"/>
                </c:manualLayout>
              </c:layout>
              <c:dLblPos val="r"/>
              <c:showLegendKey val="0"/>
              <c:showVal val="1"/>
              <c:showCatName val="0"/>
              <c:showSerName val="0"/>
              <c:showPercent val="0"/>
              <c:showBubbleSize val="0"/>
              <c:extLst>
                <c:ext xmlns:c15="http://schemas.microsoft.com/office/drawing/2012/chart" uri="{CE6537A1-D6FC-4f65-9D91-7224C49458BB}"/>
              </c:extLst>
            </c:dLbl>
            <c:dLbl>
              <c:idx val="3"/>
              <c:layout>
                <c:manualLayout>
                  <c:x val="0"/>
                  <c:y val="-2.1487595848212977E-2"/>
                </c:manualLayout>
              </c:layout>
              <c:dLblPos val="r"/>
              <c:showLegendKey val="0"/>
              <c:showVal val="1"/>
              <c:showCatName val="0"/>
              <c:showSerName val="0"/>
              <c:showPercent val="0"/>
              <c:showBubbleSize val="0"/>
              <c:extLst>
                <c:ext xmlns:c15="http://schemas.microsoft.com/office/drawing/2012/chart" uri="{CE6537A1-D6FC-4f65-9D91-7224C49458BB}"/>
              </c:extLst>
            </c:dLbl>
            <c:dLbl>
              <c:idx val="4"/>
              <c:layout>
                <c:manualLayout>
                  <c:x val="0"/>
                  <c:y val="-2.1487595848212977E-2"/>
                </c:manualLayout>
              </c:layout>
              <c:dLblPos val="r"/>
              <c:showLegendKey val="0"/>
              <c:showVal val="1"/>
              <c:showCatName val="0"/>
              <c:showSerName val="0"/>
              <c:showPercent val="0"/>
              <c:showBubbleSize val="0"/>
              <c:extLst>
                <c:ext xmlns:c15="http://schemas.microsoft.com/office/drawing/2012/chart" uri="{CE6537A1-D6FC-4f65-9D91-7224C49458BB}"/>
              </c:extLst>
            </c:dLbl>
            <c:dLbl>
              <c:idx val="5"/>
              <c:layout>
                <c:manualLayout>
                  <c:x val="0"/>
                  <c:y val="-1.7906329873510814E-2"/>
                </c:manualLayout>
              </c:layout>
              <c:dLblPos val="r"/>
              <c:showLegendKey val="0"/>
              <c:showVal val="1"/>
              <c:showCatName val="0"/>
              <c:showSerName val="0"/>
              <c:showPercent val="0"/>
              <c:showBubbleSize val="0"/>
              <c:extLst>
                <c:ext xmlns:c15="http://schemas.microsoft.com/office/drawing/2012/chart" uri="{CE6537A1-D6FC-4f65-9D91-7224C49458BB}"/>
              </c:extLst>
            </c:dLbl>
            <c:spPr>
              <a:noFill/>
              <a:ln w="25400">
                <a:noFill/>
              </a:ln>
            </c:spPr>
            <c:txPr>
              <a:bodyPr/>
              <a:lstStyle/>
              <a:p>
                <a:pPr>
                  <a:defRPr sz="1000" b="0" i="0" u="none" strike="noStrike" baseline="0">
                    <a:solidFill>
                      <a:srgbClr val="333333"/>
                    </a:solidFill>
                    <a:latin typeface="Calibri"/>
                    <a:ea typeface="Calibri"/>
                    <a:cs typeface="Calibri"/>
                  </a:defRPr>
                </a:pPr>
                <a:endParaRPr lang="es-AR"/>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JFileSync!$B$2:$G$2</c:f>
              <c:strCache>
                <c:ptCount val="6"/>
                <c:pt idx="0">
                  <c:v>CloudLoop</c:v>
                </c:pt>
                <c:pt idx="1">
                  <c:v>Dasein</c:v>
                </c:pt>
                <c:pt idx="2">
                  <c:v>JClouds</c:v>
                </c:pt>
                <c:pt idx="3">
                  <c:v>JetS3t</c:v>
                </c:pt>
                <c:pt idx="4">
                  <c:v>libcloud</c:v>
                </c:pt>
                <c:pt idx="5">
                  <c:v>Aether</c:v>
                </c:pt>
              </c:strCache>
            </c:strRef>
          </c:cat>
          <c:val>
            <c:numRef>
              <c:f>JFileSync!$B$6:$G$6</c:f>
              <c:numCache>
                <c:formatCode>General</c:formatCode>
                <c:ptCount val="6"/>
                <c:pt idx="0">
                  <c:v>95</c:v>
                </c:pt>
                <c:pt idx="1">
                  <c:v>2</c:v>
                </c:pt>
                <c:pt idx="2">
                  <c:v>2</c:v>
                </c:pt>
                <c:pt idx="3">
                  <c:v>2</c:v>
                </c:pt>
                <c:pt idx="4">
                  <c:v>2</c:v>
                </c:pt>
                <c:pt idx="5">
                  <c:v>6</c:v>
                </c:pt>
              </c:numCache>
            </c:numRef>
          </c:val>
          <c:smooth val="0"/>
        </c:ser>
        <c:dLbls>
          <c:showLegendKey val="0"/>
          <c:showVal val="0"/>
          <c:showCatName val="0"/>
          <c:showSerName val="0"/>
          <c:showPercent val="0"/>
          <c:showBubbleSize val="0"/>
        </c:dLbls>
        <c:marker val="1"/>
        <c:smooth val="0"/>
        <c:axId val="362168320"/>
        <c:axId val="362170240"/>
      </c:lineChart>
      <c:catAx>
        <c:axId val="362168320"/>
        <c:scaling>
          <c:orientation val="minMax"/>
        </c:scaling>
        <c:delete val="0"/>
        <c:axPos val="b"/>
        <c:title>
          <c:tx>
            <c:rich>
              <a:bodyPr/>
              <a:lstStyle/>
              <a:p>
                <a:pPr>
                  <a:defRPr b="1"/>
                </a:pPr>
                <a:r>
                  <a:rPr lang="es-ES_tradnl" b="1"/>
                  <a:t>Frameworks</a:t>
                </a:r>
              </a:p>
            </c:rich>
          </c:tx>
          <c:overlay val="0"/>
        </c:title>
        <c:numFmt formatCode="General" sourceLinked="1"/>
        <c:majorTickMark val="none"/>
        <c:minorTickMark val="none"/>
        <c:tickLblPos val="nextTo"/>
        <c:txPr>
          <a:bodyPr rot="0" vert="horz"/>
          <a:lstStyle/>
          <a:p>
            <a:pPr>
              <a:defRPr sz="1000" b="0" i="0" u="none" strike="noStrike" baseline="0">
                <a:solidFill>
                  <a:srgbClr val="333333"/>
                </a:solidFill>
                <a:latin typeface="Calibri"/>
                <a:ea typeface="Calibri"/>
                <a:cs typeface="Calibri"/>
              </a:defRPr>
            </a:pPr>
            <a:endParaRPr lang="es-AR"/>
          </a:p>
        </c:txPr>
        <c:crossAx val="362170240"/>
        <c:crosses val="autoZero"/>
        <c:auto val="1"/>
        <c:lblAlgn val="ctr"/>
        <c:lblOffset val="100"/>
        <c:noMultiLvlLbl val="0"/>
      </c:catAx>
      <c:valAx>
        <c:axId val="362170240"/>
        <c:scaling>
          <c:orientation val="minMax"/>
        </c:scaling>
        <c:delete val="0"/>
        <c:axPos val="l"/>
        <c:majorGridlines>
          <c:spPr>
            <a:ln w="9525" cap="flat" cmpd="sng" algn="ctr">
              <a:solidFill>
                <a:schemeClr val="accent6">
                  <a:shade val="95000"/>
                  <a:satMod val="105000"/>
                </a:schemeClr>
              </a:solidFill>
              <a:prstDash val="solid"/>
            </a:ln>
            <a:effectLst/>
          </c:spPr>
        </c:majorGridlines>
        <c:title>
          <c:tx>
            <c:rich>
              <a:bodyPr/>
              <a:lstStyle/>
              <a:p>
                <a:pPr>
                  <a:defRPr sz="1000" b="1" i="0" u="none" strike="noStrike" baseline="0">
                    <a:solidFill>
                      <a:srgbClr val="333333"/>
                    </a:solidFill>
                    <a:latin typeface="Calibri"/>
                    <a:ea typeface="Calibri"/>
                    <a:cs typeface="Calibri"/>
                  </a:defRPr>
                </a:pPr>
                <a:r>
                  <a:rPr lang="es-ES_tradnl"/>
                  <a:t>Nro de líneas</a:t>
                </a:r>
              </a:p>
            </c:rich>
          </c:tx>
          <c:overlay val="0"/>
          <c:spPr>
            <a:noFill/>
            <a:ln w="25400">
              <a:noFill/>
            </a:ln>
          </c:spPr>
        </c:title>
        <c:numFmt formatCode="General" sourceLinked="1"/>
        <c:majorTickMark val="none"/>
        <c:minorTickMark val="none"/>
        <c:tickLblPos val="nextTo"/>
        <c:txPr>
          <a:bodyPr rot="0" vert="horz"/>
          <a:lstStyle/>
          <a:p>
            <a:pPr>
              <a:defRPr sz="1000" b="0" i="0" u="none" strike="noStrike" baseline="0">
                <a:solidFill>
                  <a:srgbClr val="333333"/>
                </a:solidFill>
                <a:latin typeface="Calibri"/>
                <a:ea typeface="Calibri"/>
                <a:cs typeface="Calibri"/>
              </a:defRPr>
            </a:pPr>
            <a:endParaRPr lang="es-AR"/>
          </a:p>
        </c:txPr>
        <c:crossAx val="362168320"/>
        <c:crosses val="autoZero"/>
        <c:crossBetween val="between"/>
      </c:valAx>
    </c:plotArea>
    <c:legend>
      <c:legendPos val="r"/>
      <c:layout>
        <c:manualLayout>
          <c:xMode val="edge"/>
          <c:yMode val="edge"/>
          <c:x val="0.78666666666666663"/>
          <c:y val="0.34807667409168813"/>
          <c:w val="0.20208333333333334"/>
          <c:h val="0.33682184899714551"/>
        </c:manualLayout>
      </c:layout>
      <c:overlay val="0"/>
      <c:txPr>
        <a:bodyPr/>
        <a:lstStyle/>
        <a:p>
          <a:pPr>
            <a:defRPr sz="920" b="0" i="0" u="none" strike="noStrike" baseline="0">
              <a:solidFill>
                <a:srgbClr val="333333"/>
              </a:solidFill>
              <a:latin typeface="Calibri"/>
              <a:ea typeface="Calibri"/>
              <a:cs typeface="Calibri"/>
            </a:defRPr>
          </a:pPr>
          <a:endParaRPr lang="es-AR"/>
        </a:p>
      </c:txPr>
    </c:legend>
    <c:plotVisOnly val="1"/>
    <c:dispBlanksAs val="gap"/>
    <c:showDLblsOverMax val="0"/>
  </c:chart>
  <c:txPr>
    <a:bodyPr/>
    <a:lstStyle/>
    <a:p>
      <a:pPr>
        <a:defRPr sz="1000" b="0" i="0" u="none" strike="noStrike" baseline="0">
          <a:solidFill>
            <a:srgbClr val="333333"/>
          </a:solidFill>
          <a:latin typeface="Calibri"/>
          <a:ea typeface="Calibri"/>
          <a:cs typeface="Calibri"/>
        </a:defRPr>
      </a:pPr>
      <a:endParaRPr lang="es-AR"/>
    </a:p>
  </c:txPr>
  <c:externalData r:id="rId2">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es-AR"/>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0125705772189617"/>
          <c:y val="4.0966481467869222E-2"/>
          <c:w val="0.70720051240279314"/>
          <c:h val="0.68825618040336589"/>
        </c:manualLayout>
      </c:layout>
      <c:barChart>
        <c:barDir val="col"/>
        <c:grouping val="clustered"/>
        <c:varyColors val="0"/>
        <c:ser>
          <c:idx val="0"/>
          <c:order val="0"/>
          <c:tx>
            <c:strRef>
              <c:f>JFileSync!$A$7</c:f>
              <c:strCache>
                <c:ptCount val="1"/>
                <c:pt idx="0">
                  <c:v>Líneas de código consultado</c:v>
                </c:pt>
              </c:strCache>
            </c:strRef>
          </c:tx>
          <c:invertIfNegative val="0"/>
          <c:dLbls>
            <c:dLbl>
              <c:idx val="0"/>
              <c:layout>
                <c:manualLayout>
                  <c:x val="-3.8814511581277641E-3"/>
                  <c:y val="-6.9009872425464247E-3"/>
                </c:manualLayout>
              </c:layout>
              <c:dLblPos val="outEnd"/>
              <c:showLegendKey val="0"/>
              <c:showVal val="1"/>
              <c:showCatName val="0"/>
              <c:showSerName val="0"/>
              <c:showPercent val="0"/>
              <c:showBubbleSize val="0"/>
              <c:extLst>
                <c:ext xmlns:c15="http://schemas.microsoft.com/office/drawing/2012/chart" uri="{CE6537A1-D6FC-4f65-9D91-7224C49458BB}"/>
              </c:extLst>
            </c:dLbl>
            <c:dLbl>
              <c:idx val="1"/>
              <c:layout>
                <c:manualLayout>
                  <c:x val="0"/>
                  <c:y val="-6.8742479576111969E-3"/>
                </c:manualLayout>
              </c:layout>
              <c:dLblPos val="outEnd"/>
              <c:showLegendKey val="0"/>
              <c:showVal val="1"/>
              <c:showCatName val="0"/>
              <c:showSerName val="0"/>
              <c:showPercent val="0"/>
              <c:showBubbleSize val="0"/>
              <c:extLst>
                <c:ext xmlns:c15="http://schemas.microsoft.com/office/drawing/2012/chart" uri="{CE6537A1-D6FC-4f65-9D91-7224C49458BB}"/>
              </c:extLst>
            </c:dLbl>
            <c:dLbl>
              <c:idx val="2"/>
              <c:layout>
                <c:manualLayout>
                  <c:x val="0"/>
                  <c:y val="-6.8354056279158132E-3"/>
                </c:manualLayout>
              </c:layout>
              <c:dLblPos val="outEnd"/>
              <c:showLegendKey val="0"/>
              <c:showVal val="1"/>
              <c:showCatName val="0"/>
              <c:showSerName val="0"/>
              <c:showPercent val="0"/>
              <c:showBubbleSize val="0"/>
              <c:extLst>
                <c:ext xmlns:c15="http://schemas.microsoft.com/office/drawing/2012/chart" uri="{CE6537A1-D6FC-4f65-9D91-7224C49458BB}"/>
              </c:extLst>
            </c:dLbl>
            <c:dLbl>
              <c:idx val="3"/>
              <c:layout>
                <c:manualLayout>
                  <c:x val="0"/>
                  <c:y val="-7.2091926846945742E-3"/>
                </c:manualLayout>
              </c:layout>
              <c:dLblPos val="outEnd"/>
              <c:showLegendKey val="0"/>
              <c:showVal val="1"/>
              <c:showCatName val="0"/>
              <c:showSerName val="0"/>
              <c:showPercent val="0"/>
              <c:showBubbleSize val="0"/>
              <c:extLst>
                <c:ext xmlns:c15="http://schemas.microsoft.com/office/drawing/2012/chart" uri="{CE6537A1-D6FC-4f65-9D91-7224C49458BB}"/>
              </c:extLst>
            </c:dLbl>
            <c:dLbl>
              <c:idx val="4"/>
              <c:layout>
                <c:manualLayout>
                  <c:x val="-1.6667014766390275E-3"/>
                  <c:y val="-1.998409716211747E-5"/>
                </c:manualLayout>
              </c:layout>
              <c:dLblPos val="outEnd"/>
              <c:showLegendKey val="0"/>
              <c:showVal val="1"/>
              <c:showCatName val="0"/>
              <c:showSerName val="0"/>
              <c:showPercent val="0"/>
              <c:showBubbleSize val="0"/>
              <c:extLst>
                <c:ext xmlns:c15="http://schemas.microsoft.com/office/drawing/2012/chart" uri="{CE6537A1-D6FC-4f65-9D91-7224C49458BB}"/>
              </c:extLst>
            </c:dLbl>
            <c:dLbl>
              <c:idx val="5"/>
              <c:layout>
                <c:manualLayout>
                  <c:x val="0"/>
                  <c:y val="7.1424852054351113E-3"/>
                </c:manualLayout>
              </c:layout>
              <c:dLblPos val="outEnd"/>
              <c:showLegendKey val="0"/>
              <c:showVal val="1"/>
              <c:showCatName val="0"/>
              <c:showSerName val="0"/>
              <c:showPercent val="0"/>
              <c:showBubbleSize val="0"/>
              <c:extLst>
                <c:ext xmlns:c15="http://schemas.microsoft.com/office/drawing/2012/chart" uri="{CE6537A1-D6FC-4f65-9D91-7224C49458BB}"/>
              </c:extLst>
            </c:dLbl>
            <c:spPr>
              <a:noFill/>
              <a:ln w="25400">
                <a:noFill/>
              </a:ln>
            </c:spPr>
            <c:txPr>
              <a:bodyPr/>
              <a:lstStyle/>
              <a:p>
                <a:pPr>
                  <a:defRPr sz="1000" b="0" i="0" u="none" strike="noStrike" baseline="0">
                    <a:solidFill>
                      <a:srgbClr val="333333"/>
                    </a:solidFill>
                    <a:latin typeface="Calibri"/>
                    <a:ea typeface="Calibri"/>
                    <a:cs typeface="Calibri"/>
                  </a:defRPr>
                </a:pPr>
                <a:endParaRPr lang="es-AR"/>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JFileSync!$B$2:$G$2</c:f>
              <c:strCache>
                <c:ptCount val="6"/>
                <c:pt idx="0">
                  <c:v>CloudLoop</c:v>
                </c:pt>
                <c:pt idx="1">
                  <c:v>Dasein</c:v>
                </c:pt>
                <c:pt idx="2">
                  <c:v>JClouds</c:v>
                </c:pt>
                <c:pt idx="3">
                  <c:v>JetS3t</c:v>
                </c:pt>
                <c:pt idx="4">
                  <c:v>libcloud</c:v>
                </c:pt>
                <c:pt idx="5">
                  <c:v>Aether</c:v>
                </c:pt>
              </c:strCache>
            </c:strRef>
          </c:cat>
          <c:val>
            <c:numRef>
              <c:f>JFileSync!$B$7:$G$7</c:f>
              <c:numCache>
                <c:formatCode>General</c:formatCode>
                <c:ptCount val="6"/>
                <c:pt idx="0">
                  <c:v>461</c:v>
                </c:pt>
                <c:pt idx="1">
                  <c:v>763</c:v>
                </c:pt>
                <c:pt idx="2">
                  <c:v>868</c:v>
                </c:pt>
                <c:pt idx="3">
                  <c:v>543</c:v>
                </c:pt>
                <c:pt idx="4">
                  <c:v>970</c:v>
                </c:pt>
                <c:pt idx="5">
                  <c:v>420</c:v>
                </c:pt>
              </c:numCache>
            </c:numRef>
          </c:val>
        </c:ser>
        <c:dLbls>
          <c:showLegendKey val="0"/>
          <c:showVal val="0"/>
          <c:showCatName val="0"/>
          <c:showSerName val="0"/>
          <c:showPercent val="0"/>
          <c:showBubbleSize val="0"/>
        </c:dLbls>
        <c:gapWidth val="150"/>
        <c:axId val="362216064"/>
        <c:axId val="362676992"/>
      </c:barChart>
      <c:catAx>
        <c:axId val="362216064"/>
        <c:scaling>
          <c:orientation val="minMax"/>
        </c:scaling>
        <c:delete val="0"/>
        <c:axPos val="b"/>
        <c:title>
          <c:tx>
            <c:rich>
              <a:bodyPr/>
              <a:lstStyle/>
              <a:p>
                <a:pPr>
                  <a:defRPr b="1"/>
                </a:pPr>
                <a:r>
                  <a:rPr lang="es-ES_tradnl" b="1"/>
                  <a:t>Frameworks</a:t>
                </a:r>
              </a:p>
            </c:rich>
          </c:tx>
          <c:layout>
            <c:manualLayout>
              <c:xMode val="edge"/>
              <c:yMode val="edge"/>
              <c:x val="0.37756288421506995"/>
              <c:y val="0.87058073504886957"/>
            </c:manualLayout>
          </c:layout>
          <c:overlay val="0"/>
        </c:title>
        <c:numFmt formatCode="General" sourceLinked="1"/>
        <c:majorTickMark val="none"/>
        <c:minorTickMark val="none"/>
        <c:tickLblPos val="nextTo"/>
        <c:txPr>
          <a:bodyPr rot="-2700000" vert="horz"/>
          <a:lstStyle/>
          <a:p>
            <a:pPr>
              <a:defRPr sz="1000" b="0" i="0" u="none" strike="noStrike" baseline="0">
                <a:solidFill>
                  <a:srgbClr val="333333"/>
                </a:solidFill>
                <a:latin typeface="Calibri"/>
                <a:ea typeface="Calibri"/>
                <a:cs typeface="Calibri"/>
              </a:defRPr>
            </a:pPr>
            <a:endParaRPr lang="es-AR"/>
          </a:p>
        </c:txPr>
        <c:crossAx val="362676992"/>
        <c:crosses val="autoZero"/>
        <c:auto val="1"/>
        <c:lblAlgn val="ctr"/>
        <c:lblOffset val="100"/>
        <c:noMultiLvlLbl val="0"/>
      </c:catAx>
      <c:valAx>
        <c:axId val="362676992"/>
        <c:scaling>
          <c:orientation val="minMax"/>
        </c:scaling>
        <c:delete val="0"/>
        <c:axPos val="l"/>
        <c:majorGridlines>
          <c:spPr>
            <a:ln w="9525" cap="flat" cmpd="sng" algn="ctr">
              <a:solidFill>
                <a:schemeClr val="accent6">
                  <a:shade val="95000"/>
                  <a:satMod val="105000"/>
                </a:schemeClr>
              </a:solidFill>
              <a:prstDash val="solid"/>
            </a:ln>
            <a:effectLst/>
          </c:spPr>
        </c:majorGridlines>
        <c:title>
          <c:tx>
            <c:rich>
              <a:bodyPr/>
              <a:lstStyle/>
              <a:p>
                <a:pPr>
                  <a:defRPr sz="1000" b="1" i="0" u="none" strike="noStrike" baseline="0">
                    <a:solidFill>
                      <a:srgbClr val="333333"/>
                    </a:solidFill>
                    <a:latin typeface="Calibri"/>
                    <a:ea typeface="Calibri"/>
                    <a:cs typeface="Calibri"/>
                  </a:defRPr>
                </a:pPr>
                <a:r>
                  <a:rPr lang="es-ES_tradnl"/>
                  <a:t>Nro de líneas</a:t>
                </a:r>
              </a:p>
            </c:rich>
          </c:tx>
          <c:overlay val="0"/>
          <c:spPr>
            <a:noFill/>
            <a:ln w="25400">
              <a:noFill/>
            </a:ln>
          </c:spPr>
        </c:title>
        <c:numFmt formatCode="General" sourceLinked="1"/>
        <c:majorTickMark val="none"/>
        <c:minorTickMark val="none"/>
        <c:tickLblPos val="nextTo"/>
        <c:txPr>
          <a:bodyPr rot="0" vert="horz"/>
          <a:lstStyle/>
          <a:p>
            <a:pPr>
              <a:defRPr sz="1000" b="0" i="0" u="none" strike="noStrike" baseline="0">
                <a:solidFill>
                  <a:srgbClr val="333333"/>
                </a:solidFill>
                <a:latin typeface="Calibri"/>
                <a:ea typeface="Calibri"/>
                <a:cs typeface="Calibri"/>
              </a:defRPr>
            </a:pPr>
            <a:endParaRPr lang="es-AR"/>
          </a:p>
        </c:txPr>
        <c:crossAx val="362216064"/>
        <c:crosses val="autoZero"/>
        <c:crossBetween val="between"/>
      </c:valAx>
    </c:plotArea>
    <c:legend>
      <c:legendPos val="r"/>
      <c:layout>
        <c:manualLayout>
          <c:xMode val="edge"/>
          <c:yMode val="edge"/>
          <c:x val="0.77073372459742262"/>
          <c:y val="0.48930498969130198"/>
          <c:w val="0.21970314055570639"/>
          <c:h val="0.13117688058904897"/>
        </c:manualLayout>
      </c:layout>
      <c:overlay val="0"/>
      <c:txPr>
        <a:bodyPr/>
        <a:lstStyle/>
        <a:p>
          <a:pPr>
            <a:defRPr sz="920" b="0" i="0" u="none" strike="noStrike" baseline="0">
              <a:solidFill>
                <a:srgbClr val="333333"/>
              </a:solidFill>
              <a:latin typeface="Calibri"/>
              <a:ea typeface="Calibri"/>
              <a:cs typeface="Calibri"/>
            </a:defRPr>
          </a:pPr>
          <a:endParaRPr lang="es-AR"/>
        </a:p>
      </c:txPr>
    </c:legend>
    <c:plotVisOnly val="1"/>
    <c:dispBlanksAs val="gap"/>
    <c:showDLblsOverMax val="0"/>
  </c:chart>
  <c:txPr>
    <a:bodyPr/>
    <a:lstStyle/>
    <a:p>
      <a:pPr>
        <a:defRPr sz="1000" b="0" i="0" u="none" strike="noStrike" baseline="0">
          <a:solidFill>
            <a:srgbClr val="333333"/>
          </a:solidFill>
          <a:latin typeface="Calibri"/>
          <a:ea typeface="Calibri"/>
          <a:cs typeface="Calibri"/>
        </a:defRPr>
      </a:pPr>
      <a:endParaRPr lang="es-AR"/>
    </a:p>
  </c:txPr>
  <c:externalData r:id="rId2">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es-AR"/>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7.8534776902887141E-2"/>
          <c:y val="3.904555194397015E-2"/>
          <c:w val="0.72449803149606296"/>
          <c:h val="0.79827803250869933"/>
        </c:manualLayout>
      </c:layout>
      <c:lineChart>
        <c:grouping val="standard"/>
        <c:varyColors val="0"/>
        <c:ser>
          <c:idx val="0"/>
          <c:order val="0"/>
          <c:tx>
            <c:strRef>
              <c:f>JFileSync!$A$27</c:f>
              <c:strCache>
                <c:ptCount val="1"/>
                <c:pt idx="0">
                  <c:v>Consumo de memoria (MB)</c:v>
                </c:pt>
              </c:strCache>
            </c:strRef>
          </c:tx>
          <c:dLbls>
            <c:dLbl>
              <c:idx val="0"/>
              <c:layout>
                <c:manualLayout>
                  <c:x val="-1.5277601289623993E-17"/>
                  <c:y val="-2.5555560346624238E-2"/>
                </c:manualLayout>
              </c:layout>
              <c:dLblPos val="r"/>
              <c:showLegendKey val="0"/>
              <c:showVal val="1"/>
              <c:showCatName val="0"/>
              <c:showSerName val="0"/>
              <c:showPercent val="0"/>
              <c:showBubbleSize val="0"/>
              <c:extLst>
                <c:ext xmlns:c15="http://schemas.microsoft.com/office/drawing/2012/chart" uri="{CE6537A1-D6FC-4f65-9D91-7224C49458BB}"/>
              </c:extLst>
            </c:dLbl>
            <c:dLbl>
              <c:idx val="2"/>
              <c:layout>
                <c:manualLayout>
                  <c:x val="0"/>
                  <c:y val="-1.0952383005696101E-2"/>
                </c:manualLayout>
              </c:layout>
              <c:dLblPos val="r"/>
              <c:showLegendKey val="0"/>
              <c:showVal val="1"/>
              <c:showCatName val="0"/>
              <c:showSerName val="0"/>
              <c:showPercent val="0"/>
              <c:showBubbleSize val="0"/>
              <c:extLst>
                <c:ext xmlns:c15="http://schemas.microsoft.com/office/drawing/2012/chart" uri="{CE6537A1-D6FC-4f65-9D91-7224C49458BB}"/>
              </c:extLst>
            </c:dLbl>
            <c:dLbl>
              <c:idx val="3"/>
              <c:layout>
                <c:manualLayout>
                  <c:x val="0"/>
                  <c:y val="1.825397167616017E-2"/>
                </c:manualLayout>
              </c:layout>
              <c:dLblPos val="r"/>
              <c:showLegendKey val="0"/>
              <c:showVal val="1"/>
              <c:showCatName val="0"/>
              <c:showSerName val="0"/>
              <c:showPercent val="0"/>
              <c:showBubbleSize val="0"/>
              <c:extLst>
                <c:ext xmlns:c15="http://schemas.microsoft.com/office/drawing/2012/chart" uri="{CE6537A1-D6FC-4f65-9D91-7224C49458BB}"/>
              </c:extLst>
            </c:dLbl>
            <c:dLbl>
              <c:idx val="4"/>
              <c:layout>
                <c:manualLayout>
                  <c:x val="6.111040515849597E-17"/>
                  <c:y val="-1.8253971676160202E-2"/>
                </c:manualLayout>
              </c:layout>
              <c:dLblPos val="r"/>
              <c:showLegendKey val="0"/>
              <c:showVal val="1"/>
              <c:showCatName val="0"/>
              <c:showSerName val="0"/>
              <c:showPercent val="0"/>
              <c:showBubbleSize val="0"/>
              <c:extLst>
                <c:ext xmlns:c15="http://schemas.microsoft.com/office/drawing/2012/chart" uri="{CE6537A1-D6FC-4f65-9D91-7224C49458BB}"/>
              </c:extLst>
            </c:dLbl>
            <c:dLbl>
              <c:idx val="5"/>
              <c:layout>
                <c:manualLayout>
                  <c:x val="-7.3919947506562375E-3"/>
                  <c:y val="-3.2842213111283519E-2"/>
                </c:manualLayout>
              </c:layout>
              <c:dLblPos val="r"/>
              <c:showLegendKey val="0"/>
              <c:showVal val="1"/>
              <c:showCatName val="0"/>
              <c:showSerName val="0"/>
              <c:showPercent val="0"/>
              <c:showBubbleSize val="0"/>
              <c:extLst>
                <c:ext xmlns:c15="http://schemas.microsoft.com/office/drawing/2012/chart" uri="{CE6537A1-D6FC-4f65-9D91-7224C49458BB}"/>
              </c:extLst>
            </c:dLbl>
            <c:dLbl>
              <c:idx val="6"/>
              <c:layout>
                <c:manualLayout>
                  <c:x val="-1.2435826771653613E-2"/>
                  <c:y val="2.9833299784019354E-2"/>
                </c:manualLayout>
              </c:layout>
              <c:dLblPos val="r"/>
              <c:showLegendKey val="0"/>
              <c:showVal val="1"/>
              <c:showCatName val="0"/>
              <c:showSerName val="0"/>
              <c:showPercent val="0"/>
              <c:showBubbleSize val="0"/>
              <c:extLst>
                <c:ext xmlns:c15="http://schemas.microsoft.com/office/drawing/2012/chart" uri="{CE6537A1-D6FC-4f65-9D91-7224C49458BB}"/>
              </c:extLst>
            </c:dLbl>
            <c:spPr>
              <a:noFill/>
              <a:ln w="25400">
                <a:noFill/>
              </a:ln>
            </c:spPr>
            <c:txPr>
              <a:bodyPr/>
              <a:lstStyle/>
              <a:p>
                <a:pPr>
                  <a:defRPr sz="1000" b="0" i="0" u="none" strike="noStrike" baseline="0">
                    <a:solidFill>
                      <a:srgbClr val="333333"/>
                    </a:solidFill>
                    <a:latin typeface="Calibri"/>
                    <a:ea typeface="Calibri"/>
                    <a:cs typeface="Calibri"/>
                  </a:defRPr>
                </a:pPr>
                <a:endParaRPr lang="es-AR"/>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JFileSync!$B$26:$H$26</c:f>
              <c:strCache>
                <c:ptCount val="7"/>
                <c:pt idx="0">
                  <c:v>CloudLoop</c:v>
                </c:pt>
                <c:pt idx="1">
                  <c:v>Dasein</c:v>
                </c:pt>
                <c:pt idx="2">
                  <c:v>JClouds</c:v>
                </c:pt>
                <c:pt idx="3">
                  <c:v>JetS3t</c:v>
                </c:pt>
                <c:pt idx="4">
                  <c:v>libcloud</c:v>
                </c:pt>
                <c:pt idx="5">
                  <c:v>Aether</c:v>
                </c:pt>
                <c:pt idx="6">
                  <c:v>Original</c:v>
                </c:pt>
              </c:strCache>
            </c:strRef>
          </c:cat>
          <c:val>
            <c:numRef>
              <c:f>JFileSync!$B$27:$H$27</c:f>
              <c:numCache>
                <c:formatCode>General</c:formatCode>
                <c:ptCount val="7"/>
                <c:pt idx="0">
                  <c:v>40.4</c:v>
                </c:pt>
                <c:pt idx="1">
                  <c:v>35.4</c:v>
                </c:pt>
                <c:pt idx="2">
                  <c:v>65</c:v>
                </c:pt>
                <c:pt idx="3">
                  <c:v>40</c:v>
                </c:pt>
                <c:pt idx="4">
                  <c:v>61</c:v>
                </c:pt>
                <c:pt idx="5">
                  <c:v>49</c:v>
                </c:pt>
                <c:pt idx="6">
                  <c:v>40</c:v>
                </c:pt>
              </c:numCache>
            </c:numRef>
          </c:val>
          <c:smooth val="0"/>
        </c:ser>
        <c:dLbls>
          <c:showLegendKey val="0"/>
          <c:showVal val="0"/>
          <c:showCatName val="0"/>
          <c:showSerName val="0"/>
          <c:showPercent val="0"/>
          <c:showBubbleSize val="0"/>
        </c:dLbls>
        <c:marker val="1"/>
        <c:smooth val="0"/>
        <c:axId val="369444352"/>
        <c:axId val="369446272"/>
      </c:lineChart>
      <c:catAx>
        <c:axId val="369444352"/>
        <c:scaling>
          <c:orientation val="minMax"/>
        </c:scaling>
        <c:delete val="0"/>
        <c:axPos val="b"/>
        <c:title>
          <c:tx>
            <c:rich>
              <a:bodyPr/>
              <a:lstStyle/>
              <a:p>
                <a:pPr>
                  <a:defRPr/>
                </a:pPr>
                <a:r>
                  <a:rPr lang="es-ES_tradnl" b="1"/>
                  <a:t>Frameworks</a:t>
                </a:r>
              </a:p>
            </c:rich>
          </c:tx>
          <c:overlay val="0"/>
        </c:title>
        <c:numFmt formatCode="General" sourceLinked="1"/>
        <c:majorTickMark val="none"/>
        <c:minorTickMark val="none"/>
        <c:tickLblPos val="nextTo"/>
        <c:txPr>
          <a:bodyPr rot="0" vert="horz"/>
          <a:lstStyle/>
          <a:p>
            <a:pPr>
              <a:defRPr sz="1000" b="0" i="0" u="none" strike="noStrike" baseline="0">
                <a:solidFill>
                  <a:srgbClr val="333333"/>
                </a:solidFill>
                <a:latin typeface="Calibri"/>
                <a:ea typeface="Calibri"/>
                <a:cs typeface="Calibri"/>
              </a:defRPr>
            </a:pPr>
            <a:endParaRPr lang="es-AR"/>
          </a:p>
        </c:txPr>
        <c:crossAx val="369446272"/>
        <c:crosses val="autoZero"/>
        <c:auto val="1"/>
        <c:lblAlgn val="ctr"/>
        <c:lblOffset val="100"/>
        <c:noMultiLvlLbl val="0"/>
      </c:catAx>
      <c:valAx>
        <c:axId val="369446272"/>
        <c:scaling>
          <c:orientation val="minMax"/>
        </c:scaling>
        <c:delete val="0"/>
        <c:axPos val="l"/>
        <c:majorGridlines>
          <c:spPr>
            <a:ln w="9525" cap="flat" cmpd="sng" algn="ctr">
              <a:solidFill>
                <a:schemeClr val="accent6">
                  <a:shade val="95000"/>
                  <a:satMod val="105000"/>
                </a:schemeClr>
              </a:solidFill>
              <a:prstDash val="solid"/>
            </a:ln>
            <a:effectLst/>
          </c:spPr>
        </c:majorGridlines>
        <c:title>
          <c:tx>
            <c:rich>
              <a:bodyPr rot="-5400000" vert="horz"/>
              <a:lstStyle/>
              <a:p>
                <a:pPr>
                  <a:defRPr b="1"/>
                </a:pPr>
                <a:r>
                  <a:rPr lang="es-ES_tradnl" b="1"/>
                  <a:t>MB</a:t>
                </a:r>
              </a:p>
            </c:rich>
          </c:tx>
          <c:overlay val="0"/>
        </c:title>
        <c:numFmt formatCode="General" sourceLinked="1"/>
        <c:majorTickMark val="none"/>
        <c:minorTickMark val="none"/>
        <c:tickLblPos val="nextTo"/>
        <c:txPr>
          <a:bodyPr rot="0" vert="horz"/>
          <a:lstStyle/>
          <a:p>
            <a:pPr>
              <a:defRPr sz="1000" b="0" i="0" u="none" strike="noStrike" baseline="0">
                <a:solidFill>
                  <a:srgbClr val="333333"/>
                </a:solidFill>
                <a:latin typeface="Calibri"/>
                <a:ea typeface="Calibri"/>
                <a:cs typeface="Calibri"/>
              </a:defRPr>
            </a:pPr>
            <a:endParaRPr lang="es-AR"/>
          </a:p>
        </c:txPr>
        <c:crossAx val="369444352"/>
        <c:crosses val="autoZero"/>
        <c:crossBetween val="between"/>
      </c:valAx>
    </c:plotArea>
    <c:legend>
      <c:legendPos val="r"/>
      <c:layout>
        <c:manualLayout>
          <c:xMode val="edge"/>
          <c:yMode val="edge"/>
          <c:x val="0.75583333333333336"/>
          <c:y val="0.39225740456544034"/>
          <c:w val="0.23624999999999996"/>
          <c:h val="0.14852135761396848"/>
        </c:manualLayout>
      </c:layout>
      <c:overlay val="0"/>
      <c:txPr>
        <a:bodyPr/>
        <a:lstStyle/>
        <a:p>
          <a:pPr>
            <a:defRPr sz="920" b="0" i="0" u="none" strike="noStrike" baseline="0">
              <a:solidFill>
                <a:srgbClr val="333333"/>
              </a:solidFill>
              <a:latin typeface="Calibri"/>
              <a:ea typeface="Calibri"/>
              <a:cs typeface="Calibri"/>
            </a:defRPr>
          </a:pPr>
          <a:endParaRPr lang="es-AR"/>
        </a:p>
      </c:txPr>
    </c:legend>
    <c:plotVisOnly val="1"/>
    <c:dispBlanksAs val="gap"/>
    <c:showDLblsOverMax val="0"/>
  </c:chart>
  <c:txPr>
    <a:bodyPr/>
    <a:lstStyle/>
    <a:p>
      <a:pPr>
        <a:defRPr sz="1000" b="0" i="0" u="none" strike="noStrike" baseline="0">
          <a:solidFill>
            <a:srgbClr val="333333"/>
          </a:solidFill>
          <a:latin typeface="Calibri"/>
          <a:ea typeface="Calibri"/>
          <a:cs typeface="Calibri"/>
        </a:defRPr>
      </a:pPr>
      <a:endParaRPr lang="es-AR"/>
    </a:p>
  </c:txPr>
  <c:externalData r:id="rId2">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es-AR"/>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7.8534776902887141E-2"/>
          <c:y val="3.904555194397015E-2"/>
          <c:w val="0.71853136482939628"/>
          <c:h val="0.79827803250869933"/>
        </c:manualLayout>
      </c:layout>
      <c:lineChart>
        <c:grouping val="standard"/>
        <c:varyColors val="0"/>
        <c:ser>
          <c:idx val="1"/>
          <c:order val="0"/>
          <c:tx>
            <c:strRef>
              <c:f>JFileSync!$A$28</c:f>
              <c:strCache>
                <c:ptCount val="1"/>
                <c:pt idx="0">
                  <c:v>Consumo de CPU (Segs)</c:v>
                </c:pt>
              </c:strCache>
            </c:strRef>
          </c:tx>
          <c:dLbls>
            <c:dLbl>
              <c:idx val="0"/>
              <c:layout>
                <c:manualLayout>
                  <c:x val="-1.1666666666666667E-2"/>
                  <c:y val="2.5555629075777294E-2"/>
                </c:manualLayout>
              </c:layout>
              <c:dLblPos val="r"/>
              <c:showLegendKey val="0"/>
              <c:showVal val="1"/>
              <c:showCatName val="0"/>
              <c:showSerName val="0"/>
              <c:showPercent val="0"/>
              <c:showBubbleSize val="0"/>
              <c:extLst>
                <c:ext xmlns:c15="http://schemas.microsoft.com/office/drawing/2012/chart" uri="{CE6537A1-D6FC-4f65-9D91-7224C49458BB}"/>
              </c:extLst>
            </c:dLbl>
            <c:dLbl>
              <c:idx val="1"/>
              <c:layout>
                <c:manualLayout>
                  <c:x val="0"/>
                  <c:y val="1.4603177340928135E-2"/>
                </c:manualLayout>
              </c:layout>
              <c:dLblPos val="r"/>
              <c:showLegendKey val="0"/>
              <c:showVal val="1"/>
              <c:showCatName val="0"/>
              <c:showSerName val="0"/>
              <c:showPercent val="0"/>
              <c:showBubbleSize val="0"/>
              <c:extLst>
                <c:ext xmlns:c15="http://schemas.microsoft.com/office/drawing/2012/chart" uri="{CE6537A1-D6FC-4f65-9D91-7224C49458BB}"/>
              </c:extLst>
            </c:dLbl>
            <c:dLbl>
              <c:idx val="2"/>
              <c:layout>
                <c:manualLayout>
                  <c:x val="0"/>
                  <c:y val="-3.0466779887808142E-2"/>
                </c:manualLayout>
              </c:layout>
              <c:dLblPos val="r"/>
              <c:showLegendKey val="0"/>
              <c:showVal val="1"/>
              <c:showCatName val="0"/>
              <c:showSerName val="0"/>
              <c:showPercent val="0"/>
              <c:showBubbleSize val="0"/>
              <c:extLst>
                <c:ext xmlns:c15="http://schemas.microsoft.com/office/drawing/2012/chart" uri="{CE6537A1-D6FC-4f65-9D91-7224C49458BB}"/>
              </c:extLst>
            </c:dLbl>
            <c:dLbl>
              <c:idx val="3"/>
              <c:layout>
                <c:manualLayout>
                  <c:x val="0"/>
                  <c:y val="1.825397167616017E-2"/>
                </c:manualLayout>
              </c:layout>
              <c:dLblPos val="r"/>
              <c:showLegendKey val="0"/>
              <c:showVal val="1"/>
              <c:showCatName val="0"/>
              <c:showSerName val="0"/>
              <c:showPercent val="0"/>
              <c:showBubbleSize val="0"/>
              <c:extLst>
                <c:ext xmlns:c15="http://schemas.microsoft.com/office/drawing/2012/chart" uri="{CE6537A1-D6FC-4f65-9D91-7224C49458BB}"/>
              </c:extLst>
            </c:dLbl>
            <c:dLbl>
              <c:idx val="4"/>
              <c:layout>
                <c:manualLayout>
                  <c:x val="6.111040515849597E-17"/>
                  <c:y val="1.4603177340928135E-2"/>
                </c:manualLayout>
              </c:layout>
              <c:dLblPos val="r"/>
              <c:showLegendKey val="0"/>
              <c:showVal val="1"/>
              <c:showCatName val="0"/>
              <c:showSerName val="0"/>
              <c:showPercent val="0"/>
              <c:showBubbleSize val="0"/>
              <c:extLst>
                <c:ext xmlns:c15="http://schemas.microsoft.com/office/drawing/2012/chart" uri="{CE6537A1-D6FC-4f65-9D91-7224C49458BB}"/>
              </c:extLst>
            </c:dLbl>
            <c:dLbl>
              <c:idx val="5"/>
              <c:layout>
                <c:manualLayout>
                  <c:x val="-1.8333333333333333E-2"/>
                  <c:y val="3.2857149017088305E-2"/>
                </c:manualLayout>
              </c:layout>
              <c:dLblPos val="r"/>
              <c:showLegendKey val="0"/>
              <c:showVal val="1"/>
              <c:showCatName val="0"/>
              <c:showSerName val="0"/>
              <c:showPercent val="0"/>
              <c:showBubbleSize val="0"/>
              <c:extLst>
                <c:ext xmlns:c15="http://schemas.microsoft.com/office/drawing/2012/chart" uri="{CE6537A1-D6FC-4f65-9D91-7224C49458BB}"/>
              </c:extLst>
            </c:dLbl>
            <c:dLbl>
              <c:idx val="6"/>
              <c:layout>
                <c:manualLayout>
                  <c:x val="-4.93582677165355E-3"/>
                  <c:y val="1.2794106541959102E-2"/>
                </c:manualLayout>
              </c:layout>
              <c:dLblPos val="r"/>
              <c:showLegendKey val="0"/>
              <c:showVal val="1"/>
              <c:showCatName val="0"/>
              <c:showSerName val="0"/>
              <c:showPercent val="0"/>
              <c:showBubbleSize val="0"/>
              <c:extLst>
                <c:ext xmlns:c15="http://schemas.microsoft.com/office/drawing/2012/chart" uri="{CE6537A1-D6FC-4f65-9D91-7224C49458BB}"/>
              </c:extLst>
            </c:dLbl>
            <c:spPr>
              <a:noFill/>
              <a:ln w="25400">
                <a:noFill/>
              </a:ln>
            </c:spPr>
            <c:txPr>
              <a:bodyPr/>
              <a:lstStyle/>
              <a:p>
                <a:pPr>
                  <a:defRPr sz="1000" b="0" i="0" u="none" strike="noStrike" baseline="0">
                    <a:solidFill>
                      <a:srgbClr val="333333"/>
                    </a:solidFill>
                    <a:latin typeface="Calibri"/>
                    <a:ea typeface="Calibri"/>
                    <a:cs typeface="Calibri"/>
                  </a:defRPr>
                </a:pPr>
                <a:endParaRPr lang="es-AR"/>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JFileSync!$B$26:$H$26</c:f>
              <c:strCache>
                <c:ptCount val="7"/>
                <c:pt idx="0">
                  <c:v>CloudLoop</c:v>
                </c:pt>
                <c:pt idx="1">
                  <c:v>Dasein</c:v>
                </c:pt>
                <c:pt idx="2">
                  <c:v>JClouds</c:v>
                </c:pt>
                <c:pt idx="3">
                  <c:v>JetS3t</c:v>
                </c:pt>
                <c:pt idx="4">
                  <c:v>libcloud</c:v>
                </c:pt>
                <c:pt idx="5">
                  <c:v>Aether</c:v>
                </c:pt>
                <c:pt idx="6">
                  <c:v>Original</c:v>
                </c:pt>
              </c:strCache>
            </c:strRef>
          </c:cat>
          <c:val>
            <c:numRef>
              <c:f>JFileSync!$B$28:$H$28</c:f>
              <c:numCache>
                <c:formatCode>General</c:formatCode>
                <c:ptCount val="7"/>
                <c:pt idx="0">
                  <c:v>7</c:v>
                </c:pt>
                <c:pt idx="1">
                  <c:v>5</c:v>
                </c:pt>
                <c:pt idx="2">
                  <c:v>8</c:v>
                </c:pt>
                <c:pt idx="3">
                  <c:v>5</c:v>
                </c:pt>
                <c:pt idx="4">
                  <c:v>6</c:v>
                </c:pt>
                <c:pt idx="5">
                  <c:v>9</c:v>
                </c:pt>
                <c:pt idx="6">
                  <c:v>10</c:v>
                </c:pt>
              </c:numCache>
            </c:numRef>
          </c:val>
          <c:smooth val="0"/>
        </c:ser>
        <c:dLbls>
          <c:showLegendKey val="0"/>
          <c:showVal val="0"/>
          <c:showCatName val="0"/>
          <c:showSerName val="0"/>
          <c:showPercent val="0"/>
          <c:showBubbleSize val="0"/>
        </c:dLbls>
        <c:marker val="1"/>
        <c:smooth val="0"/>
        <c:axId val="369873280"/>
        <c:axId val="369875200"/>
      </c:lineChart>
      <c:catAx>
        <c:axId val="369873280"/>
        <c:scaling>
          <c:orientation val="minMax"/>
        </c:scaling>
        <c:delete val="0"/>
        <c:axPos val="b"/>
        <c:title>
          <c:tx>
            <c:rich>
              <a:bodyPr/>
              <a:lstStyle/>
              <a:p>
                <a:pPr>
                  <a:defRPr/>
                </a:pPr>
                <a:r>
                  <a:rPr lang="es-ES_tradnl" b="1"/>
                  <a:t>Frameworks</a:t>
                </a:r>
              </a:p>
            </c:rich>
          </c:tx>
          <c:overlay val="0"/>
        </c:title>
        <c:numFmt formatCode="General" sourceLinked="1"/>
        <c:majorTickMark val="none"/>
        <c:minorTickMark val="none"/>
        <c:tickLblPos val="nextTo"/>
        <c:txPr>
          <a:bodyPr rot="0" vert="horz"/>
          <a:lstStyle/>
          <a:p>
            <a:pPr>
              <a:defRPr sz="1000" b="0" i="0" u="none" strike="noStrike" baseline="0">
                <a:solidFill>
                  <a:srgbClr val="333333"/>
                </a:solidFill>
                <a:latin typeface="Calibri"/>
                <a:ea typeface="Calibri"/>
                <a:cs typeface="Calibri"/>
              </a:defRPr>
            </a:pPr>
            <a:endParaRPr lang="es-AR"/>
          </a:p>
        </c:txPr>
        <c:crossAx val="369875200"/>
        <c:crosses val="autoZero"/>
        <c:auto val="1"/>
        <c:lblAlgn val="ctr"/>
        <c:lblOffset val="100"/>
        <c:noMultiLvlLbl val="0"/>
      </c:catAx>
      <c:valAx>
        <c:axId val="369875200"/>
        <c:scaling>
          <c:orientation val="minMax"/>
        </c:scaling>
        <c:delete val="0"/>
        <c:axPos val="l"/>
        <c:majorGridlines>
          <c:spPr>
            <a:ln w="9525" cap="flat" cmpd="sng" algn="ctr">
              <a:solidFill>
                <a:schemeClr val="accent6">
                  <a:shade val="95000"/>
                  <a:satMod val="105000"/>
                </a:schemeClr>
              </a:solidFill>
              <a:prstDash val="solid"/>
            </a:ln>
            <a:effectLst/>
          </c:spPr>
        </c:majorGridlines>
        <c:title>
          <c:tx>
            <c:rich>
              <a:bodyPr rot="-5400000" vert="horz"/>
              <a:lstStyle/>
              <a:p>
                <a:pPr>
                  <a:defRPr b="1"/>
                </a:pPr>
                <a:r>
                  <a:rPr lang="es-ES_tradnl" b="1"/>
                  <a:t>Segs</a:t>
                </a:r>
              </a:p>
            </c:rich>
          </c:tx>
          <c:overlay val="0"/>
        </c:title>
        <c:numFmt formatCode="General" sourceLinked="1"/>
        <c:majorTickMark val="none"/>
        <c:minorTickMark val="none"/>
        <c:tickLblPos val="nextTo"/>
        <c:txPr>
          <a:bodyPr rot="0" vert="horz"/>
          <a:lstStyle/>
          <a:p>
            <a:pPr>
              <a:defRPr sz="1000" b="0" i="0" u="none" strike="noStrike" baseline="0">
                <a:solidFill>
                  <a:srgbClr val="333333"/>
                </a:solidFill>
                <a:latin typeface="Calibri"/>
                <a:ea typeface="Calibri"/>
                <a:cs typeface="Calibri"/>
              </a:defRPr>
            </a:pPr>
            <a:endParaRPr lang="es-AR"/>
          </a:p>
        </c:txPr>
        <c:crossAx val="369873280"/>
        <c:crosses val="autoZero"/>
        <c:crossBetween val="between"/>
      </c:valAx>
    </c:plotArea>
    <c:legend>
      <c:legendPos val="r"/>
      <c:layout>
        <c:manualLayout>
          <c:xMode val="edge"/>
          <c:yMode val="edge"/>
          <c:x val="0.75249999999999995"/>
          <c:y val="0.40280786150268422"/>
          <c:w val="0.23624999999999996"/>
          <c:h val="0.13445407559349198"/>
        </c:manualLayout>
      </c:layout>
      <c:overlay val="0"/>
      <c:txPr>
        <a:bodyPr/>
        <a:lstStyle/>
        <a:p>
          <a:pPr>
            <a:defRPr sz="920" b="0" i="0" u="none" strike="noStrike" baseline="0">
              <a:solidFill>
                <a:srgbClr val="333333"/>
              </a:solidFill>
              <a:latin typeface="Calibri"/>
              <a:ea typeface="Calibri"/>
              <a:cs typeface="Calibri"/>
            </a:defRPr>
          </a:pPr>
          <a:endParaRPr lang="es-AR"/>
        </a:p>
      </c:txPr>
    </c:legend>
    <c:plotVisOnly val="1"/>
    <c:dispBlanksAs val="gap"/>
    <c:showDLblsOverMax val="0"/>
  </c:chart>
  <c:txPr>
    <a:bodyPr/>
    <a:lstStyle/>
    <a:p>
      <a:pPr>
        <a:defRPr sz="1000" b="0" i="0" u="none" strike="noStrike" baseline="0">
          <a:solidFill>
            <a:srgbClr val="333333"/>
          </a:solidFill>
          <a:latin typeface="Calibri"/>
          <a:ea typeface="Calibri"/>
          <a:cs typeface="Calibri"/>
        </a:defRPr>
      </a:pPr>
      <a:endParaRPr lang="es-AR"/>
    </a:p>
  </c:txPr>
  <c:externalData r:id="rId2">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es-AR"/>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7.8534776902887141E-2"/>
          <c:y val="4.1465993221435557E-2"/>
          <c:w val="0.67531430446194229"/>
          <c:h val="0.78577324893211875"/>
        </c:manualLayout>
      </c:layout>
      <c:lineChart>
        <c:grouping val="standard"/>
        <c:varyColors val="0"/>
        <c:ser>
          <c:idx val="0"/>
          <c:order val="0"/>
          <c:tx>
            <c:strRef>
              <c:f>JFileSync!$A$11</c:f>
              <c:strCache>
                <c:ptCount val="1"/>
                <c:pt idx="0">
                  <c:v>Costo en líneas de código de migración entre protocolos</c:v>
                </c:pt>
              </c:strCache>
            </c:strRef>
          </c:tx>
          <c:dLbls>
            <c:dLbl>
              <c:idx val="0"/>
              <c:layout>
                <c:manualLayout>
                  <c:x val="-1.3333333333333334E-2"/>
                  <c:y val="-3.0014434106795846E-2"/>
                </c:manualLayout>
              </c:layout>
              <c:dLblPos val="r"/>
              <c:showLegendKey val="0"/>
              <c:showVal val="1"/>
              <c:showCatName val="0"/>
              <c:showSerName val="0"/>
              <c:showPercent val="0"/>
              <c:showBubbleSize val="0"/>
              <c:extLst>
                <c:ext xmlns:c15="http://schemas.microsoft.com/office/drawing/2012/chart" uri="{CE6537A1-D6FC-4f65-9D91-7224C49458BB}"/>
              </c:extLst>
            </c:dLbl>
            <c:dLbl>
              <c:idx val="1"/>
              <c:layout>
                <c:manualLayout>
                  <c:x val="-3.3333333333333335E-3"/>
                  <c:y val="0"/>
                </c:manualLayout>
              </c:layout>
              <c:dLblPos val="r"/>
              <c:showLegendKey val="0"/>
              <c:showVal val="1"/>
              <c:showCatName val="0"/>
              <c:showSerName val="0"/>
              <c:showPercent val="0"/>
              <c:showBubbleSize val="0"/>
              <c:extLst>
                <c:ext xmlns:c15="http://schemas.microsoft.com/office/drawing/2012/chart" uri="{CE6537A1-D6FC-4f65-9D91-7224C49458BB}"/>
              </c:extLst>
            </c:dLbl>
            <c:dLbl>
              <c:idx val="2"/>
              <c:layout>
                <c:manualLayout>
                  <c:x val="-1.826614173228348E-2"/>
                  <c:y val="-5.1361919721535365E-2"/>
                </c:manualLayout>
              </c:layout>
              <c:dLblPos val="r"/>
              <c:showLegendKey val="0"/>
              <c:showVal val="1"/>
              <c:showCatName val="0"/>
              <c:showSerName val="0"/>
              <c:showPercent val="0"/>
              <c:showBubbleSize val="0"/>
              <c:extLst>
                <c:ext xmlns:c15="http://schemas.microsoft.com/office/drawing/2012/chart" uri="{CE6537A1-D6FC-4f65-9D91-7224C49458BB}"/>
              </c:extLst>
            </c:dLbl>
            <c:dLbl>
              <c:idx val="3"/>
              <c:layout>
                <c:manualLayout>
                  <c:x val="-3.3333333333333335E-3"/>
                  <c:y val="0"/>
                </c:manualLayout>
              </c:layout>
              <c:dLblPos val="r"/>
              <c:showLegendKey val="0"/>
              <c:showVal val="1"/>
              <c:showCatName val="0"/>
              <c:showSerName val="0"/>
              <c:showPercent val="0"/>
              <c:showBubbleSize val="0"/>
              <c:extLst>
                <c:ext xmlns:c15="http://schemas.microsoft.com/office/drawing/2012/chart" uri="{CE6537A1-D6FC-4f65-9D91-7224C49458BB}"/>
              </c:extLst>
            </c:dLbl>
            <c:dLbl>
              <c:idx val="4"/>
              <c:layout>
                <c:manualLayout>
                  <c:x val="-6.6666666666666671E-3"/>
                  <c:y val="-2.2510825580096885E-2"/>
                </c:manualLayout>
              </c:layout>
              <c:dLblPos val="r"/>
              <c:showLegendKey val="0"/>
              <c:showVal val="1"/>
              <c:showCatName val="0"/>
              <c:showSerName val="0"/>
              <c:showPercent val="0"/>
              <c:showBubbleSize val="0"/>
              <c:extLst>
                <c:ext xmlns:c15="http://schemas.microsoft.com/office/drawing/2012/chart" uri="{CE6537A1-D6FC-4f65-9D91-7224C49458BB}"/>
              </c:extLst>
            </c:dLbl>
            <c:dLbl>
              <c:idx val="5"/>
              <c:layout>
                <c:manualLayout>
                  <c:x val="-3.3333333333333335E-3"/>
                  <c:y val="-1.8759021316747403E-2"/>
                </c:manualLayout>
              </c:layout>
              <c:dLblPos val="r"/>
              <c:showLegendKey val="0"/>
              <c:showVal val="1"/>
              <c:showCatName val="0"/>
              <c:showSerName val="0"/>
              <c:showPercent val="0"/>
              <c:showBubbleSize val="0"/>
              <c:extLst>
                <c:ext xmlns:c15="http://schemas.microsoft.com/office/drawing/2012/chart" uri="{CE6537A1-D6FC-4f65-9D91-7224C49458BB}"/>
              </c:extLst>
            </c:dLbl>
            <c:spPr>
              <a:noFill/>
              <a:ln w="25400">
                <a:noFill/>
              </a:ln>
            </c:spPr>
            <c:txPr>
              <a:bodyPr/>
              <a:lstStyle/>
              <a:p>
                <a:pPr>
                  <a:defRPr sz="1000" b="0" i="0" u="none" strike="noStrike" baseline="0">
                    <a:solidFill>
                      <a:srgbClr val="333333"/>
                    </a:solidFill>
                    <a:latin typeface="Calibri"/>
                    <a:ea typeface="Calibri"/>
                    <a:cs typeface="Calibri"/>
                  </a:defRPr>
                </a:pPr>
                <a:endParaRPr lang="es-AR"/>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JFileSync!$B$10:$G$10</c:f>
              <c:strCache>
                <c:ptCount val="6"/>
                <c:pt idx="0">
                  <c:v>CloudLoop</c:v>
                </c:pt>
                <c:pt idx="1">
                  <c:v>Dasein</c:v>
                </c:pt>
                <c:pt idx="2">
                  <c:v>JClouds</c:v>
                </c:pt>
                <c:pt idx="3">
                  <c:v>JetS3t</c:v>
                </c:pt>
                <c:pt idx="4">
                  <c:v>libcloud</c:v>
                </c:pt>
                <c:pt idx="5">
                  <c:v>Aether</c:v>
                </c:pt>
              </c:strCache>
            </c:strRef>
          </c:cat>
          <c:val>
            <c:numRef>
              <c:f>JFileSync!$B$11:$G$11</c:f>
              <c:numCache>
                <c:formatCode>General</c:formatCode>
                <c:ptCount val="6"/>
                <c:pt idx="0">
                  <c:v>25</c:v>
                </c:pt>
                <c:pt idx="1">
                  <c:v>28</c:v>
                </c:pt>
                <c:pt idx="2">
                  <c:v>6</c:v>
                </c:pt>
                <c:pt idx="3">
                  <c:v>19</c:v>
                </c:pt>
                <c:pt idx="4">
                  <c:v>35</c:v>
                </c:pt>
                <c:pt idx="5">
                  <c:v>0</c:v>
                </c:pt>
              </c:numCache>
            </c:numRef>
          </c:val>
          <c:smooth val="0"/>
        </c:ser>
        <c:ser>
          <c:idx val="1"/>
          <c:order val="1"/>
          <c:tx>
            <c:strRef>
              <c:f>JFileSync!$A$12</c:f>
              <c:strCache>
                <c:ptCount val="1"/>
                <c:pt idx="0">
                  <c:v>Costo en líneas de configuración de migración entre protocolos</c:v>
                </c:pt>
              </c:strCache>
            </c:strRef>
          </c:tx>
          <c:dLbls>
            <c:dLbl>
              <c:idx val="1"/>
              <c:layout>
                <c:manualLayout>
                  <c:x val="-1.7069553805774047E-3"/>
                  <c:y val="2.0417641998307322E-2"/>
                </c:manualLayout>
              </c:layout>
              <c:dLblPos val="r"/>
              <c:showLegendKey val="0"/>
              <c:showVal val="1"/>
              <c:showCatName val="0"/>
              <c:showSerName val="0"/>
              <c:showPercent val="0"/>
              <c:showBubbleSize val="0"/>
              <c:extLst>
                <c:ext xmlns:c15="http://schemas.microsoft.com/office/drawing/2012/chart" uri="{CE6537A1-D6FC-4f65-9D91-7224C49458BB}"/>
              </c:extLst>
            </c:dLbl>
            <c:dLbl>
              <c:idx val="2"/>
              <c:layout>
                <c:manualLayout>
                  <c:x val="-2.0161417322834946E-3"/>
                  <c:y val="2.6019898219465164E-2"/>
                </c:manualLayout>
              </c:layout>
              <c:dLblPos val="r"/>
              <c:showLegendKey val="0"/>
              <c:showVal val="1"/>
              <c:showCatName val="0"/>
              <c:showSerName val="0"/>
              <c:showPercent val="0"/>
              <c:showBubbleSize val="0"/>
              <c:extLst>
                <c:ext xmlns:c15="http://schemas.microsoft.com/office/drawing/2012/chart" uri="{CE6537A1-D6FC-4f65-9D91-7224C49458BB}"/>
              </c:extLst>
            </c:dLbl>
            <c:dLbl>
              <c:idx val="3"/>
              <c:layout>
                <c:manualLayout>
                  <c:x val="-8.3333333333333332E-3"/>
                  <c:y val="2.2510825580096885E-2"/>
                </c:manualLayout>
              </c:layout>
              <c:dLblPos val="r"/>
              <c:showLegendKey val="0"/>
              <c:showVal val="1"/>
              <c:showCatName val="0"/>
              <c:showSerName val="0"/>
              <c:showPercent val="0"/>
              <c:showBubbleSize val="0"/>
              <c:extLst>
                <c:ext xmlns:c15="http://schemas.microsoft.com/office/drawing/2012/chart" uri="{CE6537A1-D6FC-4f65-9D91-7224C49458BB}"/>
              </c:extLst>
            </c:dLbl>
            <c:dLbl>
              <c:idx val="4"/>
              <c:layout>
                <c:manualLayout>
                  <c:x val="-1.8884645669291295E-2"/>
                  <c:y val="-4.0157407279219792E-2"/>
                </c:manualLayout>
              </c:layout>
              <c:dLblPos val="r"/>
              <c:showLegendKey val="0"/>
              <c:showVal val="1"/>
              <c:showCatName val="0"/>
              <c:showSerName val="0"/>
              <c:showPercent val="0"/>
              <c:showBubbleSize val="0"/>
              <c:extLst>
                <c:ext xmlns:c15="http://schemas.microsoft.com/office/drawing/2012/chart" uri="{CE6537A1-D6FC-4f65-9D91-7224C49458BB}"/>
              </c:extLst>
            </c:dLbl>
            <c:dLbl>
              <c:idx val="5"/>
              <c:layout>
                <c:manualLayout>
                  <c:x val="-5.0000000000000001E-3"/>
                  <c:y val="-2.6262629843446367E-2"/>
                </c:manualLayout>
              </c:layout>
              <c:dLblPos val="r"/>
              <c:showLegendKey val="0"/>
              <c:showVal val="1"/>
              <c:showCatName val="0"/>
              <c:showSerName val="0"/>
              <c:showPercent val="0"/>
              <c:showBubbleSize val="0"/>
              <c:extLst>
                <c:ext xmlns:c15="http://schemas.microsoft.com/office/drawing/2012/chart" uri="{CE6537A1-D6FC-4f65-9D91-7224C49458BB}"/>
              </c:extLst>
            </c:dLbl>
            <c:spPr>
              <a:noFill/>
              <a:ln w="25400">
                <a:noFill/>
              </a:ln>
            </c:spPr>
            <c:txPr>
              <a:bodyPr/>
              <a:lstStyle/>
              <a:p>
                <a:pPr>
                  <a:defRPr sz="1000" b="0" i="0" u="none" strike="noStrike" baseline="0">
                    <a:solidFill>
                      <a:srgbClr val="333333"/>
                    </a:solidFill>
                    <a:latin typeface="Calibri"/>
                    <a:ea typeface="Calibri"/>
                    <a:cs typeface="Calibri"/>
                  </a:defRPr>
                </a:pPr>
                <a:endParaRPr lang="es-AR"/>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JFileSync!$B$10:$G$10</c:f>
              <c:strCache>
                <c:ptCount val="6"/>
                <c:pt idx="0">
                  <c:v>CloudLoop</c:v>
                </c:pt>
                <c:pt idx="1">
                  <c:v>Dasein</c:v>
                </c:pt>
                <c:pt idx="2">
                  <c:v>JClouds</c:v>
                </c:pt>
                <c:pt idx="3">
                  <c:v>JetS3t</c:v>
                </c:pt>
                <c:pt idx="4">
                  <c:v>libcloud</c:v>
                </c:pt>
                <c:pt idx="5">
                  <c:v>Aether</c:v>
                </c:pt>
              </c:strCache>
            </c:strRef>
          </c:cat>
          <c:val>
            <c:numRef>
              <c:f>JFileSync!$B$12:$G$12</c:f>
              <c:numCache>
                <c:formatCode>General</c:formatCode>
                <c:ptCount val="6"/>
                <c:pt idx="0">
                  <c:v>21</c:v>
                </c:pt>
                <c:pt idx="1">
                  <c:v>4</c:v>
                </c:pt>
                <c:pt idx="2">
                  <c:v>4</c:v>
                </c:pt>
                <c:pt idx="3">
                  <c:v>4</c:v>
                </c:pt>
                <c:pt idx="4">
                  <c:v>6</c:v>
                </c:pt>
                <c:pt idx="5">
                  <c:v>10</c:v>
                </c:pt>
              </c:numCache>
            </c:numRef>
          </c:val>
          <c:smooth val="0"/>
        </c:ser>
        <c:dLbls>
          <c:showLegendKey val="0"/>
          <c:showVal val="0"/>
          <c:showCatName val="0"/>
          <c:showSerName val="0"/>
          <c:showPercent val="0"/>
          <c:showBubbleSize val="0"/>
        </c:dLbls>
        <c:marker val="1"/>
        <c:smooth val="0"/>
        <c:axId val="371187712"/>
        <c:axId val="371189632"/>
      </c:lineChart>
      <c:catAx>
        <c:axId val="371187712"/>
        <c:scaling>
          <c:orientation val="minMax"/>
        </c:scaling>
        <c:delete val="0"/>
        <c:axPos val="b"/>
        <c:title>
          <c:tx>
            <c:rich>
              <a:bodyPr/>
              <a:lstStyle/>
              <a:p>
                <a:pPr>
                  <a:defRPr/>
                </a:pPr>
                <a:r>
                  <a:rPr lang="es-ES_tradnl" b="1"/>
                  <a:t>Frameworks</a:t>
                </a:r>
              </a:p>
            </c:rich>
          </c:tx>
          <c:layout>
            <c:manualLayout>
              <c:xMode val="edge"/>
              <c:yMode val="edge"/>
              <c:x val="0.36834186351706039"/>
              <c:y val="0.93200732261408503"/>
            </c:manualLayout>
          </c:layout>
          <c:overlay val="0"/>
        </c:title>
        <c:numFmt formatCode="General" sourceLinked="1"/>
        <c:majorTickMark val="none"/>
        <c:minorTickMark val="none"/>
        <c:tickLblPos val="nextTo"/>
        <c:txPr>
          <a:bodyPr rot="0" vert="horz"/>
          <a:lstStyle/>
          <a:p>
            <a:pPr>
              <a:defRPr sz="1000" b="0" i="0" u="none" strike="noStrike" baseline="0">
                <a:solidFill>
                  <a:srgbClr val="333333"/>
                </a:solidFill>
                <a:latin typeface="Calibri"/>
                <a:ea typeface="Calibri"/>
                <a:cs typeface="Calibri"/>
              </a:defRPr>
            </a:pPr>
            <a:endParaRPr lang="es-AR"/>
          </a:p>
        </c:txPr>
        <c:crossAx val="371189632"/>
        <c:crosses val="autoZero"/>
        <c:auto val="1"/>
        <c:lblAlgn val="ctr"/>
        <c:lblOffset val="100"/>
        <c:noMultiLvlLbl val="0"/>
      </c:catAx>
      <c:valAx>
        <c:axId val="371189632"/>
        <c:scaling>
          <c:orientation val="minMax"/>
        </c:scaling>
        <c:delete val="0"/>
        <c:axPos val="l"/>
        <c:majorGridlines>
          <c:spPr>
            <a:ln w="9525" cap="flat" cmpd="sng" algn="ctr">
              <a:solidFill>
                <a:schemeClr val="accent6">
                  <a:shade val="95000"/>
                  <a:satMod val="105000"/>
                </a:schemeClr>
              </a:solidFill>
              <a:prstDash val="solid"/>
            </a:ln>
            <a:effectLst/>
          </c:spPr>
        </c:majorGridlines>
        <c:title>
          <c:tx>
            <c:rich>
              <a:bodyPr/>
              <a:lstStyle/>
              <a:p>
                <a:pPr>
                  <a:defRPr sz="1000" b="1" i="0" u="none" strike="noStrike" baseline="0">
                    <a:solidFill>
                      <a:srgbClr val="333333"/>
                    </a:solidFill>
                    <a:latin typeface="Calibri"/>
                    <a:ea typeface="Calibri"/>
                    <a:cs typeface="Calibri"/>
                  </a:defRPr>
                </a:pPr>
                <a:r>
                  <a:rPr lang="es-ES_tradnl"/>
                  <a:t>Nro de líneas</a:t>
                </a:r>
              </a:p>
            </c:rich>
          </c:tx>
          <c:layout>
            <c:manualLayout>
              <c:xMode val="edge"/>
              <c:yMode val="edge"/>
              <c:x val="6.6666666666666671E-3"/>
              <c:y val="0.32479145989104302"/>
            </c:manualLayout>
          </c:layout>
          <c:overlay val="0"/>
          <c:spPr>
            <a:noFill/>
            <a:ln w="25400">
              <a:noFill/>
            </a:ln>
          </c:spPr>
        </c:title>
        <c:numFmt formatCode="General" sourceLinked="1"/>
        <c:majorTickMark val="none"/>
        <c:minorTickMark val="none"/>
        <c:tickLblPos val="nextTo"/>
        <c:txPr>
          <a:bodyPr rot="0" vert="horz"/>
          <a:lstStyle/>
          <a:p>
            <a:pPr>
              <a:defRPr sz="1000" b="0" i="0" u="none" strike="noStrike" baseline="0">
                <a:solidFill>
                  <a:srgbClr val="333333"/>
                </a:solidFill>
                <a:latin typeface="Calibri"/>
                <a:ea typeface="Calibri"/>
                <a:cs typeface="Calibri"/>
              </a:defRPr>
            </a:pPr>
            <a:endParaRPr lang="es-AR"/>
          </a:p>
        </c:txPr>
        <c:crossAx val="371187712"/>
        <c:crosses val="autoZero"/>
        <c:crossBetween val="between"/>
      </c:valAx>
    </c:plotArea>
    <c:legend>
      <c:legendPos val="r"/>
      <c:layout>
        <c:manualLayout>
          <c:xMode val="edge"/>
          <c:yMode val="edge"/>
          <c:x val="0.745"/>
          <c:y val="0.35667718005837507"/>
          <c:w val="0.24374999999999999"/>
          <c:h val="0.30999125109361331"/>
        </c:manualLayout>
      </c:layout>
      <c:overlay val="0"/>
      <c:txPr>
        <a:bodyPr/>
        <a:lstStyle/>
        <a:p>
          <a:pPr>
            <a:defRPr sz="920" b="0" i="0" u="none" strike="noStrike" baseline="0">
              <a:solidFill>
                <a:srgbClr val="333333"/>
              </a:solidFill>
              <a:latin typeface="Calibri"/>
              <a:ea typeface="Calibri"/>
              <a:cs typeface="Calibri"/>
            </a:defRPr>
          </a:pPr>
          <a:endParaRPr lang="es-AR"/>
        </a:p>
      </c:txPr>
    </c:legend>
    <c:plotVisOnly val="1"/>
    <c:dispBlanksAs val="gap"/>
    <c:showDLblsOverMax val="0"/>
  </c:chart>
  <c:txPr>
    <a:bodyPr/>
    <a:lstStyle/>
    <a:p>
      <a:pPr>
        <a:defRPr sz="1000" b="0" i="0" u="none" strike="noStrike" baseline="0">
          <a:solidFill>
            <a:srgbClr val="333333"/>
          </a:solidFill>
          <a:latin typeface="Calibri"/>
          <a:ea typeface="Calibri"/>
          <a:cs typeface="Calibri"/>
        </a:defRPr>
      </a:pPr>
      <a:endParaRPr lang="es-AR"/>
    </a:p>
  </c:txPr>
  <c:externalData r:id="rId2">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es-AR"/>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9.1224712295578436E-2"/>
          <c:y val="3.9550954370627014E-2"/>
          <c:w val="0.75925574687779407"/>
          <c:h val="0.79566695988187619"/>
        </c:manualLayout>
      </c:layout>
      <c:barChart>
        <c:barDir val="col"/>
        <c:grouping val="clustered"/>
        <c:varyColors val="0"/>
        <c:ser>
          <c:idx val="0"/>
          <c:order val="0"/>
          <c:tx>
            <c:strRef>
              <c:f>Calculos!$A$35</c:f>
              <c:strCache>
                <c:ptCount val="1"/>
                <c:pt idx="0">
                  <c:v>CloudLoop</c:v>
                </c:pt>
              </c:strCache>
            </c:strRef>
          </c:tx>
          <c:invertIfNegative val="0"/>
          <c:dLbls>
            <c:dLbl>
              <c:idx val="0"/>
              <c:delete val="1"/>
              <c:extLst>
                <c:ext xmlns:c15="http://schemas.microsoft.com/office/drawing/2012/chart" uri="{CE6537A1-D6FC-4f65-9D91-7224C49458BB}"/>
              </c:extLst>
            </c:dLbl>
            <c:spPr>
              <a:noFill/>
              <a:ln w="25400">
                <a:noFill/>
              </a:ln>
            </c:spPr>
            <c:txPr>
              <a:bodyPr rot="-5400000" vert="horz"/>
              <a:lstStyle/>
              <a:p>
                <a:pPr>
                  <a:defRPr sz="1000" b="0" i="0" u="none" strike="noStrike" baseline="0">
                    <a:solidFill>
                      <a:srgbClr val="333333"/>
                    </a:solidFill>
                    <a:latin typeface="Calibri"/>
                    <a:ea typeface="Calibri"/>
                    <a:cs typeface="Calibri"/>
                  </a:defRPr>
                </a:pPr>
                <a:endParaRPr lang="es-AR"/>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Calculos!$B$34:$G$34</c:f>
              <c:strCache>
                <c:ptCount val="6"/>
                <c:pt idx="0">
                  <c:v>CloudLoop</c:v>
                </c:pt>
                <c:pt idx="1">
                  <c:v>Dasein</c:v>
                </c:pt>
                <c:pt idx="2">
                  <c:v>JClouds</c:v>
                </c:pt>
                <c:pt idx="3">
                  <c:v>JetS3t</c:v>
                </c:pt>
                <c:pt idx="4">
                  <c:v>libcloud</c:v>
                </c:pt>
                <c:pt idx="5">
                  <c:v>Aether</c:v>
                </c:pt>
              </c:strCache>
            </c:strRef>
          </c:cat>
          <c:val>
            <c:numRef>
              <c:f>Calculos!$B$35:$G$35</c:f>
              <c:numCache>
                <c:formatCode>General</c:formatCode>
                <c:ptCount val="6"/>
                <c:pt idx="0">
                  <c:v>0</c:v>
                </c:pt>
                <c:pt idx="1">
                  <c:v>969</c:v>
                </c:pt>
                <c:pt idx="2">
                  <c:v>897</c:v>
                </c:pt>
                <c:pt idx="3">
                  <c:v>896</c:v>
                </c:pt>
                <c:pt idx="4">
                  <c:v>931</c:v>
                </c:pt>
                <c:pt idx="5">
                  <c:v>0</c:v>
                </c:pt>
              </c:numCache>
            </c:numRef>
          </c:val>
        </c:ser>
        <c:ser>
          <c:idx val="1"/>
          <c:order val="1"/>
          <c:tx>
            <c:strRef>
              <c:f>Calculos!$A$36</c:f>
              <c:strCache>
                <c:ptCount val="1"/>
                <c:pt idx="0">
                  <c:v>Dasein</c:v>
                </c:pt>
              </c:strCache>
            </c:strRef>
          </c:tx>
          <c:invertIfNegative val="0"/>
          <c:dLbls>
            <c:dLbl>
              <c:idx val="1"/>
              <c:delete val="1"/>
              <c:extLst>
                <c:ext xmlns:c15="http://schemas.microsoft.com/office/drawing/2012/chart" uri="{CE6537A1-D6FC-4f65-9D91-7224C49458BB}"/>
              </c:extLst>
            </c:dLbl>
            <c:spPr>
              <a:noFill/>
              <a:ln w="25400">
                <a:noFill/>
              </a:ln>
            </c:spPr>
            <c:txPr>
              <a:bodyPr rot="-5400000" vert="horz"/>
              <a:lstStyle/>
              <a:p>
                <a:pPr>
                  <a:defRPr sz="1000" b="0" i="0" u="none" strike="noStrike" baseline="0">
                    <a:solidFill>
                      <a:srgbClr val="333333"/>
                    </a:solidFill>
                    <a:latin typeface="Calibri"/>
                    <a:ea typeface="Calibri"/>
                    <a:cs typeface="Calibri"/>
                  </a:defRPr>
                </a:pPr>
                <a:endParaRPr lang="es-AR"/>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Calculos!$B$34:$G$34</c:f>
              <c:strCache>
                <c:ptCount val="6"/>
                <c:pt idx="0">
                  <c:v>CloudLoop</c:v>
                </c:pt>
                <c:pt idx="1">
                  <c:v>Dasein</c:v>
                </c:pt>
                <c:pt idx="2">
                  <c:v>JClouds</c:v>
                </c:pt>
                <c:pt idx="3">
                  <c:v>JetS3t</c:v>
                </c:pt>
                <c:pt idx="4">
                  <c:v>libcloud</c:v>
                </c:pt>
                <c:pt idx="5">
                  <c:v>Aether</c:v>
                </c:pt>
              </c:strCache>
            </c:strRef>
          </c:cat>
          <c:val>
            <c:numRef>
              <c:f>Calculos!$B$36:$G$36</c:f>
              <c:numCache>
                <c:formatCode>General</c:formatCode>
                <c:ptCount val="6"/>
                <c:pt idx="0">
                  <c:v>969</c:v>
                </c:pt>
                <c:pt idx="1">
                  <c:v>0</c:v>
                </c:pt>
                <c:pt idx="2">
                  <c:v>932</c:v>
                </c:pt>
                <c:pt idx="3">
                  <c:v>931</c:v>
                </c:pt>
                <c:pt idx="4">
                  <c:v>966</c:v>
                </c:pt>
                <c:pt idx="5">
                  <c:v>0</c:v>
                </c:pt>
              </c:numCache>
            </c:numRef>
          </c:val>
        </c:ser>
        <c:ser>
          <c:idx val="2"/>
          <c:order val="2"/>
          <c:tx>
            <c:strRef>
              <c:f>Calculos!$A$37</c:f>
              <c:strCache>
                <c:ptCount val="1"/>
                <c:pt idx="0">
                  <c:v>JClouds</c:v>
                </c:pt>
              </c:strCache>
            </c:strRef>
          </c:tx>
          <c:invertIfNegative val="0"/>
          <c:dLbls>
            <c:dLbl>
              <c:idx val="2"/>
              <c:delete val="1"/>
              <c:extLst>
                <c:ext xmlns:c15="http://schemas.microsoft.com/office/drawing/2012/chart" uri="{CE6537A1-D6FC-4f65-9D91-7224C49458BB}"/>
              </c:extLst>
            </c:dLbl>
            <c:spPr>
              <a:noFill/>
              <a:ln w="25400">
                <a:noFill/>
              </a:ln>
            </c:spPr>
            <c:txPr>
              <a:bodyPr rot="-5400000" vert="horz"/>
              <a:lstStyle/>
              <a:p>
                <a:pPr>
                  <a:defRPr sz="1000" b="0" i="0" u="none" strike="noStrike" baseline="0">
                    <a:solidFill>
                      <a:srgbClr val="333333"/>
                    </a:solidFill>
                    <a:latin typeface="Calibri"/>
                    <a:ea typeface="Calibri"/>
                    <a:cs typeface="Calibri"/>
                  </a:defRPr>
                </a:pPr>
                <a:endParaRPr lang="es-AR"/>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Calculos!$B$34:$G$34</c:f>
              <c:strCache>
                <c:ptCount val="6"/>
                <c:pt idx="0">
                  <c:v>CloudLoop</c:v>
                </c:pt>
                <c:pt idx="1">
                  <c:v>Dasein</c:v>
                </c:pt>
                <c:pt idx="2">
                  <c:v>JClouds</c:v>
                </c:pt>
                <c:pt idx="3">
                  <c:v>JetS3t</c:v>
                </c:pt>
                <c:pt idx="4">
                  <c:v>libcloud</c:v>
                </c:pt>
                <c:pt idx="5">
                  <c:v>Aether</c:v>
                </c:pt>
              </c:strCache>
            </c:strRef>
          </c:cat>
          <c:val>
            <c:numRef>
              <c:f>Calculos!$B$37:$G$37</c:f>
              <c:numCache>
                <c:formatCode>General</c:formatCode>
                <c:ptCount val="6"/>
                <c:pt idx="0">
                  <c:v>897</c:v>
                </c:pt>
                <c:pt idx="1">
                  <c:v>932</c:v>
                </c:pt>
                <c:pt idx="2">
                  <c:v>0</c:v>
                </c:pt>
                <c:pt idx="3">
                  <c:v>859</c:v>
                </c:pt>
                <c:pt idx="4">
                  <c:v>894</c:v>
                </c:pt>
                <c:pt idx="5">
                  <c:v>0</c:v>
                </c:pt>
              </c:numCache>
            </c:numRef>
          </c:val>
        </c:ser>
        <c:ser>
          <c:idx val="3"/>
          <c:order val="3"/>
          <c:tx>
            <c:strRef>
              <c:f>Calculos!$A$38</c:f>
              <c:strCache>
                <c:ptCount val="1"/>
                <c:pt idx="0">
                  <c:v>JetS3t</c:v>
                </c:pt>
              </c:strCache>
            </c:strRef>
          </c:tx>
          <c:invertIfNegative val="0"/>
          <c:dLbls>
            <c:dLbl>
              <c:idx val="3"/>
              <c:delete val="1"/>
              <c:extLst>
                <c:ext xmlns:c15="http://schemas.microsoft.com/office/drawing/2012/chart" uri="{CE6537A1-D6FC-4f65-9D91-7224C49458BB}"/>
              </c:extLst>
            </c:dLbl>
            <c:spPr>
              <a:noFill/>
              <a:ln w="25400">
                <a:noFill/>
              </a:ln>
            </c:spPr>
            <c:txPr>
              <a:bodyPr rot="-5400000" vert="horz"/>
              <a:lstStyle/>
              <a:p>
                <a:pPr>
                  <a:defRPr sz="1000" b="0" i="0" u="none" strike="noStrike" baseline="0">
                    <a:solidFill>
                      <a:srgbClr val="333333"/>
                    </a:solidFill>
                    <a:latin typeface="Calibri"/>
                    <a:ea typeface="Calibri"/>
                    <a:cs typeface="Calibri"/>
                  </a:defRPr>
                </a:pPr>
                <a:endParaRPr lang="es-AR"/>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Calculos!$B$34:$G$34</c:f>
              <c:strCache>
                <c:ptCount val="6"/>
                <c:pt idx="0">
                  <c:v>CloudLoop</c:v>
                </c:pt>
                <c:pt idx="1">
                  <c:v>Dasein</c:v>
                </c:pt>
                <c:pt idx="2">
                  <c:v>JClouds</c:v>
                </c:pt>
                <c:pt idx="3">
                  <c:v>JetS3t</c:v>
                </c:pt>
                <c:pt idx="4">
                  <c:v>libcloud</c:v>
                </c:pt>
                <c:pt idx="5">
                  <c:v>Aether</c:v>
                </c:pt>
              </c:strCache>
            </c:strRef>
          </c:cat>
          <c:val>
            <c:numRef>
              <c:f>Calculos!$B$38:$G$38</c:f>
              <c:numCache>
                <c:formatCode>General</c:formatCode>
                <c:ptCount val="6"/>
                <c:pt idx="0">
                  <c:v>896</c:v>
                </c:pt>
                <c:pt idx="1">
                  <c:v>931</c:v>
                </c:pt>
                <c:pt idx="2">
                  <c:v>859</c:v>
                </c:pt>
                <c:pt idx="3">
                  <c:v>0</c:v>
                </c:pt>
                <c:pt idx="4">
                  <c:v>893</c:v>
                </c:pt>
                <c:pt idx="5">
                  <c:v>0</c:v>
                </c:pt>
              </c:numCache>
            </c:numRef>
          </c:val>
        </c:ser>
        <c:ser>
          <c:idx val="4"/>
          <c:order val="4"/>
          <c:tx>
            <c:strRef>
              <c:f>Calculos!$A$39</c:f>
              <c:strCache>
                <c:ptCount val="1"/>
                <c:pt idx="0">
                  <c:v>libcloud</c:v>
                </c:pt>
              </c:strCache>
            </c:strRef>
          </c:tx>
          <c:invertIfNegative val="0"/>
          <c:dLbls>
            <c:spPr>
              <a:noFill/>
              <a:ln>
                <a:noFill/>
              </a:ln>
              <a:effectLst/>
            </c:spPr>
            <c:txPr>
              <a:bodyPr rot="-5400000" vert="horz"/>
              <a:lstStyle/>
              <a:p>
                <a:pPr>
                  <a:defRPr/>
                </a:pPr>
                <a:endParaRPr lang="es-AR"/>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Calculos!$B$34:$G$34</c:f>
              <c:strCache>
                <c:ptCount val="6"/>
                <c:pt idx="0">
                  <c:v>CloudLoop</c:v>
                </c:pt>
                <c:pt idx="1">
                  <c:v>Dasein</c:v>
                </c:pt>
                <c:pt idx="2">
                  <c:v>JClouds</c:v>
                </c:pt>
                <c:pt idx="3">
                  <c:v>JetS3t</c:v>
                </c:pt>
                <c:pt idx="4">
                  <c:v>libcloud</c:v>
                </c:pt>
                <c:pt idx="5">
                  <c:v>Aether</c:v>
                </c:pt>
              </c:strCache>
            </c:strRef>
          </c:cat>
          <c:val>
            <c:numRef>
              <c:f>Calculos!$B$39:$G$39</c:f>
              <c:numCache>
                <c:formatCode>General</c:formatCode>
                <c:ptCount val="6"/>
                <c:pt idx="0">
                  <c:v>931</c:v>
                </c:pt>
                <c:pt idx="1">
                  <c:v>966</c:v>
                </c:pt>
                <c:pt idx="2">
                  <c:v>894</c:v>
                </c:pt>
                <c:pt idx="3">
                  <c:v>893</c:v>
                </c:pt>
                <c:pt idx="4">
                  <c:v>0</c:v>
                </c:pt>
                <c:pt idx="5">
                  <c:v>0</c:v>
                </c:pt>
              </c:numCache>
            </c:numRef>
          </c:val>
        </c:ser>
        <c:dLbls>
          <c:showLegendKey val="0"/>
          <c:showVal val="0"/>
          <c:showCatName val="0"/>
          <c:showSerName val="0"/>
          <c:showPercent val="0"/>
          <c:showBubbleSize val="0"/>
        </c:dLbls>
        <c:gapWidth val="196"/>
        <c:overlap val="-50"/>
        <c:axId val="373500928"/>
        <c:axId val="373531776"/>
      </c:barChart>
      <c:catAx>
        <c:axId val="373500928"/>
        <c:scaling>
          <c:orientation val="minMax"/>
        </c:scaling>
        <c:delete val="0"/>
        <c:axPos val="b"/>
        <c:majorGridlines/>
        <c:title>
          <c:tx>
            <c:rich>
              <a:bodyPr/>
              <a:lstStyle/>
              <a:p>
                <a:pPr>
                  <a:defRPr/>
                </a:pPr>
                <a:r>
                  <a:rPr lang="es-ES_tradnl" b="1"/>
                  <a:t>Frameworks destino</a:t>
                </a:r>
              </a:p>
            </c:rich>
          </c:tx>
          <c:layout>
            <c:manualLayout>
              <c:xMode val="edge"/>
              <c:yMode val="edge"/>
              <c:x val="0.41123648293963255"/>
              <c:y val="0.93457308402487427"/>
            </c:manualLayout>
          </c:layout>
          <c:overlay val="0"/>
        </c:title>
        <c:numFmt formatCode="General" sourceLinked="1"/>
        <c:majorTickMark val="none"/>
        <c:minorTickMark val="none"/>
        <c:tickLblPos val="nextTo"/>
        <c:spPr>
          <a:ln>
            <a:solidFill>
              <a:srgbClr val="4F81BD">
                <a:shade val="95000"/>
                <a:satMod val="105000"/>
              </a:srgbClr>
            </a:solidFill>
          </a:ln>
        </c:spPr>
        <c:txPr>
          <a:bodyPr rot="0" vert="horz"/>
          <a:lstStyle/>
          <a:p>
            <a:pPr>
              <a:defRPr sz="1000" b="0" i="0" u="none" strike="noStrike" baseline="0">
                <a:solidFill>
                  <a:srgbClr val="333333"/>
                </a:solidFill>
                <a:latin typeface="Calibri"/>
                <a:ea typeface="Calibri"/>
                <a:cs typeface="Calibri"/>
              </a:defRPr>
            </a:pPr>
            <a:endParaRPr lang="es-AR"/>
          </a:p>
        </c:txPr>
        <c:crossAx val="373531776"/>
        <c:crosses val="autoZero"/>
        <c:auto val="1"/>
        <c:lblAlgn val="ctr"/>
        <c:lblOffset val="100"/>
        <c:noMultiLvlLbl val="0"/>
      </c:catAx>
      <c:valAx>
        <c:axId val="373531776"/>
        <c:scaling>
          <c:orientation val="minMax"/>
        </c:scaling>
        <c:delete val="0"/>
        <c:axPos val="l"/>
        <c:majorGridlines>
          <c:spPr>
            <a:ln w="9525" cap="flat" cmpd="sng" algn="ctr">
              <a:solidFill>
                <a:schemeClr val="accent6">
                  <a:shade val="95000"/>
                  <a:satMod val="105000"/>
                </a:schemeClr>
              </a:solidFill>
              <a:prstDash val="solid"/>
            </a:ln>
            <a:effectLst/>
          </c:spPr>
        </c:majorGridlines>
        <c:title>
          <c:tx>
            <c:rich>
              <a:bodyPr/>
              <a:lstStyle/>
              <a:p>
                <a:pPr>
                  <a:defRPr sz="1000" b="1" i="0" u="none" strike="noStrike" baseline="0">
                    <a:solidFill>
                      <a:srgbClr val="333333"/>
                    </a:solidFill>
                    <a:latin typeface="Calibri"/>
                    <a:ea typeface="Calibri"/>
                    <a:cs typeface="Calibri"/>
                  </a:defRPr>
                </a:pPr>
                <a:r>
                  <a:rPr lang="es-ES_tradnl"/>
                  <a:t>Nro de líneas</a:t>
                </a:r>
              </a:p>
            </c:rich>
          </c:tx>
          <c:layout>
            <c:manualLayout>
              <c:xMode val="edge"/>
              <c:yMode val="edge"/>
              <c:x val="2.9304029304029304E-3"/>
              <c:y val="0.32575835775546746"/>
            </c:manualLayout>
          </c:layout>
          <c:overlay val="0"/>
          <c:spPr>
            <a:noFill/>
            <a:ln w="25400">
              <a:noFill/>
            </a:ln>
          </c:spPr>
        </c:title>
        <c:numFmt formatCode="General" sourceLinked="1"/>
        <c:majorTickMark val="none"/>
        <c:minorTickMark val="none"/>
        <c:tickLblPos val="nextTo"/>
        <c:txPr>
          <a:bodyPr rot="0" vert="horz"/>
          <a:lstStyle/>
          <a:p>
            <a:pPr>
              <a:defRPr sz="1000" b="0" i="0" u="none" strike="noStrike" baseline="0">
                <a:solidFill>
                  <a:srgbClr val="333333"/>
                </a:solidFill>
                <a:latin typeface="Calibri"/>
                <a:ea typeface="Calibri"/>
                <a:cs typeface="Calibri"/>
              </a:defRPr>
            </a:pPr>
            <a:endParaRPr lang="es-AR"/>
          </a:p>
        </c:txPr>
        <c:crossAx val="373500928"/>
        <c:crosses val="autoZero"/>
        <c:crossBetween val="between"/>
      </c:valAx>
    </c:plotArea>
    <c:legend>
      <c:legendPos val="r"/>
      <c:layout>
        <c:manualLayout>
          <c:xMode val="edge"/>
          <c:yMode val="edge"/>
          <c:x val="0.86698716506590523"/>
          <c:y val="0.35732574264979783"/>
          <c:w val="0.12051282051282051"/>
          <c:h val="0.40738223519749389"/>
        </c:manualLayout>
      </c:layout>
      <c:overlay val="0"/>
      <c:txPr>
        <a:bodyPr/>
        <a:lstStyle/>
        <a:p>
          <a:pPr>
            <a:defRPr sz="920" b="0" i="0" u="none" strike="noStrike" baseline="0">
              <a:solidFill>
                <a:srgbClr val="333333"/>
              </a:solidFill>
              <a:latin typeface="Calibri"/>
              <a:ea typeface="Calibri"/>
              <a:cs typeface="Calibri"/>
            </a:defRPr>
          </a:pPr>
          <a:endParaRPr lang="es-AR"/>
        </a:p>
      </c:txPr>
    </c:legend>
    <c:plotVisOnly val="1"/>
    <c:dispBlanksAs val="gap"/>
    <c:showDLblsOverMax val="0"/>
  </c:chart>
  <c:txPr>
    <a:bodyPr/>
    <a:lstStyle/>
    <a:p>
      <a:pPr>
        <a:defRPr sz="1000" b="0" i="0" u="none" strike="noStrike" baseline="0">
          <a:solidFill>
            <a:srgbClr val="333333"/>
          </a:solidFill>
          <a:latin typeface="Calibri"/>
          <a:ea typeface="Calibri"/>
          <a:cs typeface="Calibri"/>
        </a:defRPr>
      </a:pPr>
      <a:endParaRPr lang="es-AR"/>
    </a:p>
  </c:txPr>
  <c:externalData r:id="rId2">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c:date1904 val="0"/>
  <c:lang val="es-AR"/>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9.2587349658215801E-2"/>
          <c:y val="3.9550954370627014E-2"/>
          <c:w val="0.75496270658475373"/>
          <c:h val="0.79566695988187619"/>
        </c:manualLayout>
      </c:layout>
      <c:barChart>
        <c:barDir val="col"/>
        <c:grouping val="clustered"/>
        <c:varyColors val="0"/>
        <c:ser>
          <c:idx val="0"/>
          <c:order val="0"/>
          <c:tx>
            <c:strRef>
              <c:f>Calculos!$A$43</c:f>
              <c:strCache>
                <c:ptCount val="1"/>
                <c:pt idx="0">
                  <c:v>CloudLoop</c:v>
                </c:pt>
              </c:strCache>
            </c:strRef>
          </c:tx>
          <c:spPr>
            <a:ln w="38100"/>
          </c:spPr>
          <c:invertIfNegative val="0"/>
          <c:dLbls>
            <c:dLbl>
              <c:idx val="0"/>
              <c:delete val="1"/>
              <c:extLst>
                <c:ext xmlns:c15="http://schemas.microsoft.com/office/drawing/2012/chart" uri="{CE6537A1-D6FC-4f65-9D91-7224C49458BB}"/>
              </c:extLst>
            </c:dLbl>
            <c:spPr>
              <a:noFill/>
              <a:ln w="25400">
                <a:noFill/>
              </a:ln>
            </c:spPr>
            <c:txPr>
              <a:bodyPr rot="-5400000" vert="horz"/>
              <a:lstStyle/>
              <a:p>
                <a:pPr>
                  <a:defRPr sz="1000" b="0" i="0" u="none" strike="noStrike" baseline="0">
                    <a:solidFill>
                      <a:srgbClr val="333333"/>
                    </a:solidFill>
                    <a:latin typeface="Calibri"/>
                    <a:ea typeface="Calibri"/>
                    <a:cs typeface="Calibri"/>
                  </a:defRPr>
                </a:pPr>
                <a:endParaRPr lang="es-AR"/>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Calculos!$B$42:$G$42</c:f>
              <c:strCache>
                <c:ptCount val="6"/>
                <c:pt idx="0">
                  <c:v>CloudLoop</c:v>
                </c:pt>
                <c:pt idx="1">
                  <c:v>Dasein</c:v>
                </c:pt>
                <c:pt idx="2">
                  <c:v>JClouds</c:v>
                </c:pt>
                <c:pt idx="3">
                  <c:v>JetS3t</c:v>
                </c:pt>
                <c:pt idx="4">
                  <c:v>libcloud</c:v>
                </c:pt>
                <c:pt idx="5">
                  <c:v>Aether</c:v>
                </c:pt>
              </c:strCache>
            </c:strRef>
          </c:cat>
          <c:val>
            <c:numRef>
              <c:f>Calculos!$B$43:$G$43</c:f>
              <c:numCache>
                <c:formatCode>General</c:formatCode>
                <c:ptCount val="6"/>
                <c:pt idx="0">
                  <c:v>0</c:v>
                </c:pt>
                <c:pt idx="1">
                  <c:v>97</c:v>
                </c:pt>
                <c:pt idx="2">
                  <c:v>97</c:v>
                </c:pt>
                <c:pt idx="3">
                  <c:v>97</c:v>
                </c:pt>
                <c:pt idx="4">
                  <c:v>97</c:v>
                </c:pt>
                <c:pt idx="5">
                  <c:v>9</c:v>
                </c:pt>
              </c:numCache>
            </c:numRef>
          </c:val>
        </c:ser>
        <c:ser>
          <c:idx val="1"/>
          <c:order val="1"/>
          <c:tx>
            <c:strRef>
              <c:f>Calculos!$A$44</c:f>
              <c:strCache>
                <c:ptCount val="1"/>
                <c:pt idx="0">
                  <c:v>Dasein</c:v>
                </c:pt>
              </c:strCache>
            </c:strRef>
          </c:tx>
          <c:invertIfNegative val="0"/>
          <c:dLbls>
            <c:dLbl>
              <c:idx val="1"/>
              <c:delete val="1"/>
              <c:extLst>
                <c:ext xmlns:c15="http://schemas.microsoft.com/office/drawing/2012/chart" uri="{CE6537A1-D6FC-4f65-9D91-7224C49458BB}"/>
              </c:extLst>
            </c:dLbl>
            <c:spPr>
              <a:noFill/>
              <a:ln w="25400">
                <a:noFill/>
              </a:ln>
            </c:spPr>
            <c:txPr>
              <a:bodyPr rot="-5400000" vert="horz"/>
              <a:lstStyle/>
              <a:p>
                <a:pPr>
                  <a:defRPr sz="1000" b="0" i="0" u="none" strike="noStrike" baseline="0">
                    <a:solidFill>
                      <a:srgbClr val="333333"/>
                    </a:solidFill>
                    <a:latin typeface="Calibri"/>
                    <a:ea typeface="Calibri"/>
                    <a:cs typeface="Calibri"/>
                  </a:defRPr>
                </a:pPr>
                <a:endParaRPr lang="es-AR"/>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Calculos!$B$42:$G$42</c:f>
              <c:strCache>
                <c:ptCount val="6"/>
                <c:pt idx="0">
                  <c:v>CloudLoop</c:v>
                </c:pt>
                <c:pt idx="1">
                  <c:v>Dasein</c:v>
                </c:pt>
                <c:pt idx="2">
                  <c:v>JClouds</c:v>
                </c:pt>
                <c:pt idx="3">
                  <c:v>JetS3t</c:v>
                </c:pt>
                <c:pt idx="4">
                  <c:v>libcloud</c:v>
                </c:pt>
                <c:pt idx="5">
                  <c:v>Aether</c:v>
                </c:pt>
              </c:strCache>
            </c:strRef>
          </c:cat>
          <c:val>
            <c:numRef>
              <c:f>Calculos!$B$44:$G$44</c:f>
              <c:numCache>
                <c:formatCode>General</c:formatCode>
                <c:ptCount val="6"/>
                <c:pt idx="0">
                  <c:v>97</c:v>
                </c:pt>
                <c:pt idx="1">
                  <c:v>0</c:v>
                </c:pt>
                <c:pt idx="2">
                  <c:v>0</c:v>
                </c:pt>
                <c:pt idx="3">
                  <c:v>0</c:v>
                </c:pt>
                <c:pt idx="4">
                  <c:v>0</c:v>
                </c:pt>
                <c:pt idx="5">
                  <c:v>6</c:v>
                </c:pt>
              </c:numCache>
            </c:numRef>
          </c:val>
        </c:ser>
        <c:ser>
          <c:idx val="2"/>
          <c:order val="2"/>
          <c:tx>
            <c:strRef>
              <c:f>Calculos!$A$45</c:f>
              <c:strCache>
                <c:ptCount val="1"/>
                <c:pt idx="0">
                  <c:v>JClouds</c:v>
                </c:pt>
              </c:strCache>
            </c:strRef>
          </c:tx>
          <c:invertIfNegative val="0"/>
          <c:dLbls>
            <c:spPr>
              <a:noFill/>
              <a:ln w="25400">
                <a:noFill/>
              </a:ln>
            </c:spPr>
            <c:txPr>
              <a:bodyPr rot="-5400000" vert="horz"/>
              <a:lstStyle/>
              <a:p>
                <a:pPr>
                  <a:defRPr sz="1000" b="0" i="0" u="none" strike="noStrike" baseline="0">
                    <a:solidFill>
                      <a:srgbClr val="333333"/>
                    </a:solidFill>
                    <a:latin typeface="Calibri"/>
                    <a:ea typeface="Calibri"/>
                    <a:cs typeface="Calibri"/>
                  </a:defRPr>
                </a:pPr>
                <a:endParaRPr lang="es-AR"/>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Calculos!$B$42:$G$42</c:f>
              <c:strCache>
                <c:ptCount val="6"/>
                <c:pt idx="0">
                  <c:v>CloudLoop</c:v>
                </c:pt>
                <c:pt idx="1">
                  <c:v>Dasein</c:v>
                </c:pt>
                <c:pt idx="2">
                  <c:v>JClouds</c:v>
                </c:pt>
                <c:pt idx="3">
                  <c:v>JetS3t</c:v>
                </c:pt>
                <c:pt idx="4">
                  <c:v>libcloud</c:v>
                </c:pt>
                <c:pt idx="5">
                  <c:v>Aether</c:v>
                </c:pt>
              </c:strCache>
            </c:strRef>
          </c:cat>
          <c:val>
            <c:numRef>
              <c:f>Calculos!$B$45:$G$45</c:f>
              <c:numCache>
                <c:formatCode>General</c:formatCode>
                <c:ptCount val="6"/>
                <c:pt idx="0">
                  <c:v>97</c:v>
                </c:pt>
                <c:pt idx="1">
                  <c:v>0</c:v>
                </c:pt>
                <c:pt idx="2">
                  <c:v>0</c:v>
                </c:pt>
                <c:pt idx="3">
                  <c:v>0</c:v>
                </c:pt>
                <c:pt idx="4">
                  <c:v>0</c:v>
                </c:pt>
                <c:pt idx="5">
                  <c:v>6</c:v>
                </c:pt>
              </c:numCache>
            </c:numRef>
          </c:val>
        </c:ser>
        <c:ser>
          <c:idx val="3"/>
          <c:order val="3"/>
          <c:tx>
            <c:strRef>
              <c:f>Calculos!$A$46</c:f>
              <c:strCache>
                <c:ptCount val="1"/>
                <c:pt idx="0">
                  <c:v>JetS3t</c:v>
                </c:pt>
              </c:strCache>
            </c:strRef>
          </c:tx>
          <c:invertIfNegative val="0"/>
          <c:dLbls>
            <c:dLbl>
              <c:idx val="2"/>
              <c:delete val="1"/>
              <c:extLst>
                <c:ext xmlns:c15="http://schemas.microsoft.com/office/drawing/2012/chart" uri="{CE6537A1-D6FC-4f65-9D91-7224C49458BB}"/>
              </c:extLst>
            </c:dLbl>
            <c:dLbl>
              <c:idx val="3"/>
              <c:delete val="1"/>
              <c:extLst>
                <c:ext xmlns:c15="http://schemas.microsoft.com/office/drawing/2012/chart" uri="{CE6537A1-D6FC-4f65-9D91-7224C49458BB}"/>
              </c:extLst>
            </c:dLbl>
            <c:spPr>
              <a:noFill/>
              <a:ln w="25400">
                <a:noFill/>
              </a:ln>
            </c:spPr>
            <c:txPr>
              <a:bodyPr rot="-5400000" vert="horz"/>
              <a:lstStyle/>
              <a:p>
                <a:pPr>
                  <a:defRPr sz="1000" b="0" i="0" u="none" strike="noStrike" baseline="0">
                    <a:solidFill>
                      <a:srgbClr val="333333"/>
                    </a:solidFill>
                    <a:latin typeface="Calibri"/>
                    <a:ea typeface="Calibri"/>
                    <a:cs typeface="Calibri"/>
                  </a:defRPr>
                </a:pPr>
                <a:endParaRPr lang="es-AR"/>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Calculos!$B$42:$G$42</c:f>
              <c:strCache>
                <c:ptCount val="6"/>
                <c:pt idx="0">
                  <c:v>CloudLoop</c:v>
                </c:pt>
                <c:pt idx="1">
                  <c:v>Dasein</c:v>
                </c:pt>
                <c:pt idx="2">
                  <c:v>JClouds</c:v>
                </c:pt>
                <c:pt idx="3">
                  <c:v>JetS3t</c:v>
                </c:pt>
                <c:pt idx="4">
                  <c:v>libcloud</c:v>
                </c:pt>
                <c:pt idx="5">
                  <c:v>Aether</c:v>
                </c:pt>
              </c:strCache>
            </c:strRef>
          </c:cat>
          <c:val>
            <c:numRef>
              <c:f>Calculos!$B$46:$G$46</c:f>
              <c:numCache>
                <c:formatCode>General</c:formatCode>
                <c:ptCount val="6"/>
                <c:pt idx="0">
                  <c:v>97</c:v>
                </c:pt>
                <c:pt idx="1">
                  <c:v>0</c:v>
                </c:pt>
                <c:pt idx="2">
                  <c:v>0</c:v>
                </c:pt>
                <c:pt idx="3">
                  <c:v>0</c:v>
                </c:pt>
                <c:pt idx="4">
                  <c:v>0</c:v>
                </c:pt>
                <c:pt idx="5">
                  <c:v>5</c:v>
                </c:pt>
              </c:numCache>
            </c:numRef>
          </c:val>
        </c:ser>
        <c:ser>
          <c:idx val="4"/>
          <c:order val="4"/>
          <c:tx>
            <c:strRef>
              <c:f>Calculos!$A$47</c:f>
              <c:strCache>
                <c:ptCount val="1"/>
                <c:pt idx="0">
                  <c:v>libcloud</c:v>
                </c:pt>
              </c:strCache>
            </c:strRef>
          </c:tx>
          <c:invertIfNegative val="0"/>
          <c:dLbls>
            <c:dLbl>
              <c:idx val="4"/>
              <c:delete val="1"/>
              <c:extLst>
                <c:ext xmlns:c15="http://schemas.microsoft.com/office/drawing/2012/chart" uri="{CE6537A1-D6FC-4f65-9D91-7224C49458BB}"/>
              </c:extLst>
            </c:dLbl>
            <c:spPr>
              <a:noFill/>
              <a:ln w="25400">
                <a:noFill/>
              </a:ln>
            </c:spPr>
            <c:txPr>
              <a:bodyPr rot="-5400000" vert="horz"/>
              <a:lstStyle/>
              <a:p>
                <a:pPr>
                  <a:defRPr sz="1000" b="0" i="0" u="none" strike="noStrike" baseline="0">
                    <a:solidFill>
                      <a:srgbClr val="333333"/>
                    </a:solidFill>
                    <a:latin typeface="Calibri"/>
                    <a:ea typeface="Calibri"/>
                    <a:cs typeface="Calibri"/>
                  </a:defRPr>
                </a:pPr>
                <a:endParaRPr lang="es-AR"/>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Calculos!$B$42:$G$42</c:f>
              <c:strCache>
                <c:ptCount val="6"/>
                <c:pt idx="0">
                  <c:v>CloudLoop</c:v>
                </c:pt>
                <c:pt idx="1">
                  <c:v>Dasein</c:v>
                </c:pt>
                <c:pt idx="2">
                  <c:v>JClouds</c:v>
                </c:pt>
                <c:pt idx="3">
                  <c:v>JetS3t</c:v>
                </c:pt>
                <c:pt idx="4">
                  <c:v>libcloud</c:v>
                </c:pt>
                <c:pt idx="5">
                  <c:v>Aether</c:v>
                </c:pt>
              </c:strCache>
            </c:strRef>
          </c:cat>
          <c:val>
            <c:numRef>
              <c:f>Calculos!$B$47:$G$47</c:f>
              <c:numCache>
                <c:formatCode>General</c:formatCode>
                <c:ptCount val="6"/>
                <c:pt idx="0">
                  <c:v>97</c:v>
                </c:pt>
                <c:pt idx="1">
                  <c:v>0</c:v>
                </c:pt>
                <c:pt idx="2">
                  <c:v>0</c:v>
                </c:pt>
                <c:pt idx="3">
                  <c:v>0</c:v>
                </c:pt>
                <c:pt idx="4">
                  <c:v>0</c:v>
                </c:pt>
                <c:pt idx="5">
                  <c:v>5</c:v>
                </c:pt>
              </c:numCache>
            </c:numRef>
          </c:val>
        </c:ser>
        <c:dLbls>
          <c:showLegendKey val="0"/>
          <c:showVal val="0"/>
          <c:showCatName val="0"/>
          <c:showSerName val="0"/>
          <c:showPercent val="0"/>
          <c:showBubbleSize val="0"/>
        </c:dLbls>
        <c:gapWidth val="186"/>
        <c:overlap val="-50"/>
        <c:axId val="375191808"/>
        <c:axId val="375218560"/>
      </c:barChart>
      <c:catAx>
        <c:axId val="375191808"/>
        <c:scaling>
          <c:orientation val="minMax"/>
        </c:scaling>
        <c:delete val="0"/>
        <c:axPos val="b"/>
        <c:majorGridlines/>
        <c:title>
          <c:tx>
            <c:rich>
              <a:bodyPr/>
              <a:lstStyle/>
              <a:p>
                <a:pPr>
                  <a:defRPr/>
                </a:pPr>
                <a:r>
                  <a:rPr lang="es-ES_tradnl" b="1"/>
                  <a:t>Frameworks destino</a:t>
                </a:r>
              </a:p>
            </c:rich>
          </c:tx>
          <c:layout>
            <c:manualLayout>
              <c:xMode val="edge"/>
              <c:yMode val="edge"/>
              <c:x val="0.40689510181690369"/>
              <c:y val="0.93097919363853099"/>
            </c:manualLayout>
          </c:layout>
          <c:overlay val="0"/>
        </c:title>
        <c:numFmt formatCode="General" sourceLinked="1"/>
        <c:majorTickMark val="none"/>
        <c:minorTickMark val="none"/>
        <c:tickLblPos val="nextTo"/>
        <c:txPr>
          <a:bodyPr rot="0" vert="horz"/>
          <a:lstStyle/>
          <a:p>
            <a:pPr>
              <a:defRPr sz="1000" b="0" i="0" u="none" strike="noStrike" baseline="0">
                <a:solidFill>
                  <a:srgbClr val="333333"/>
                </a:solidFill>
                <a:latin typeface="Calibri"/>
                <a:ea typeface="Calibri"/>
                <a:cs typeface="Calibri"/>
              </a:defRPr>
            </a:pPr>
            <a:endParaRPr lang="es-AR"/>
          </a:p>
        </c:txPr>
        <c:crossAx val="375218560"/>
        <c:crosses val="autoZero"/>
        <c:auto val="1"/>
        <c:lblAlgn val="ctr"/>
        <c:lblOffset val="100"/>
        <c:noMultiLvlLbl val="0"/>
      </c:catAx>
      <c:valAx>
        <c:axId val="375218560"/>
        <c:scaling>
          <c:orientation val="minMax"/>
        </c:scaling>
        <c:delete val="0"/>
        <c:axPos val="l"/>
        <c:majorGridlines>
          <c:spPr>
            <a:ln w="9525" cap="flat" cmpd="sng" algn="ctr">
              <a:solidFill>
                <a:schemeClr val="accent6">
                  <a:shade val="95000"/>
                  <a:satMod val="105000"/>
                </a:schemeClr>
              </a:solidFill>
              <a:prstDash val="solid"/>
            </a:ln>
            <a:effectLst/>
          </c:spPr>
        </c:majorGridlines>
        <c:title>
          <c:tx>
            <c:rich>
              <a:bodyPr/>
              <a:lstStyle/>
              <a:p>
                <a:pPr>
                  <a:defRPr sz="1000" b="1" i="0" u="none" strike="noStrike" baseline="0">
                    <a:solidFill>
                      <a:srgbClr val="333333"/>
                    </a:solidFill>
                    <a:latin typeface="Calibri"/>
                    <a:ea typeface="Calibri"/>
                    <a:cs typeface="Calibri"/>
                  </a:defRPr>
                </a:pPr>
                <a:r>
                  <a:rPr lang="es-ES_tradnl"/>
                  <a:t>Nro de líneas</a:t>
                </a:r>
              </a:p>
            </c:rich>
          </c:tx>
          <c:layout>
            <c:manualLayout>
              <c:xMode val="edge"/>
              <c:yMode val="edge"/>
              <c:x val="5.8608058608058608E-3"/>
              <c:y val="0.32575835775546746"/>
            </c:manualLayout>
          </c:layout>
          <c:overlay val="0"/>
          <c:spPr>
            <a:noFill/>
            <a:ln w="25400">
              <a:noFill/>
            </a:ln>
          </c:spPr>
        </c:title>
        <c:numFmt formatCode="General" sourceLinked="1"/>
        <c:majorTickMark val="none"/>
        <c:minorTickMark val="none"/>
        <c:tickLblPos val="nextTo"/>
        <c:txPr>
          <a:bodyPr rot="0" vert="horz"/>
          <a:lstStyle/>
          <a:p>
            <a:pPr>
              <a:defRPr sz="1000" b="0" i="0" u="none" strike="noStrike" baseline="0">
                <a:solidFill>
                  <a:srgbClr val="333333"/>
                </a:solidFill>
                <a:latin typeface="Calibri"/>
                <a:ea typeface="Calibri"/>
                <a:cs typeface="Calibri"/>
              </a:defRPr>
            </a:pPr>
            <a:endParaRPr lang="es-AR"/>
          </a:p>
        </c:txPr>
        <c:crossAx val="375191808"/>
        <c:crosses val="autoZero"/>
        <c:crossBetween val="between"/>
      </c:valAx>
      <c:spPr>
        <a:ln>
          <a:solidFill>
            <a:schemeClr val="accent1">
              <a:shade val="95000"/>
              <a:satMod val="105000"/>
            </a:schemeClr>
          </a:solidFill>
        </a:ln>
      </c:spPr>
    </c:plotArea>
    <c:legend>
      <c:legendPos val="r"/>
      <c:layout>
        <c:manualLayout>
          <c:xMode val="edge"/>
          <c:yMode val="edge"/>
          <c:x val="0.86098606904906128"/>
          <c:y val="0.33595170027421606"/>
          <c:w val="0.12649880303423611"/>
          <c:h val="0.42875627757307566"/>
        </c:manualLayout>
      </c:layout>
      <c:overlay val="0"/>
      <c:txPr>
        <a:bodyPr/>
        <a:lstStyle/>
        <a:p>
          <a:pPr>
            <a:defRPr sz="920" b="0" i="0" u="none" strike="noStrike" baseline="0">
              <a:solidFill>
                <a:srgbClr val="333333"/>
              </a:solidFill>
              <a:latin typeface="Calibri"/>
              <a:ea typeface="Calibri"/>
              <a:cs typeface="Calibri"/>
            </a:defRPr>
          </a:pPr>
          <a:endParaRPr lang="es-AR"/>
        </a:p>
      </c:txPr>
    </c:legend>
    <c:plotVisOnly val="1"/>
    <c:dispBlanksAs val="gap"/>
    <c:showDLblsOverMax val="0"/>
  </c:chart>
  <c:txPr>
    <a:bodyPr/>
    <a:lstStyle/>
    <a:p>
      <a:pPr>
        <a:defRPr sz="1000" b="0" i="0" u="none" strike="noStrike" baseline="0">
          <a:solidFill>
            <a:srgbClr val="333333"/>
          </a:solidFill>
          <a:latin typeface="Calibri"/>
          <a:ea typeface="Calibri"/>
          <a:cs typeface="Calibri"/>
        </a:defRPr>
      </a:pPr>
      <a:endParaRPr lang="es-AR"/>
    </a:p>
  </c:txPr>
  <c:externalData r:id="rId2">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c:date1904 val="0"/>
  <c:lang val="es-AR"/>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9.6747055048185593E-2"/>
          <c:y val="4.0840159963713596E-2"/>
          <c:w val="0.76110630795318046"/>
          <c:h val="0.77454836272147842"/>
        </c:manualLayout>
      </c:layout>
      <c:barChart>
        <c:barDir val="col"/>
        <c:grouping val="clustered"/>
        <c:varyColors val="0"/>
        <c:ser>
          <c:idx val="0"/>
          <c:order val="0"/>
          <c:tx>
            <c:strRef>
              <c:f>Calculos!$A$59</c:f>
              <c:strCache>
                <c:ptCount val="1"/>
                <c:pt idx="0">
                  <c:v>CloudLoop</c:v>
                </c:pt>
              </c:strCache>
            </c:strRef>
          </c:tx>
          <c:spPr>
            <a:ln w="38100"/>
          </c:spPr>
          <c:invertIfNegative val="0"/>
          <c:dLbls>
            <c:dLbl>
              <c:idx val="0"/>
              <c:delete val="1"/>
              <c:extLst>
                <c:ext xmlns:c15="http://schemas.microsoft.com/office/drawing/2012/chart" uri="{CE6537A1-D6FC-4f65-9D91-7224C49458BB}"/>
              </c:extLst>
            </c:dLbl>
            <c:spPr>
              <a:noFill/>
              <a:ln w="25400">
                <a:noFill/>
              </a:ln>
            </c:spPr>
            <c:txPr>
              <a:bodyPr rot="-5400000" vert="horz"/>
              <a:lstStyle/>
              <a:p>
                <a:pPr algn="ctr">
                  <a:defRPr sz="1000" b="0" i="0" u="none" strike="noStrike" baseline="0">
                    <a:solidFill>
                      <a:srgbClr val="333333"/>
                    </a:solidFill>
                    <a:latin typeface="Calibri"/>
                    <a:ea typeface="Calibri"/>
                    <a:cs typeface="Calibri"/>
                  </a:defRPr>
                </a:pPr>
                <a:endParaRPr lang="es-AR"/>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Calculos!$B$58:$G$58</c:f>
              <c:strCache>
                <c:ptCount val="6"/>
                <c:pt idx="0">
                  <c:v>CloudLoop</c:v>
                </c:pt>
                <c:pt idx="1">
                  <c:v>Dasein</c:v>
                </c:pt>
                <c:pt idx="2">
                  <c:v>JClouds</c:v>
                </c:pt>
                <c:pt idx="3">
                  <c:v>JetS3t</c:v>
                </c:pt>
                <c:pt idx="4">
                  <c:v>libcloud</c:v>
                </c:pt>
                <c:pt idx="5">
                  <c:v>Aether</c:v>
                </c:pt>
              </c:strCache>
            </c:strRef>
          </c:cat>
          <c:val>
            <c:numRef>
              <c:f>Calculos!$B$59:$G$59</c:f>
              <c:numCache>
                <c:formatCode>General</c:formatCode>
                <c:ptCount val="6"/>
                <c:pt idx="0">
                  <c:v>0</c:v>
                </c:pt>
                <c:pt idx="1">
                  <c:v>763</c:v>
                </c:pt>
                <c:pt idx="2">
                  <c:v>868</c:v>
                </c:pt>
                <c:pt idx="3">
                  <c:v>543</c:v>
                </c:pt>
                <c:pt idx="4">
                  <c:v>970</c:v>
                </c:pt>
                <c:pt idx="5">
                  <c:v>0</c:v>
                </c:pt>
              </c:numCache>
            </c:numRef>
          </c:val>
        </c:ser>
        <c:ser>
          <c:idx val="1"/>
          <c:order val="1"/>
          <c:tx>
            <c:strRef>
              <c:f>Calculos!$A$60</c:f>
              <c:strCache>
                <c:ptCount val="1"/>
                <c:pt idx="0">
                  <c:v>Dasein</c:v>
                </c:pt>
              </c:strCache>
            </c:strRef>
          </c:tx>
          <c:invertIfNegative val="0"/>
          <c:dLbls>
            <c:dLbl>
              <c:idx val="1"/>
              <c:delete val="1"/>
              <c:extLst>
                <c:ext xmlns:c15="http://schemas.microsoft.com/office/drawing/2012/chart" uri="{CE6537A1-D6FC-4f65-9D91-7224C49458BB}"/>
              </c:extLst>
            </c:dLbl>
            <c:spPr>
              <a:noFill/>
              <a:ln w="25400">
                <a:noFill/>
              </a:ln>
            </c:spPr>
            <c:txPr>
              <a:bodyPr rot="-5400000" vert="horz"/>
              <a:lstStyle/>
              <a:p>
                <a:pPr algn="ctr">
                  <a:defRPr sz="1000" b="0" i="0" u="none" strike="noStrike" baseline="0">
                    <a:solidFill>
                      <a:srgbClr val="333333"/>
                    </a:solidFill>
                    <a:latin typeface="Calibri"/>
                    <a:ea typeface="Calibri"/>
                    <a:cs typeface="Calibri"/>
                  </a:defRPr>
                </a:pPr>
                <a:endParaRPr lang="es-AR"/>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Calculos!$B$58:$G$58</c:f>
              <c:strCache>
                <c:ptCount val="6"/>
                <c:pt idx="0">
                  <c:v>CloudLoop</c:v>
                </c:pt>
                <c:pt idx="1">
                  <c:v>Dasein</c:v>
                </c:pt>
                <c:pt idx="2">
                  <c:v>JClouds</c:v>
                </c:pt>
                <c:pt idx="3">
                  <c:v>JetS3t</c:v>
                </c:pt>
                <c:pt idx="4">
                  <c:v>libcloud</c:v>
                </c:pt>
                <c:pt idx="5">
                  <c:v>Aether</c:v>
                </c:pt>
              </c:strCache>
            </c:strRef>
          </c:cat>
          <c:val>
            <c:numRef>
              <c:f>Calculos!$B$60:$G$60</c:f>
              <c:numCache>
                <c:formatCode>General</c:formatCode>
                <c:ptCount val="6"/>
                <c:pt idx="0">
                  <c:v>461</c:v>
                </c:pt>
                <c:pt idx="1">
                  <c:v>0</c:v>
                </c:pt>
                <c:pt idx="2">
                  <c:v>868</c:v>
                </c:pt>
                <c:pt idx="3">
                  <c:v>543</c:v>
                </c:pt>
                <c:pt idx="4">
                  <c:v>970</c:v>
                </c:pt>
                <c:pt idx="5">
                  <c:v>0</c:v>
                </c:pt>
              </c:numCache>
            </c:numRef>
          </c:val>
        </c:ser>
        <c:ser>
          <c:idx val="2"/>
          <c:order val="2"/>
          <c:tx>
            <c:strRef>
              <c:f>Calculos!$A$61</c:f>
              <c:strCache>
                <c:ptCount val="1"/>
                <c:pt idx="0">
                  <c:v>JClouds</c:v>
                </c:pt>
              </c:strCache>
            </c:strRef>
          </c:tx>
          <c:invertIfNegative val="0"/>
          <c:dLbls>
            <c:spPr>
              <a:noFill/>
              <a:ln w="25400">
                <a:noFill/>
              </a:ln>
            </c:spPr>
            <c:txPr>
              <a:bodyPr rot="-5400000" vert="horz"/>
              <a:lstStyle/>
              <a:p>
                <a:pPr algn="ctr">
                  <a:defRPr sz="1000" b="0" i="0" u="none" strike="noStrike" baseline="0">
                    <a:solidFill>
                      <a:srgbClr val="333333"/>
                    </a:solidFill>
                    <a:latin typeface="Calibri"/>
                    <a:ea typeface="Calibri"/>
                    <a:cs typeface="Calibri"/>
                  </a:defRPr>
                </a:pPr>
                <a:endParaRPr lang="es-AR"/>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Calculos!$B$58:$G$58</c:f>
              <c:strCache>
                <c:ptCount val="6"/>
                <c:pt idx="0">
                  <c:v>CloudLoop</c:v>
                </c:pt>
                <c:pt idx="1">
                  <c:v>Dasein</c:v>
                </c:pt>
                <c:pt idx="2">
                  <c:v>JClouds</c:v>
                </c:pt>
                <c:pt idx="3">
                  <c:v>JetS3t</c:v>
                </c:pt>
                <c:pt idx="4">
                  <c:v>libcloud</c:v>
                </c:pt>
                <c:pt idx="5">
                  <c:v>Aether</c:v>
                </c:pt>
              </c:strCache>
            </c:strRef>
          </c:cat>
          <c:val>
            <c:numRef>
              <c:f>Calculos!$B$61:$G$61</c:f>
              <c:numCache>
                <c:formatCode>General</c:formatCode>
                <c:ptCount val="6"/>
                <c:pt idx="0">
                  <c:v>461</c:v>
                </c:pt>
                <c:pt idx="1">
                  <c:v>763</c:v>
                </c:pt>
                <c:pt idx="2">
                  <c:v>0</c:v>
                </c:pt>
                <c:pt idx="3">
                  <c:v>543</c:v>
                </c:pt>
                <c:pt idx="4">
                  <c:v>970</c:v>
                </c:pt>
                <c:pt idx="5">
                  <c:v>0</c:v>
                </c:pt>
              </c:numCache>
            </c:numRef>
          </c:val>
        </c:ser>
        <c:ser>
          <c:idx val="3"/>
          <c:order val="3"/>
          <c:tx>
            <c:strRef>
              <c:f>Calculos!$A$62</c:f>
              <c:strCache>
                <c:ptCount val="1"/>
                <c:pt idx="0">
                  <c:v>JetS3t</c:v>
                </c:pt>
              </c:strCache>
            </c:strRef>
          </c:tx>
          <c:invertIfNegative val="0"/>
          <c:dLbls>
            <c:dLbl>
              <c:idx val="2"/>
              <c:delete val="1"/>
              <c:extLst>
                <c:ext xmlns:c15="http://schemas.microsoft.com/office/drawing/2012/chart" uri="{CE6537A1-D6FC-4f65-9D91-7224C49458BB}"/>
              </c:extLst>
            </c:dLbl>
            <c:dLbl>
              <c:idx val="3"/>
              <c:delete val="1"/>
              <c:extLst>
                <c:ext xmlns:c15="http://schemas.microsoft.com/office/drawing/2012/chart" uri="{CE6537A1-D6FC-4f65-9D91-7224C49458BB}"/>
              </c:extLst>
            </c:dLbl>
            <c:spPr>
              <a:noFill/>
              <a:ln w="25400">
                <a:noFill/>
              </a:ln>
            </c:spPr>
            <c:txPr>
              <a:bodyPr rot="-5400000" vert="horz"/>
              <a:lstStyle/>
              <a:p>
                <a:pPr algn="ctr">
                  <a:defRPr sz="1000" b="0" i="0" u="none" strike="noStrike" baseline="0">
                    <a:solidFill>
                      <a:srgbClr val="333333"/>
                    </a:solidFill>
                    <a:latin typeface="Calibri"/>
                    <a:ea typeface="Calibri"/>
                    <a:cs typeface="Calibri"/>
                  </a:defRPr>
                </a:pPr>
                <a:endParaRPr lang="es-AR"/>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Calculos!$B$58:$G$58</c:f>
              <c:strCache>
                <c:ptCount val="6"/>
                <c:pt idx="0">
                  <c:v>CloudLoop</c:v>
                </c:pt>
                <c:pt idx="1">
                  <c:v>Dasein</c:v>
                </c:pt>
                <c:pt idx="2">
                  <c:v>JClouds</c:v>
                </c:pt>
                <c:pt idx="3">
                  <c:v>JetS3t</c:v>
                </c:pt>
                <c:pt idx="4">
                  <c:v>libcloud</c:v>
                </c:pt>
                <c:pt idx="5">
                  <c:v>Aether</c:v>
                </c:pt>
              </c:strCache>
            </c:strRef>
          </c:cat>
          <c:val>
            <c:numRef>
              <c:f>Calculos!$B$62:$G$62</c:f>
              <c:numCache>
                <c:formatCode>General</c:formatCode>
                <c:ptCount val="6"/>
                <c:pt idx="0">
                  <c:v>461</c:v>
                </c:pt>
                <c:pt idx="1">
                  <c:v>763</c:v>
                </c:pt>
                <c:pt idx="2">
                  <c:v>868</c:v>
                </c:pt>
                <c:pt idx="3">
                  <c:v>0</c:v>
                </c:pt>
                <c:pt idx="4">
                  <c:v>970</c:v>
                </c:pt>
                <c:pt idx="5">
                  <c:v>0</c:v>
                </c:pt>
              </c:numCache>
            </c:numRef>
          </c:val>
        </c:ser>
        <c:ser>
          <c:idx val="4"/>
          <c:order val="4"/>
          <c:tx>
            <c:strRef>
              <c:f>Calculos!$A$63</c:f>
              <c:strCache>
                <c:ptCount val="1"/>
                <c:pt idx="0">
                  <c:v>libcloud</c:v>
                </c:pt>
              </c:strCache>
            </c:strRef>
          </c:tx>
          <c:invertIfNegative val="0"/>
          <c:dLbls>
            <c:dLbl>
              <c:idx val="4"/>
              <c:delete val="1"/>
              <c:extLst>
                <c:ext xmlns:c15="http://schemas.microsoft.com/office/drawing/2012/chart" uri="{CE6537A1-D6FC-4f65-9D91-7224C49458BB}"/>
              </c:extLst>
            </c:dLbl>
            <c:spPr>
              <a:noFill/>
              <a:ln w="25400">
                <a:noFill/>
              </a:ln>
            </c:spPr>
            <c:txPr>
              <a:bodyPr rot="-5400000" vert="horz"/>
              <a:lstStyle/>
              <a:p>
                <a:pPr algn="ctr">
                  <a:defRPr sz="1000" b="0" i="0" u="none" strike="noStrike" baseline="0">
                    <a:solidFill>
                      <a:srgbClr val="333333"/>
                    </a:solidFill>
                    <a:latin typeface="Calibri"/>
                    <a:ea typeface="Calibri"/>
                    <a:cs typeface="Calibri"/>
                  </a:defRPr>
                </a:pPr>
                <a:endParaRPr lang="es-AR"/>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Calculos!$B$58:$G$58</c:f>
              <c:strCache>
                <c:ptCount val="6"/>
                <c:pt idx="0">
                  <c:v>CloudLoop</c:v>
                </c:pt>
                <c:pt idx="1">
                  <c:v>Dasein</c:v>
                </c:pt>
                <c:pt idx="2">
                  <c:v>JClouds</c:v>
                </c:pt>
                <c:pt idx="3">
                  <c:v>JetS3t</c:v>
                </c:pt>
                <c:pt idx="4">
                  <c:v>libcloud</c:v>
                </c:pt>
                <c:pt idx="5">
                  <c:v>Aether</c:v>
                </c:pt>
              </c:strCache>
            </c:strRef>
          </c:cat>
          <c:val>
            <c:numRef>
              <c:f>Calculos!$B$63:$G$63</c:f>
              <c:numCache>
                <c:formatCode>General</c:formatCode>
                <c:ptCount val="6"/>
                <c:pt idx="0">
                  <c:v>461</c:v>
                </c:pt>
                <c:pt idx="1">
                  <c:v>763</c:v>
                </c:pt>
                <c:pt idx="2">
                  <c:v>868</c:v>
                </c:pt>
                <c:pt idx="3">
                  <c:v>543</c:v>
                </c:pt>
                <c:pt idx="4">
                  <c:v>0</c:v>
                </c:pt>
                <c:pt idx="5">
                  <c:v>0</c:v>
                </c:pt>
              </c:numCache>
            </c:numRef>
          </c:val>
        </c:ser>
        <c:dLbls>
          <c:showLegendKey val="0"/>
          <c:showVal val="0"/>
          <c:showCatName val="0"/>
          <c:showSerName val="0"/>
          <c:showPercent val="0"/>
          <c:showBubbleSize val="0"/>
        </c:dLbls>
        <c:gapWidth val="186"/>
        <c:overlap val="-50"/>
        <c:axId val="375289344"/>
        <c:axId val="375291264"/>
      </c:barChart>
      <c:catAx>
        <c:axId val="375289344"/>
        <c:scaling>
          <c:orientation val="minMax"/>
        </c:scaling>
        <c:delete val="0"/>
        <c:axPos val="b"/>
        <c:majorGridlines/>
        <c:title>
          <c:tx>
            <c:rich>
              <a:bodyPr/>
              <a:lstStyle/>
              <a:p>
                <a:pPr>
                  <a:defRPr b="1"/>
                </a:pPr>
                <a:r>
                  <a:rPr lang="es-ES_tradnl" b="1"/>
                  <a:t>Frameworks destino</a:t>
                </a:r>
              </a:p>
            </c:rich>
          </c:tx>
          <c:layout>
            <c:manualLayout>
              <c:xMode val="edge"/>
              <c:yMode val="edge"/>
              <c:x val="0.43243495133993121"/>
              <c:y val="0.94268150369598203"/>
            </c:manualLayout>
          </c:layout>
          <c:overlay val="0"/>
        </c:title>
        <c:numFmt formatCode="General" sourceLinked="1"/>
        <c:majorTickMark val="none"/>
        <c:minorTickMark val="none"/>
        <c:tickLblPos val="nextTo"/>
        <c:txPr>
          <a:bodyPr rot="0" vert="horz"/>
          <a:lstStyle/>
          <a:p>
            <a:pPr>
              <a:defRPr sz="1000" b="0" i="0" u="none" strike="noStrike" baseline="0">
                <a:solidFill>
                  <a:srgbClr val="333333"/>
                </a:solidFill>
                <a:latin typeface="Calibri"/>
                <a:ea typeface="Calibri"/>
                <a:cs typeface="Calibri"/>
              </a:defRPr>
            </a:pPr>
            <a:endParaRPr lang="es-AR"/>
          </a:p>
        </c:txPr>
        <c:crossAx val="375291264"/>
        <c:crosses val="autoZero"/>
        <c:auto val="1"/>
        <c:lblAlgn val="ctr"/>
        <c:lblOffset val="100"/>
        <c:noMultiLvlLbl val="0"/>
      </c:catAx>
      <c:valAx>
        <c:axId val="375291264"/>
        <c:scaling>
          <c:orientation val="minMax"/>
        </c:scaling>
        <c:delete val="0"/>
        <c:axPos val="l"/>
        <c:majorGridlines>
          <c:spPr>
            <a:ln w="9525" cap="flat" cmpd="sng" algn="ctr">
              <a:solidFill>
                <a:schemeClr val="accent6">
                  <a:shade val="95000"/>
                  <a:satMod val="105000"/>
                </a:schemeClr>
              </a:solidFill>
              <a:prstDash val="solid"/>
            </a:ln>
            <a:effectLst/>
          </c:spPr>
        </c:majorGridlines>
        <c:title>
          <c:tx>
            <c:rich>
              <a:bodyPr/>
              <a:lstStyle/>
              <a:p>
                <a:pPr>
                  <a:defRPr sz="1000" b="1" i="0" u="none" strike="noStrike" baseline="0">
                    <a:solidFill>
                      <a:srgbClr val="333333"/>
                    </a:solidFill>
                    <a:latin typeface="Calibri"/>
                    <a:ea typeface="Calibri"/>
                    <a:cs typeface="Calibri"/>
                  </a:defRPr>
                </a:pPr>
                <a:r>
                  <a:rPr lang="es-ES_tradnl"/>
                  <a:t>Nro de líneas</a:t>
                </a:r>
              </a:p>
            </c:rich>
          </c:tx>
          <c:layout>
            <c:manualLayout>
              <c:xMode val="edge"/>
              <c:yMode val="edge"/>
              <c:x val="1.014906438312718E-2"/>
              <c:y val="0.32375736886512019"/>
            </c:manualLayout>
          </c:layout>
          <c:overlay val="0"/>
          <c:spPr>
            <a:noFill/>
            <a:ln w="25400">
              <a:noFill/>
            </a:ln>
          </c:spPr>
        </c:title>
        <c:numFmt formatCode="General" sourceLinked="1"/>
        <c:majorTickMark val="none"/>
        <c:minorTickMark val="none"/>
        <c:tickLblPos val="nextTo"/>
        <c:txPr>
          <a:bodyPr rot="0" vert="horz"/>
          <a:lstStyle/>
          <a:p>
            <a:pPr>
              <a:defRPr sz="1000" b="0" i="0" u="none" strike="noStrike" baseline="0">
                <a:solidFill>
                  <a:srgbClr val="333333"/>
                </a:solidFill>
                <a:latin typeface="Calibri"/>
                <a:ea typeface="Calibri"/>
                <a:cs typeface="Calibri"/>
              </a:defRPr>
            </a:pPr>
            <a:endParaRPr lang="es-AR"/>
          </a:p>
        </c:txPr>
        <c:crossAx val="375289344"/>
        <c:crosses val="autoZero"/>
        <c:crossBetween val="between"/>
      </c:valAx>
      <c:spPr>
        <a:ln>
          <a:solidFill>
            <a:schemeClr val="accent1">
              <a:shade val="95000"/>
              <a:satMod val="105000"/>
            </a:schemeClr>
          </a:solidFill>
        </a:ln>
      </c:spPr>
    </c:plotArea>
    <c:legend>
      <c:legendPos val="r"/>
      <c:layout>
        <c:manualLayout>
          <c:xMode val="edge"/>
          <c:yMode val="edge"/>
          <c:x val="0.85310657766256859"/>
          <c:y val="0.23361427682226354"/>
          <c:w val="0.13564704031406161"/>
          <c:h val="0.45016745676290421"/>
        </c:manualLayout>
      </c:layout>
      <c:overlay val="0"/>
      <c:txPr>
        <a:bodyPr/>
        <a:lstStyle/>
        <a:p>
          <a:pPr>
            <a:defRPr sz="920" b="0" i="0" u="none" strike="noStrike" baseline="0">
              <a:solidFill>
                <a:srgbClr val="333333"/>
              </a:solidFill>
              <a:latin typeface="Calibri"/>
              <a:ea typeface="Calibri"/>
              <a:cs typeface="Calibri"/>
            </a:defRPr>
          </a:pPr>
          <a:endParaRPr lang="es-AR"/>
        </a:p>
      </c:txPr>
    </c:legend>
    <c:plotVisOnly val="1"/>
    <c:dispBlanksAs val="gap"/>
    <c:showDLblsOverMax val="0"/>
  </c:chart>
  <c:txPr>
    <a:bodyPr/>
    <a:lstStyle/>
    <a:p>
      <a:pPr>
        <a:defRPr sz="1000" b="0" i="0" u="none" strike="noStrike" baseline="0">
          <a:solidFill>
            <a:srgbClr val="333333"/>
          </a:solidFill>
          <a:latin typeface="Calibri"/>
          <a:ea typeface="Calibri"/>
          <a:cs typeface="Calibri"/>
        </a:defRPr>
      </a:pPr>
      <a:endParaRPr lang="es-AR"/>
    </a:p>
  </c:txPr>
  <c:externalData r:id="rId2">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c:date1904 val="0"/>
  <c:lang val="es-AR"/>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7.8534776902887141E-2"/>
          <c:y val="3.8828486817502644E-2"/>
          <c:w val="0.75449803149606298"/>
          <c:h val="0.79939946125550265"/>
        </c:manualLayout>
      </c:layout>
      <c:lineChart>
        <c:grouping val="standard"/>
        <c:varyColors val="0"/>
        <c:ser>
          <c:idx val="0"/>
          <c:order val="0"/>
          <c:tx>
            <c:strRef>
              <c:f>JFileSync!$A$32</c:f>
              <c:strCache>
                <c:ptCount val="1"/>
                <c:pt idx="0">
                  <c:v>Consumo de memoria (MB)</c:v>
                </c:pt>
              </c:strCache>
            </c:strRef>
          </c:tx>
          <c:dLbls>
            <c:dLbl>
              <c:idx val="0"/>
              <c:layout>
                <c:manualLayout>
                  <c:x val="-2.4999999999999984E-2"/>
                  <c:y val="-4.8553048515994325E-2"/>
                </c:manualLayout>
              </c:layout>
              <c:dLblPos val="r"/>
              <c:showLegendKey val="0"/>
              <c:showVal val="1"/>
              <c:showCatName val="0"/>
              <c:showSerName val="0"/>
              <c:showPercent val="0"/>
              <c:showBubbleSize val="0"/>
              <c:extLst>
                <c:ext xmlns:c15="http://schemas.microsoft.com/office/drawing/2012/chart" uri="{CE6537A1-D6FC-4f65-9D91-7224C49458BB}"/>
              </c:extLst>
            </c:dLbl>
            <c:dLbl>
              <c:idx val="1"/>
              <c:layout>
                <c:manualLayout>
                  <c:x val="-3.0555202579247985E-17"/>
                  <c:y val="-3.3613445378151259E-2"/>
                </c:manualLayout>
              </c:layout>
              <c:dLblPos val="r"/>
              <c:showLegendKey val="0"/>
              <c:showVal val="1"/>
              <c:showCatName val="0"/>
              <c:showSerName val="0"/>
              <c:showPercent val="0"/>
              <c:showBubbleSize val="0"/>
              <c:extLst>
                <c:ext xmlns:c15="http://schemas.microsoft.com/office/drawing/2012/chart" uri="{CE6537A1-D6FC-4f65-9D91-7224C49458BB}"/>
              </c:extLst>
            </c:dLbl>
            <c:dLbl>
              <c:idx val="2"/>
              <c:layout>
                <c:manualLayout>
                  <c:x val="0"/>
                  <c:y val="3.3613445378151259E-2"/>
                </c:manualLayout>
              </c:layout>
              <c:dLblPos val="r"/>
              <c:showLegendKey val="0"/>
              <c:showVal val="1"/>
              <c:showCatName val="0"/>
              <c:showSerName val="0"/>
              <c:showPercent val="0"/>
              <c:showBubbleSize val="0"/>
              <c:extLst>
                <c:ext xmlns:c15="http://schemas.microsoft.com/office/drawing/2012/chart" uri="{CE6537A1-D6FC-4f65-9D91-7224C49458BB}"/>
              </c:extLst>
            </c:dLbl>
            <c:dLbl>
              <c:idx val="3"/>
              <c:layout>
                <c:manualLayout>
                  <c:x val="0"/>
                  <c:y val="-1.4939309056956116E-2"/>
                </c:manualLayout>
              </c:layout>
              <c:dLblPos val="r"/>
              <c:showLegendKey val="0"/>
              <c:showVal val="1"/>
              <c:showCatName val="0"/>
              <c:showSerName val="0"/>
              <c:showPercent val="0"/>
              <c:showBubbleSize val="0"/>
              <c:extLst>
                <c:ext xmlns:c15="http://schemas.microsoft.com/office/drawing/2012/chart" uri="{CE6537A1-D6FC-4f65-9D91-7224C49458BB}"/>
              </c:extLst>
            </c:dLbl>
            <c:dLbl>
              <c:idx val="4"/>
              <c:layout>
                <c:manualLayout>
                  <c:x val="0"/>
                  <c:y val="-2.2408963585434174E-2"/>
                </c:manualLayout>
              </c:layout>
              <c:dLblPos val="r"/>
              <c:showLegendKey val="0"/>
              <c:showVal val="1"/>
              <c:showCatName val="0"/>
              <c:showSerName val="0"/>
              <c:showPercent val="0"/>
              <c:showBubbleSize val="0"/>
              <c:extLst>
                <c:ext xmlns:c15="http://schemas.microsoft.com/office/drawing/2012/chart" uri="{CE6537A1-D6FC-4f65-9D91-7224C49458BB}"/>
              </c:extLst>
            </c:dLbl>
            <c:dLbl>
              <c:idx val="5"/>
              <c:layout>
                <c:manualLayout>
                  <c:x val="-4.2030183727034811E-3"/>
                  <c:y val="1.7937338967591223E-2"/>
                </c:manualLayout>
              </c:layout>
              <c:dLblPos val="r"/>
              <c:showLegendKey val="0"/>
              <c:showVal val="1"/>
              <c:showCatName val="0"/>
              <c:showSerName val="0"/>
              <c:showPercent val="0"/>
              <c:showBubbleSize val="0"/>
              <c:extLst>
                <c:ext xmlns:c15="http://schemas.microsoft.com/office/drawing/2012/chart" uri="{CE6537A1-D6FC-4f65-9D91-7224C49458BB}"/>
              </c:extLst>
            </c:dLbl>
            <c:spPr>
              <a:noFill/>
              <a:ln w="25400">
                <a:noFill/>
              </a:ln>
            </c:spPr>
            <c:txPr>
              <a:bodyPr/>
              <a:lstStyle/>
              <a:p>
                <a:pPr>
                  <a:defRPr sz="1000" b="0" i="0" u="none" strike="noStrike" baseline="0">
                    <a:solidFill>
                      <a:srgbClr val="333333"/>
                    </a:solidFill>
                    <a:latin typeface="Calibri"/>
                    <a:ea typeface="Calibri"/>
                    <a:cs typeface="Calibri"/>
                  </a:defRPr>
                </a:pPr>
                <a:endParaRPr lang="es-AR"/>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JFileSync!$B$31:$G$31</c:f>
              <c:strCache>
                <c:ptCount val="6"/>
                <c:pt idx="0">
                  <c:v>CloudLoop</c:v>
                </c:pt>
                <c:pt idx="1">
                  <c:v>Dasein</c:v>
                </c:pt>
                <c:pt idx="2">
                  <c:v>JClouds</c:v>
                </c:pt>
                <c:pt idx="3">
                  <c:v>JetS3t</c:v>
                </c:pt>
                <c:pt idx="4">
                  <c:v>libcloud</c:v>
                </c:pt>
                <c:pt idx="5">
                  <c:v>Original</c:v>
                </c:pt>
              </c:strCache>
            </c:strRef>
          </c:cat>
          <c:val>
            <c:numRef>
              <c:f>JFileSync!$B$32:$G$32</c:f>
              <c:numCache>
                <c:formatCode>General</c:formatCode>
                <c:ptCount val="6"/>
                <c:pt idx="0">
                  <c:v>77</c:v>
                </c:pt>
                <c:pt idx="1">
                  <c:v>59</c:v>
                </c:pt>
                <c:pt idx="2">
                  <c:v>41</c:v>
                </c:pt>
                <c:pt idx="3">
                  <c:v>55</c:v>
                </c:pt>
                <c:pt idx="4">
                  <c:v>50</c:v>
                </c:pt>
                <c:pt idx="5">
                  <c:v>40</c:v>
                </c:pt>
              </c:numCache>
            </c:numRef>
          </c:val>
          <c:smooth val="0"/>
        </c:ser>
        <c:dLbls>
          <c:showLegendKey val="0"/>
          <c:showVal val="0"/>
          <c:showCatName val="0"/>
          <c:showSerName val="0"/>
          <c:showPercent val="0"/>
          <c:showBubbleSize val="0"/>
        </c:dLbls>
        <c:marker val="1"/>
        <c:smooth val="0"/>
        <c:axId val="244564352"/>
        <c:axId val="244566272"/>
      </c:lineChart>
      <c:catAx>
        <c:axId val="244564352"/>
        <c:scaling>
          <c:orientation val="minMax"/>
        </c:scaling>
        <c:delete val="0"/>
        <c:axPos val="b"/>
        <c:title>
          <c:tx>
            <c:rich>
              <a:bodyPr/>
              <a:lstStyle/>
              <a:p>
                <a:pPr>
                  <a:defRPr/>
                </a:pPr>
                <a:r>
                  <a:rPr lang="es-ES_tradnl" b="1"/>
                  <a:t>Frameworks</a:t>
                </a:r>
              </a:p>
            </c:rich>
          </c:tx>
          <c:overlay val="0"/>
        </c:title>
        <c:numFmt formatCode="General" sourceLinked="1"/>
        <c:majorTickMark val="none"/>
        <c:minorTickMark val="none"/>
        <c:tickLblPos val="nextTo"/>
        <c:txPr>
          <a:bodyPr rot="0" vert="horz"/>
          <a:lstStyle/>
          <a:p>
            <a:pPr>
              <a:defRPr sz="1000" b="0" i="0" u="none" strike="noStrike" baseline="0">
                <a:solidFill>
                  <a:srgbClr val="333333"/>
                </a:solidFill>
                <a:latin typeface="Calibri"/>
                <a:ea typeface="Calibri"/>
                <a:cs typeface="Calibri"/>
              </a:defRPr>
            </a:pPr>
            <a:endParaRPr lang="es-AR"/>
          </a:p>
        </c:txPr>
        <c:crossAx val="244566272"/>
        <c:crosses val="autoZero"/>
        <c:auto val="1"/>
        <c:lblAlgn val="ctr"/>
        <c:lblOffset val="100"/>
        <c:noMultiLvlLbl val="0"/>
      </c:catAx>
      <c:valAx>
        <c:axId val="244566272"/>
        <c:scaling>
          <c:orientation val="minMax"/>
        </c:scaling>
        <c:delete val="0"/>
        <c:axPos val="l"/>
        <c:majorGridlines>
          <c:spPr>
            <a:ln w="9525" cap="flat" cmpd="sng" algn="ctr">
              <a:solidFill>
                <a:schemeClr val="accent6">
                  <a:shade val="95000"/>
                  <a:satMod val="105000"/>
                </a:schemeClr>
              </a:solidFill>
              <a:prstDash val="solid"/>
            </a:ln>
            <a:effectLst/>
          </c:spPr>
        </c:majorGridlines>
        <c:title>
          <c:tx>
            <c:rich>
              <a:bodyPr rot="-5400000" vert="horz"/>
              <a:lstStyle/>
              <a:p>
                <a:pPr>
                  <a:defRPr/>
                </a:pPr>
                <a:r>
                  <a:rPr lang="es-ES_tradnl" b="1"/>
                  <a:t>MB</a:t>
                </a:r>
              </a:p>
            </c:rich>
          </c:tx>
          <c:overlay val="0"/>
        </c:title>
        <c:numFmt formatCode="General" sourceLinked="1"/>
        <c:majorTickMark val="none"/>
        <c:minorTickMark val="none"/>
        <c:tickLblPos val="nextTo"/>
        <c:txPr>
          <a:bodyPr rot="0" vert="horz"/>
          <a:lstStyle/>
          <a:p>
            <a:pPr>
              <a:defRPr sz="1000" b="0" i="0" u="none" strike="noStrike" baseline="0">
                <a:solidFill>
                  <a:srgbClr val="333333"/>
                </a:solidFill>
                <a:latin typeface="Calibri"/>
                <a:ea typeface="Calibri"/>
                <a:cs typeface="Calibri"/>
              </a:defRPr>
            </a:pPr>
            <a:endParaRPr lang="es-AR"/>
          </a:p>
        </c:txPr>
        <c:crossAx val="244564352"/>
        <c:crosses val="autoZero"/>
        <c:crossBetween val="between"/>
      </c:valAx>
    </c:plotArea>
    <c:legend>
      <c:legendPos val="r"/>
      <c:layout>
        <c:manualLayout>
          <c:xMode val="edge"/>
          <c:yMode val="edge"/>
          <c:x val="0.82583333333333331"/>
          <c:y val="0.31957704536479808"/>
          <c:w val="0.16458333333333333"/>
          <c:h val="0.2288802188463642"/>
        </c:manualLayout>
      </c:layout>
      <c:overlay val="0"/>
      <c:txPr>
        <a:bodyPr/>
        <a:lstStyle/>
        <a:p>
          <a:pPr>
            <a:defRPr sz="920" b="0" i="0" u="none" strike="noStrike" baseline="0">
              <a:solidFill>
                <a:srgbClr val="333333"/>
              </a:solidFill>
              <a:latin typeface="Calibri"/>
              <a:ea typeface="Calibri"/>
              <a:cs typeface="Calibri"/>
            </a:defRPr>
          </a:pPr>
          <a:endParaRPr lang="es-AR"/>
        </a:p>
      </c:txPr>
    </c:legend>
    <c:plotVisOnly val="1"/>
    <c:dispBlanksAs val="gap"/>
    <c:showDLblsOverMax val="0"/>
  </c:chart>
  <c:txPr>
    <a:bodyPr/>
    <a:lstStyle/>
    <a:p>
      <a:pPr>
        <a:defRPr sz="1000" b="0" i="0" u="none" strike="noStrike" baseline="0">
          <a:solidFill>
            <a:srgbClr val="333333"/>
          </a:solidFill>
          <a:latin typeface="Calibri"/>
          <a:ea typeface="Calibri"/>
          <a:cs typeface="Calibri"/>
        </a:defRPr>
      </a:pPr>
      <a:endParaRPr lang="es-AR"/>
    </a:p>
  </c:txPr>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AR"/>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0125705772189617"/>
          <c:y val="4.0966481467869222E-2"/>
          <c:w val="0.69835877942312918"/>
          <c:h val="0.68825618040336589"/>
        </c:manualLayout>
      </c:layout>
      <c:barChart>
        <c:barDir val="col"/>
        <c:grouping val="clustered"/>
        <c:varyColors val="0"/>
        <c:ser>
          <c:idx val="0"/>
          <c:order val="0"/>
          <c:tx>
            <c:strRef>
              <c:f>neoedit!$A$7</c:f>
              <c:strCache>
                <c:ptCount val="1"/>
                <c:pt idx="0">
                  <c:v>Líneas de código consultado</c:v>
                </c:pt>
              </c:strCache>
            </c:strRef>
          </c:tx>
          <c:invertIfNegative val="0"/>
          <c:dLbls>
            <c:dLbl>
              <c:idx val="0"/>
              <c:layout>
                <c:manualLayout>
                  <c:x val="1.6209656540715109E-17"/>
                  <c:y val="1.281093214554615E-2"/>
                </c:manualLayout>
              </c:layout>
              <c:dLblPos val="outEnd"/>
              <c:showLegendKey val="0"/>
              <c:showVal val="1"/>
              <c:showCatName val="0"/>
              <c:showSerName val="0"/>
              <c:showPercent val="0"/>
              <c:showBubbleSize val="0"/>
              <c:extLst>
                <c:ext xmlns:c15="http://schemas.microsoft.com/office/drawing/2012/chart" uri="{CE6537A1-D6FC-4f65-9D91-7224C49458BB}"/>
              </c:extLst>
            </c:dLbl>
            <c:dLbl>
              <c:idx val="1"/>
              <c:layout>
                <c:manualLayout>
                  <c:x val="0"/>
                  <c:y val="1.6538388465516876E-2"/>
                </c:manualLayout>
              </c:layout>
              <c:dLblPos val="outEnd"/>
              <c:showLegendKey val="0"/>
              <c:showVal val="1"/>
              <c:showCatName val="0"/>
              <c:showSerName val="0"/>
              <c:showPercent val="0"/>
              <c:showBubbleSize val="0"/>
              <c:extLst>
                <c:ext xmlns:c15="http://schemas.microsoft.com/office/drawing/2012/chart" uri="{CE6537A1-D6FC-4f65-9D91-7224C49458BB}"/>
              </c:extLst>
            </c:dLbl>
            <c:dLbl>
              <c:idx val="2"/>
              <c:layout>
                <c:manualLayout>
                  <c:x val="0"/>
                  <c:y val="5.7599234412052383E-3"/>
                </c:manualLayout>
              </c:layout>
              <c:dLblPos val="outEnd"/>
              <c:showLegendKey val="0"/>
              <c:showVal val="1"/>
              <c:showCatName val="0"/>
              <c:showSerName val="0"/>
              <c:showPercent val="0"/>
              <c:showBubbleSize val="0"/>
              <c:extLst>
                <c:ext xmlns:c15="http://schemas.microsoft.com/office/drawing/2012/chart" uri="{CE6537A1-D6FC-4f65-9D91-7224C49458BB}"/>
              </c:extLst>
            </c:dLbl>
            <c:dLbl>
              <c:idx val="3"/>
              <c:layout>
                <c:manualLayout>
                  <c:x val="-1.3923988944352778E-7"/>
                  <c:y val="2.0014495507096532E-2"/>
                </c:manualLayout>
              </c:layout>
              <c:dLblPos val="outEnd"/>
              <c:showLegendKey val="0"/>
              <c:showVal val="1"/>
              <c:showCatName val="0"/>
              <c:showSerName val="0"/>
              <c:showPercent val="0"/>
              <c:showBubbleSize val="0"/>
              <c:extLst>
                <c:ext xmlns:c15="http://schemas.microsoft.com/office/drawing/2012/chart" uri="{CE6537A1-D6FC-4f65-9D91-7224C49458BB}"/>
              </c:extLst>
            </c:dLbl>
            <c:dLbl>
              <c:idx val="4"/>
              <c:layout>
                <c:manualLayout>
                  <c:x val="0"/>
                  <c:y val="1.6385270875992983E-2"/>
                </c:manualLayout>
              </c:layout>
              <c:dLblPos val="outEnd"/>
              <c:showLegendKey val="0"/>
              <c:showVal val="1"/>
              <c:showCatName val="0"/>
              <c:showSerName val="0"/>
              <c:showPercent val="0"/>
              <c:showBubbleSize val="0"/>
              <c:extLst>
                <c:ext xmlns:c15="http://schemas.microsoft.com/office/drawing/2012/chart" uri="{CE6537A1-D6FC-4f65-9D91-7224C49458BB}"/>
              </c:extLst>
            </c:dLbl>
            <c:dLbl>
              <c:idx val="5"/>
              <c:layout>
                <c:manualLayout>
                  <c:x val="0"/>
                  <c:y val="1.6636901620541399E-2"/>
                </c:manualLayout>
              </c:layout>
              <c:dLblPos val="outEnd"/>
              <c:showLegendKey val="0"/>
              <c:showVal val="1"/>
              <c:showCatName val="0"/>
              <c:showSerName val="0"/>
              <c:showPercent val="0"/>
              <c:showBubbleSize val="0"/>
              <c:extLst>
                <c:ext xmlns:c15="http://schemas.microsoft.com/office/drawing/2012/chart" uri="{CE6537A1-D6FC-4f65-9D91-7224C49458BB}"/>
              </c:extLst>
            </c:dLbl>
            <c:spPr>
              <a:noFill/>
              <a:ln w="25400">
                <a:noFill/>
              </a:ln>
            </c:spPr>
            <c:txPr>
              <a:bodyPr/>
              <a:lstStyle/>
              <a:p>
                <a:pPr>
                  <a:defRPr sz="1000" b="0" i="0" u="none" strike="noStrike" baseline="0">
                    <a:solidFill>
                      <a:srgbClr val="333333"/>
                    </a:solidFill>
                    <a:latin typeface="Calibri"/>
                    <a:ea typeface="Calibri"/>
                    <a:cs typeface="Calibri"/>
                  </a:defRPr>
                </a:pPr>
                <a:endParaRPr lang="es-AR"/>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neoedit!$B$2:$G$2</c:f>
              <c:strCache>
                <c:ptCount val="6"/>
                <c:pt idx="0">
                  <c:v>CloudLoop</c:v>
                </c:pt>
                <c:pt idx="1">
                  <c:v>Dasein</c:v>
                </c:pt>
                <c:pt idx="2">
                  <c:v>JClouds</c:v>
                </c:pt>
                <c:pt idx="3">
                  <c:v>JetS3t</c:v>
                </c:pt>
                <c:pt idx="4">
                  <c:v>libcloud</c:v>
                </c:pt>
                <c:pt idx="5">
                  <c:v>Aether</c:v>
                </c:pt>
              </c:strCache>
            </c:strRef>
          </c:cat>
          <c:val>
            <c:numRef>
              <c:f>neoedit!$B$7:$G$7</c:f>
              <c:numCache>
                <c:formatCode>General</c:formatCode>
                <c:ptCount val="6"/>
                <c:pt idx="0">
                  <c:v>1851</c:v>
                </c:pt>
                <c:pt idx="1">
                  <c:v>3303</c:v>
                </c:pt>
                <c:pt idx="2">
                  <c:v>1456</c:v>
                </c:pt>
                <c:pt idx="3">
                  <c:v>1084</c:v>
                </c:pt>
                <c:pt idx="4">
                  <c:v>1171</c:v>
                </c:pt>
                <c:pt idx="5">
                  <c:v>1082</c:v>
                </c:pt>
              </c:numCache>
            </c:numRef>
          </c:val>
        </c:ser>
        <c:dLbls>
          <c:showLegendKey val="0"/>
          <c:showVal val="0"/>
          <c:showCatName val="0"/>
          <c:showSerName val="0"/>
          <c:showPercent val="0"/>
          <c:showBubbleSize val="0"/>
        </c:dLbls>
        <c:gapWidth val="150"/>
        <c:axId val="263630848"/>
        <c:axId val="263632768"/>
      </c:barChart>
      <c:catAx>
        <c:axId val="263630848"/>
        <c:scaling>
          <c:orientation val="minMax"/>
        </c:scaling>
        <c:delete val="0"/>
        <c:axPos val="b"/>
        <c:title>
          <c:tx>
            <c:rich>
              <a:bodyPr/>
              <a:lstStyle/>
              <a:p>
                <a:pPr>
                  <a:defRPr b="1"/>
                </a:pPr>
                <a:r>
                  <a:rPr lang="en-US" b="1"/>
                  <a:t>Frameworks</a:t>
                </a:r>
              </a:p>
            </c:rich>
          </c:tx>
          <c:layout>
            <c:manualLayout>
              <c:xMode val="edge"/>
              <c:yMode val="edge"/>
              <c:x val="0.37756288421506995"/>
              <c:y val="0.88487921583528606"/>
            </c:manualLayout>
          </c:layout>
          <c:overlay val="0"/>
        </c:title>
        <c:numFmt formatCode="General" sourceLinked="1"/>
        <c:majorTickMark val="none"/>
        <c:minorTickMark val="none"/>
        <c:tickLblPos val="nextTo"/>
        <c:txPr>
          <a:bodyPr rot="-2700000" vert="horz"/>
          <a:lstStyle/>
          <a:p>
            <a:pPr>
              <a:defRPr sz="1000" b="0" i="0" u="none" strike="noStrike" baseline="0">
                <a:solidFill>
                  <a:srgbClr val="333333"/>
                </a:solidFill>
                <a:latin typeface="Calibri"/>
                <a:ea typeface="Calibri"/>
                <a:cs typeface="Calibri"/>
              </a:defRPr>
            </a:pPr>
            <a:endParaRPr lang="es-AR"/>
          </a:p>
        </c:txPr>
        <c:crossAx val="263632768"/>
        <c:crosses val="autoZero"/>
        <c:auto val="0"/>
        <c:lblAlgn val="ctr"/>
        <c:lblOffset val="100"/>
        <c:noMultiLvlLbl val="0"/>
      </c:catAx>
      <c:valAx>
        <c:axId val="263632768"/>
        <c:scaling>
          <c:orientation val="minMax"/>
        </c:scaling>
        <c:delete val="0"/>
        <c:axPos val="l"/>
        <c:majorGridlines>
          <c:spPr>
            <a:ln w="9525" cap="flat" cmpd="sng" algn="ctr">
              <a:solidFill>
                <a:schemeClr val="accent6">
                  <a:shade val="95000"/>
                  <a:satMod val="105000"/>
                </a:schemeClr>
              </a:solidFill>
              <a:prstDash val="solid"/>
            </a:ln>
            <a:effectLst/>
          </c:spPr>
        </c:majorGridlines>
        <c:title>
          <c:tx>
            <c:rich>
              <a:bodyPr/>
              <a:lstStyle/>
              <a:p>
                <a:pPr>
                  <a:defRPr sz="1000" b="1" i="0" u="none" strike="noStrike" baseline="0">
                    <a:solidFill>
                      <a:srgbClr val="333333"/>
                    </a:solidFill>
                    <a:latin typeface="Calibri"/>
                    <a:ea typeface="Calibri"/>
                    <a:cs typeface="Calibri"/>
                  </a:defRPr>
                </a:pPr>
                <a:r>
                  <a:rPr lang="es-ES_tradnl"/>
                  <a:t>Nro de líneas</a:t>
                </a:r>
              </a:p>
            </c:rich>
          </c:tx>
          <c:overlay val="0"/>
          <c:spPr>
            <a:noFill/>
            <a:ln w="25400">
              <a:noFill/>
            </a:ln>
          </c:spPr>
        </c:title>
        <c:numFmt formatCode="General" sourceLinked="1"/>
        <c:majorTickMark val="none"/>
        <c:minorTickMark val="none"/>
        <c:tickLblPos val="nextTo"/>
        <c:txPr>
          <a:bodyPr rot="0" vert="horz"/>
          <a:lstStyle/>
          <a:p>
            <a:pPr>
              <a:defRPr sz="1000" b="0" i="0" u="none" strike="noStrike" baseline="0">
                <a:solidFill>
                  <a:srgbClr val="333333"/>
                </a:solidFill>
                <a:latin typeface="Calibri"/>
                <a:ea typeface="Calibri"/>
                <a:cs typeface="Calibri"/>
              </a:defRPr>
            </a:pPr>
            <a:endParaRPr lang="es-AR"/>
          </a:p>
        </c:txPr>
        <c:crossAx val="263630848"/>
        <c:crosses val="autoZero"/>
        <c:crossBetween val="between"/>
      </c:valAx>
    </c:plotArea>
    <c:legend>
      <c:legendPos val="r"/>
      <c:layout>
        <c:manualLayout>
          <c:xMode val="edge"/>
          <c:yMode val="edge"/>
          <c:x val="0.77250207119335546"/>
          <c:y val="0.40708872516940742"/>
          <c:w val="0.21453093562243711"/>
          <c:h val="0.11284652866291078"/>
        </c:manualLayout>
      </c:layout>
      <c:overlay val="0"/>
      <c:txPr>
        <a:bodyPr/>
        <a:lstStyle/>
        <a:p>
          <a:pPr>
            <a:defRPr sz="920" b="0" i="0" u="none" strike="noStrike" baseline="0">
              <a:solidFill>
                <a:srgbClr val="333333"/>
              </a:solidFill>
              <a:latin typeface="Calibri"/>
              <a:ea typeface="Calibri"/>
              <a:cs typeface="Calibri"/>
            </a:defRPr>
          </a:pPr>
          <a:endParaRPr lang="es-AR"/>
        </a:p>
      </c:txPr>
    </c:legend>
    <c:plotVisOnly val="1"/>
    <c:dispBlanksAs val="gap"/>
    <c:showDLblsOverMax val="0"/>
  </c:chart>
  <c:txPr>
    <a:bodyPr/>
    <a:lstStyle/>
    <a:p>
      <a:pPr>
        <a:defRPr sz="1000" b="0" i="0" u="none" strike="noStrike" baseline="0">
          <a:solidFill>
            <a:srgbClr val="333333"/>
          </a:solidFill>
          <a:latin typeface="Calibri"/>
          <a:ea typeface="Calibri"/>
          <a:cs typeface="Calibri"/>
        </a:defRPr>
      </a:pPr>
      <a:endParaRPr lang="es-AR"/>
    </a:p>
  </c:txPr>
  <c:externalData r:id="rId2">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c:date1904 val="0"/>
  <c:lang val="es-AR"/>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7.8534776902887141E-2"/>
          <c:y val="3.8828486817502644E-2"/>
          <c:w val="0.73019803149606299"/>
          <c:h val="0.79939946125550265"/>
        </c:manualLayout>
      </c:layout>
      <c:lineChart>
        <c:grouping val="standard"/>
        <c:varyColors val="0"/>
        <c:ser>
          <c:idx val="1"/>
          <c:order val="0"/>
          <c:tx>
            <c:strRef>
              <c:f>JFileSync!$A$33</c:f>
              <c:strCache>
                <c:ptCount val="1"/>
                <c:pt idx="0">
                  <c:v>Consumo de CPU (Segs)</c:v>
                </c:pt>
              </c:strCache>
            </c:strRef>
          </c:tx>
          <c:dLbls>
            <c:dLbl>
              <c:idx val="0"/>
              <c:layout>
                <c:manualLayout>
                  <c:x val="1.5277601289623993E-17"/>
                  <c:y val="2.2408963585434174E-2"/>
                </c:manualLayout>
              </c:layout>
              <c:dLblPos val="r"/>
              <c:showLegendKey val="0"/>
              <c:showVal val="1"/>
              <c:showCatName val="0"/>
              <c:showSerName val="0"/>
              <c:showPercent val="0"/>
              <c:showBubbleSize val="0"/>
              <c:extLst>
                <c:ext xmlns:c15="http://schemas.microsoft.com/office/drawing/2012/chart" uri="{CE6537A1-D6FC-4f65-9D91-7224C49458BB}"/>
              </c:extLst>
            </c:dLbl>
            <c:dLbl>
              <c:idx val="1"/>
              <c:layout>
                <c:manualLayout>
                  <c:x val="-3.0555202579247985E-17"/>
                  <c:y val="2.2408963585434174E-2"/>
                </c:manualLayout>
              </c:layout>
              <c:dLblPos val="r"/>
              <c:showLegendKey val="0"/>
              <c:showVal val="1"/>
              <c:showCatName val="0"/>
              <c:showSerName val="0"/>
              <c:showPercent val="0"/>
              <c:showBubbleSize val="0"/>
              <c:extLst>
                <c:ext xmlns:c15="http://schemas.microsoft.com/office/drawing/2012/chart" uri="{CE6537A1-D6FC-4f65-9D91-7224C49458BB}"/>
              </c:extLst>
            </c:dLbl>
            <c:dLbl>
              <c:idx val="2"/>
              <c:layout>
                <c:manualLayout>
                  <c:x val="0"/>
                  <c:y val="1.8674136321195144E-2"/>
                </c:manualLayout>
              </c:layout>
              <c:dLblPos val="r"/>
              <c:showLegendKey val="0"/>
              <c:showVal val="1"/>
              <c:showCatName val="0"/>
              <c:showSerName val="0"/>
              <c:showPercent val="0"/>
              <c:showBubbleSize val="0"/>
              <c:extLst>
                <c:ext xmlns:c15="http://schemas.microsoft.com/office/drawing/2012/chart" uri="{CE6537A1-D6FC-4f65-9D91-7224C49458BB}"/>
              </c:extLst>
            </c:dLbl>
            <c:dLbl>
              <c:idx val="3"/>
              <c:layout>
                <c:manualLayout>
                  <c:x val="-1.1666666666666667E-2"/>
                  <c:y val="3.2900755244662808E-2"/>
                </c:manualLayout>
              </c:layout>
              <c:dLblPos val="r"/>
              <c:showLegendKey val="0"/>
              <c:showVal val="1"/>
              <c:showCatName val="0"/>
              <c:showSerName val="0"/>
              <c:showPercent val="0"/>
              <c:showBubbleSize val="0"/>
              <c:extLst>
                <c:ext xmlns:c15="http://schemas.microsoft.com/office/drawing/2012/chart" uri="{CE6537A1-D6FC-4f65-9D91-7224C49458BB}"/>
              </c:extLst>
            </c:dLbl>
            <c:dLbl>
              <c:idx val="4"/>
              <c:layout>
                <c:manualLayout>
                  <c:x val="-1.9356955380572669E-4"/>
                  <c:y val="1.7981258473939898E-2"/>
                </c:manualLayout>
              </c:layout>
              <c:dLblPos val="r"/>
              <c:showLegendKey val="0"/>
              <c:showVal val="1"/>
              <c:showCatName val="0"/>
              <c:showSerName val="0"/>
              <c:showPercent val="0"/>
              <c:showBubbleSize val="0"/>
              <c:extLst>
                <c:ext xmlns:c15="http://schemas.microsoft.com/office/drawing/2012/chart" uri="{CE6537A1-D6FC-4f65-9D91-7224C49458BB}"/>
              </c:extLst>
            </c:dLbl>
            <c:dLbl>
              <c:idx val="5"/>
              <c:layout>
                <c:manualLayout>
                  <c:x val="-2.9530183727033968E-3"/>
                  <c:y val="-2.7995260195406699E-2"/>
                </c:manualLayout>
              </c:layout>
              <c:dLblPos val="r"/>
              <c:showLegendKey val="0"/>
              <c:showVal val="1"/>
              <c:showCatName val="0"/>
              <c:showSerName val="0"/>
              <c:showPercent val="0"/>
              <c:showBubbleSize val="0"/>
              <c:extLst>
                <c:ext xmlns:c15="http://schemas.microsoft.com/office/drawing/2012/chart" uri="{CE6537A1-D6FC-4f65-9D91-7224C49458BB}"/>
              </c:extLst>
            </c:dLbl>
            <c:spPr>
              <a:noFill/>
              <a:ln w="25400">
                <a:noFill/>
              </a:ln>
            </c:spPr>
            <c:txPr>
              <a:bodyPr/>
              <a:lstStyle/>
              <a:p>
                <a:pPr>
                  <a:defRPr sz="1000" b="0" i="0" u="none" strike="noStrike" baseline="0">
                    <a:solidFill>
                      <a:srgbClr val="333333"/>
                    </a:solidFill>
                    <a:latin typeface="Calibri"/>
                    <a:ea typeface="Calibri"/>
                    <a:cs typeface="Calibri"/>
                  </a:defRPr>
                </a:pPr>
                <a:endParaRPr lang="es-AR"/>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JFileSync!$B$31:$G$31</c:f>
              <c:strCache>
                <c:ptCount val="6"/>
                <c:pt idx="0">
                  <c:v>CloudLoop</c:v>
                </c:pt>
                <c:pt idx="1">
                  <c:v>Dasein</c:v>
                </c:pt>
                <c:pt idx="2">
                  <c:v>JClouds</c:v>
                </c:pt>
                <c:pt idx="3">
                  <c:v>JetS3t</c:v>
                </c:pt>
                <c:pt idx="4">
                  <c:v>libcloud</c:v>
                </c:pt>
                <c:pt idx="5">
                  <c:v>Original</c:v>
                </c:pt>
              </c:strCache>
            </c:strRef>
          </c:cat>
          <c:val>
            <c:numRef>
              <c:f>JFileSync!$B$33:$G$33</c:f>
              <c:numCache>
                <c:formatCode>General</c:formatCode>
                <c:ptCount val="6"/>
                <c:pt idx="0">
                  <c:v>9</c:v>
                </c:pt>
                <c:pt idx="1">
                  <c:v>6</c:v>
                </c:pt>
                <c:pt idx="2">
                  <c:v>6</c:v>
                </c:pt>
                <c:pt idx="3">
                  <c:v>7</c:v>
                </c:pt>
                <c:pt idx="4">
                  <c:v>6</c:v>
                </c:pt>
                <c:pt idx="5">
                  <c:v>10</c:v>
                </c:pt>
              </c:numCache>
            </c:numRef>
          </c:val>
          <c:smooth val="0"/>
        </c:ser>
        <c:dLbls>
          <c:showLegendKey val="0"/>
          <c:showVal val="0"/>
          <c:showCatName val="0"/>
          <c:showSerName val="0"/>
          <c:showPercent val="0"/>
          <c:showBubbleSize val="0"/>
        </c:dLbls>
        <c:marker val="1"/>
        <c:smooth val="0"/>
        <c:axId val="273845248"/>
        <c:axId val="273851520"/>
      </c:lineChart>
      <c:catAx>
        <c:axId val="273845248"/>
        <c:scaling>
          <c:orientation val="minMax"/>
        </c:scaling>
        <c:delete val="0"/>
        <c:axPos val="b"/>
        <c:title>
          <c:tx>
            <c:rich>
              <a:bodyPr/>
              <a:lstStyle/>
              <a:p>
                <a:pPr>
                  <a:defRPr/>
                </a:pPr>
                <a:r>
                  <a:rPr lang="es-ES_tradnl" b="1"/>
                  <a:t>Frameworks</a:t>
                </a:r>
              </a:p>
            </c:rich>
          </c:tx>
          <c:overlay val="0"/>
        </c:title>
        <c:numFmt formatCode="General" sourceLinked="1"/>
        <c:majorTickMark val="none"/>
        <c:minorTickMark val="none"/>
        <c:tickLblPos val="nextTo"/>
        <c:txPr>
          <a:bodyPr rot="0" vert="horz"/>
          <a:lstStyle/>
          <a:p>
            <a:pPr>
              <a:defRPr sz="1000" b="0" i="0" u="none" strike="noStrike" baseline="0">
                <a:solidFill>
                  <a:srgbClr val="333333"/>
                </a:solidFill>
                <a:latin typeface="Calibri"/>
                <a:ea typeface="Calibri"/>
                <a:cs typeface="Calibri"/>
              </a:defRPr>
            </a:pPr>
            <a:endParaRPr lang="es-AR"/>
          </a:p>
        </c:txPr>
        <c:crossAx val="273851520"/>
        <c:crosses val="autoZero"/>
        <c:auto val="1"/>
        <c:lblAlgn val="ctr"/>
        <c:lblOffset val="100"/>
        <c:noMultiLvlLbl val="0"/>
      </c:catAx>
      <c:valAx>
        <c:axId val="273851520"/>
        <c:scaling>
          <c:orientation val="minMax"/>
        </c:scaling>
        <c:delete val="0"/>
        <c:axPos val="l"/>
        <c:majorGridlines>
          <c:spPr>
            <a:ln w="9525" cap="flat" cmpd="sng" algn="ctr">
              <a:solidFill>
                <a:schemeClr val="accent6">
                  <a:shade val="95000"/>
                  <a:satMod val="105000"/>
                </a:schemeClr>
              </a:solidFill>
              <a:prstDash val="solid"/>
            </a:ln>
            <a:effectLst/>
          </c:spPr>
        </c:majorGridlines>
        <c:title>
          <c:tx>
            <c:rich>
              <a:bodyPr rot="-5400000" vert="horz"/>
              <a:lstStyle/>
              <a:p>
                <a:pPr>
                  <a:defRPr/>
                </a:pPr>
                <a:r>
                  <a:rPr lang="es-ES_tradnl" b="1"/>
                  <a:t>Segs</a:t>
                </a:r>
              </a:p>
            </c:rich>
          </c:tx>
          <c:overlay val="0"/>
        </c:title>
        <c:numFmt formatCode="General" sourceLinked="1"/>
        <c:majorTickMark val="none"/>
        <c:minorTickMark val="none"/>
        <c:tickLblPos val="nextTo"/>
        <c:txPr>
          <a:bodyPr rot="0" vert="horz"/>
          <a:lstStyle/>
          <a:p>
            <a:pPr>
              <a:defRPr sz="1000" b="0" i="0" u="none" strike="noStrike" baseline="0">
                <a:solidFill>
                  <a:srgbClr val="333333"/>
                </a:solidFill>
                <a:latin typeface="Calibri"/>
                <a:ea typeface="Calibri"/>
                <a:cs typeface="Calibri"/>
              </a:defRPr>
            </a:pPr>
            <a:endParaRPr lang="es-AR"/>
          </a:p>
        </c:txPr>
        <c:crossAx val="273845248"/>
        <c:crosses val="autoZero"/>
        <c:crossBetween val="between"/>
      </c:valAx>
    </c:plotArea>
    <c:legend>
      <c:legendPos val="r"/>
      <c:layout>
        <c:manualLayout>
          <c:xMode val="edge"/>
          <c:yMode val="edge"/>
          <c:x val="0.8175"/>
          <c:y val="0.40001420937234777"/>
          <c:w val="0.17125000000000001"/>
          <c:h val="0.18691300284242521"/>
        </c:manualLayout>
      </c:layout>
      <c:overlay val="0"/>
      <c:txPr>
        <a:bodyPr/>
        <a:lstStyle/>
        <a:p>
          <a:pPr>
            <a:defRPr sz="920" b="0" i="0" u="none" strike="noStrike" baseline="0">
              <a:solidFill>
                <a:srgbClr val="333333"/>
              </a:solidFill>
              <a:latin typeface="Calibri"/>
              <a:ea typeface="Calibri"/>
              <a:cs typeface="Calibri"/>
            </a:defRPr>
          </a:pPr>
          <a:endParaRPr lang="es-AR"/>
        </a:p>
      </c:txPr>
    </c:legend>
    <c:plotVisOnly val="1"/>
    <c:dispBlanksAs val="gap"/>
    <c:showDLblsOverMax val="0"/>
  </c:chart>
  <c:txPr>
    <a:bodyPr/>
    <a:lstStyle/>
    <a:p>
      <a:pPr>
        <a:defRPr sz="1000" b="0" i="0" u="none" strike="noStrike" baseline="0">
          <a:solidFill>
            <a:srgbClr val="333333"/>
          </a:solidFill>
          <a:latin typeface="Calibri"/>
          <a:ea typeface="Calibri"/>
          <a:cs typeface="Calibri"/>
        </a:defRPr>
      </a:pPr>
      <a:endParaRPr lang="es-AR"/>
    </a:p>
  </c:txPr>
  <c:externalData r:id="rId2">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c:date1904 val="0"/>
  <c:lang val="es-AR"/>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9.5434776902887139E-2"/>
          <c:y val="3.7818803295929009E-2"/>
          <c:w val="0.68833110236220474"/>
          <c:h val="0.80461581334620047"/>
        </c:manualLayout>
      </c:layout>
      <c:lineChart>
        <c:grouping val="standard"/>
        <c:varyColors val="0"/>
        <c:ser>
          <c:idx val="0"/>
          <c:order val="0"/>
          <c:tx>
            <c:strRef>
              <c:f>MuCommander!$A$5</c:f>
              <c:strCache>
                <c:ptCount val="1"/>
                <c:pt idx="0">
                  <c:v>Líneas de código adicionales</c:v>
                </c:pt>
              </c:strCache>
            </c:strRef>
          </c:tx>
          <c:dLbls>
            <c:dLbl>
              <c:idx val="1"/>
              <c:layout>
                <c:manualLayout>
                  <c:x val="-3.3333333333333335E-3"/>
                  <c:y val="-2.1487601907489953E-2"/>
                </c:manualLayout>
              </c:layout>
              <c:dLblPos val="r"/>
              <c:showLegendKey val="0"/>
              <c:showVal val="1"/>
              <c:showCatName val="0"/>
              <c:showSerName val="0"/>
              <c:showPercent val="0"/>
              <c:showBubbleSize val="0"/>
              <c:extLst>
                <c:ext xmlns:c15="http://schemas.microsoft.com/office/drawing/2012/chart" uri="{CE6537A1-D6FC-4f65-9D91-7224C49458BB}"/>
              </c:extLst>
            </c:dLbl>
            <c:dLbl>
              <c:idx val="2"/>
              <c:layout>
                <c:manualLayout>
                  <c:x val="-3.5863517060367735E-3"/>
                  <c:y val="-2.2994010314757691E-2"/>
                </c:manualLayout>
              </c:layout>
              <c:dLblPos val="r"/>
              <c:showLegendKey val="0"/>
              <c:showVal val="1"/>
              <c:showCatName val="0"/>
              <c:showSerName val="0"/>
              <c:showPercent val="0"/>
              <c:showBubbleSize val="0"/>
              <c:extLst>
                <c:ext xmlns:c15="http://schemas.microsoft.com/office/drawing/2012/chart" uri="{CE6537A1-D6FC-4f65-9D91-7224C49458BB}"/>
              </c:extLst>
            </c:dLbl>
            <c:dLbl>
              <c:idx val="3"/>
              <c:layout>
                <c:manualLayout>
                  <c:x val="-2.651364829396325E-2"/>
                  <c:y val="-8.3994583315967153E-2"/>
                </c:manualLayout>
              </c:layout>
              <c:dLblPos val="r"/>
              <c:showLegendKey val="0"/>
              <c:showVal val="1"/>
              <c:showCatName val="0"/>
              <c:showSerName val="0"/>
              <c:showPercent val="0"/>
              <c:showBubbleSize val="0"/>
              <c:extLst>
                <c:ext xmlns:c15="http://schemas.microsoft.com/office/drawing/2012/chart" uri="{CE6537A1-D6FC-4f65-9D91-7224C49458BB}"/>
              </c:extLst>
            </c:dLbl>
            <c:spPr>
              <a:noFill/>
              <a:ln w="25400">
                <a:noFill/>
              </a:ln>
            </c:spPr>
            <c:txPr>
              <a:bodyPr/>
              <a:lstStyle/>
              <a:p>
                <a:pPr>
                  <a:defRPr sz="1000" b="0" i="0" u="none" strike="noStrike" baseline="0">
                    <a:solidFill>
                      <a:srgbClr val="333333"/>
                    </a:solidFill>
                    <a:latin typeface="Calibri"/>
                    <a:ea typeface="Calibri"/>
                    <a:cs typeface="Calibri"/>
                  </a:defRPr>
                </a:pPr>
                <a:endParaRPr lang="es-AR"/>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MuCommander!$B$2:$G$2</c:f>
              <c:strCache>
                <c:ptCount val="6"/>
                <c:pt idx="0">
                  <c:v>CloudLoop</c:v>
                </c:pt>
                <c:pt idx="1">
                  <c:v>Dasein</c:v>
                </c:pt>
                <c:pt idx="2">
                  <c:v>JClouds</c:v>
                </c:pt>
                <c:pt idx="3">
                  <c:v>JetS3t</c:v>
                </c:pt>
                <c:pt idx="4">
                  <c:v>libcloud</c:v>
                </c:pt>
                <c:pt idx="5">
                  <c:v>Aether</c:v>
                </c:pt>
              </c:strCache>
            </c:strRef>
          </c:cat>
          <c:val>
            <c:numRef>
              <c:f>MuCommander!$B$5:$G$5</c:f>
              <c:numCache>
                <c:formatCode>General</c:formatCode>
                <c:ptCount val="6"/>
                <c:pt idx="0">
                  <c:v>1623</c:v>
                </c:pt>
                <c:pt idx="1">
                  <c:v>1989</c:v>
                </c:pt>
                <c:pt idx="2">
                  <c:v>1882</c:v>
                </c:pt>
                <c:pt idx="3">
                  <c:v>1569</c:v>
                </c:pt>
                <c:pt idx="4">
                  <c:v>2231</c:v>
                </c:pt>
                <c:pt idx="5">
                  <c:v>1725</c:v>
                </c:pt>
              </c:numCache>
            </c:numRef>
          </c:val>
          <c:smooth val="0"/>
        </c:ser>
        <c:ser>
          <c:idx val="1"/>
          <c:order val="1"/>
          <c:tx>
            <c:strRef>
              <c:f>MuCommander!$A$6</c:f>
              <c:strCache>
                <c:ptCount val="1"/>
                <c:pt idx="0">
                  <c:v>Líneas de configuración adicionales</c:v>
                </c:pt>
              </c:strCache>
            </c:strRef>
          </c:tx>
          <c:dLbls>
            <c:dLbl>
              <c:idx val="0"/>
              <c:layout>
                <c:manualLayout>
                  <c:x val="-1.0606060606060607E-2"/>
                  <c:y val="-2.8169014084506928E-2"/>
                </c:manualLayout>
              </c:layout>
              <c:dLblPos val="r"/>
              <c:showLegendKey val="0"/>
              <c:showVal val="1"/>
              <c:showCatName val="0"/>
              <c:showSerName val="0"/>
              <c:showPercent val="0"/>
              <c:showBubbleSize val="0"/>
              <c:extLst>
                <c:ext xmlns:c15="http://schemas.microsoft.com/office/drawing/2012/chart" uri="{CE6537A1-D6FC-4f65-9D91-7224C49458BB}"/>
              </c:extLst>
            </c:dLbl>
            <c:dLbl>
              <c:idx val="1"/>
              <c:layout>
                <c:manualLayout>
                  <c:x val="-1.3636363636363608E-2"/>
                  <c:y val="-2.8169014084507043E-2"/>
                </c:manualLayout>
              </c:layout>
              <c:dLblPos val="r"/>
              <c:showLegendKey val="0"/>
              <c:showVal val="1"/>
              <c:showCatName val="0"/>
              <c:showSerName val="0"/>
              <c:showPercent val="0"/>
              <c:showBubbleSize val="0"/>
              <c:extLst>
                <c:ext xmlns:c15="http://schemas.microsoft.com/office/drawing/2012/chart" uri="{CE6537A1-D6FC-4f65-9D91-7224C49458BB}"/>
              </c:extLst>
            </c:dLbl>
            <c:dLbl>
              <c:idx val="2"/>
              <c:layout>
                <c:manualLayout>
                  <c:x val="-9.0909090909090905E-3"/>
                  <c:y val="-3.4428794992175271E-2"/>
                </c:manualLayout>
              </c:layout>
              <c:dLblPos val="r"/>
              <c:showLegendKey val="0"/>
              <c:showVal val="1"/>
              <c:showCatName val="0"/>
              <c:showSerName val="0"/>
              <c:showPercent val="0"/>
              <c:showBubbleSize val="0"/>
              <c:extLst>
                <c:ext xmlns:c15="http://schemas.microsoft.com/office/drawing/2012/chart" uri="{CE6537A1-D6FC-4f65-9D91-7224C49458BB}"/>
              </c:extLst>
            </c:dLbl>
            <c:dLbl>
              <c:idx val="3"/>
              <c:layout>
                <c:manualLayout>
                  <c:x val="-6.0606060606060606E-3"/>
                  <c:y val="-2.5039123630672813E-2"/>
                </c:manualLayout>
              </c:layout>
              <c:dLblPos val="r"/>
              <c:showLegendKey val="0"/>
              <c:showVal val="1"/>
              <c:showCatName val="0"/>
              <c:showSerName val="0"/>
              <c:showPercent val="0"/>
              <c:showBubbleSize val="0"/>
              <c:extLst>
                <c:ext xmlns:c15="http://schemas.microsoft.com/office/drawing/2012/chart" uri="{CE6537A1-D6FC-4f65-9D91-7224C49458BB}"/>
              </c:extLst>
            </c:dLbl>
            <c:dLbl>
              <c:idx val="4"/>
              <c:layout>
                <c:manualLayout>
                  <c:x val="-9.0909090909090905E-3"/>
                  <c:y val="-2.8169014084507043E-2"/>
                </c:manualLayout>
              </c:layout>
              <c:dLblPos val="r"/>
              <c:showLegendKey val="0"/>
              <c:showVal val="1"/>
              <c:showCatName val="0"/>
              <c:showSerName val="0"/>
              <c:showPercent val="0"/>
              <c:showBubbleSize val="0"/>
              <c:extLst>
                <c:ext xmlns:c15="http://schemas.microsoft.com/office/drawing/2012/chart" uri="{CE6537A1-D6FC-4f65-9D91-7224C49458BB}"/>
              </c:extLst>
            </c:dLbl>
            <c:dLbl>
              <c:idx val="5"/>
              <c:layout>
                <c:manualLayout>
                  <c:x val="-1.3636363636363636E-2"/>
                  <c:y val="-2.8169014084506928E-2"/>
                </c:manualLayout>
              </c:layout>
              <c:dLblPos val="r"/>
              <c:showLegendKey val="0"/>
              <c:showVal val="1"/>
              <c:showCatName val="0"/>
              <c:showSerName val="0"/>
              <c:showPercent val="0"/>
              <c:showBubbleSize val="0"/>
              <c:extLst>
                <c:ext xmlns:c15="http://schemas.microsoft.com/office/drawing/2012/chart" uri="{CE6537A1-D6FC-4f65-9D91-7224C49458BB}"/>
              </c:extLst>
            </c:dLbl>
            <c:spPr>
              <a:noFill/>
              <a:ln w="25400">
                <a:noFill/>
              </a:ln>
            </c:spPr>
            <c:txPr>
              <a:bodyPr/>
              <a:lstStyle/>
              <a:p>
                <a:pPr>
                  <a:defRPr sz="1000" b="0" i="0" u="none" strike="noStrike" baseline="0">
                    <a:solidFill>
                      <a:srgbClr val="333333"/>
                    </a:solidFill>
                    <a:latin typeface="Calibri"/>
                    <a:ea typeface="Calibri"/>
                    <a:cs typeface="Calibri"/>
                  </a:defRPr>
                </a:pPr>
                <a:endParaRPr lang="es-AR"/>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MuCommander!$B$2:$G$2</c:f>
              <c:strCache>
                <c:ptCount val="6"/>
                <c:pt idx="0">
                  <c:v>CloudLoop</c:v>
                </c:pt>
                <c:pt idx="1">
                  <c:v>Dasein</c:v>
                </c:pt>
                <c:pt idx="2">
                  <c:v>JClouds</c:v>
                </c:pt>
                <c:pt idx="3">
                  <c:v>JetS3t</c:v>
                </c:pt>
                <c:pt idx="4">
                  <c:v>libcloud</c:v>
                </c:pt>
                <c:pt idx="5">
                  <c:v>Aether</c:v>
                </c:pt>
              </c:strCache>
            </c:strRef>
          </c:cat>
          <c:val>
            <c:numRef>
              <c:f>MuCommander!$B$6:$G$6</c:f>
              <c:numCache>
                <c:formatCode>General</c:formatCode>
                <c:ptCount val="6"/>
                <c:pt idx="0">
                  <c:v>0</c:v>
                </c:pt>
                <c:pt idx="1">
                  <c:v>38</c:v>
                </c:pt>
                <c:pt idx="2">
                  <c:v>10</c:v>
                </c:pt>
                <c:pt idx="3">
                  <c:v>0</c:v>
                </c:pt>
                <c:pt idx="4">
                  <c:v>31</c:v>
                </c:pt>
                <c:pt idx="5">
                  <c:v>6</c:v>
                </c:pt>
              </c:numCache>
            </c:numRef>
          </c:val>
          <c:smooth val="0"/>
        </c:ser>
        <c:dLbls>
          <c:showLegendKey val="0"/>
          <c:showVal val="0"/>
          <c:showCatName val="0"/>
          <c:showSerName val="0"/>
          <c:showPercent val="0"/>
          <c:showBubbleSize val="0"/>
        </c:dLbls>
        <c:marker val="1"/>
        <c:smooth val="0"/>
        <c:axId val="302270720"/>
        <c:axId val="302293376"/>
      </c:lineChart>
      <c:catAx>
        <c:axId val="302270720"/>
        <c:scaling>
          <c:orientation val="minMax"/>
        </c:scaling>
        <c:delete val="0"/>
        <c:axPos val="b"/>
        <c:title>
          <c:tx>
            <c:rich>
              <a:bodyPr/>
              <a:lstStyle/>
              <a:p>
                <a:pPr>
                  <a:defRPr b="1"/>
                </a:pPr>
                <a:r>
                  <a:rPr lang="es-ES_tradnl" b="1"/>
                  <a:t>Frameworks</a:t>
                </a:r>
              </a:p>
            </c:rich>
          </c:tx>
          <c:overlay val="0"/>
        </c:title>
        <c:numFmt formatCode="General" sourceLinked="1"/>
        <c:majorTickMark val="none"/>
        <c:minorTickMark val="none"/>
        <c:tickLblPos val="nextTo"/>
        <c:txPr>
          <a:bodyPr rot="0" vert="horz"/>
          <a:lstStyle/>
          <a:p>
            <a:pPr>
              <a:defRPr sz="1000" b="0" i="0" u="none" strike="noStrike" baseline="0">
                <a:solidFill>
                  <a:srgbClr val="333333"/>
                </a:solidFill>
                <a:latin typeface="Calibri"/>
                <a:ea typeface="Calibri"/>
                <a:cs typeface="Calibri"/>
              </a:defRPr>
            </a:pPr>
            <a:endParaRPr lang="es-AR"/>
          </a:p>
        </c:txPr>
        <c:crossAx val="302293376"/>
        <c:crosses val="autoZero"/>
        <c:auto val="1"/>
        <c:lblAlgn val="ctr"/>
        <c:lblOffset val="100"/>
        <c:noMultiLvlLbl val="0"/>
      </c:catAx>
      <c:valAx>
        <c:axId val="302293376"/>
        <c:scaling>
          <c:orientation val="minMax"/>
        </c:scaling>
        <c:delete val="0"/>
        <c:axPos val="l"/>
        <c:majorGridlines>
          <c:spPr>
            <a:ln w="9525" cap="flat" cmpd="sng" algn="ctr">
              <a:solidFill>
                <a:schemeClr val="accent6">
                  <a:shade val="95000"/>
                  <a:satMod val="105000"/>
                </a:schemeClr>
              </a:solidFill>
              <a:prstDash val="solid"/>
            </a:ln>
            <a:effectLst/>
          </c:spPr>
        </c:majorGridlines>
        <c:title>
          <c:tx>
            <c:rich>
              <a:bodyPr/>
              <a:lstStyle/>
              <a:p>
                <a:pPr>
                  <a:defRPr sz="1000" b="1" i="0" u="none" strike="noStrike" baseline="0">
                    <a:solidFill>
                      <a:srgbClr val="333333"/>
                    </a:solidFill>
                    <a:latin typeface="Calibri"/>
                    <a:ea typeface="Calibri"/>
                    <a:cs typeface="Calibri"/>
                  </a:defRPr>
                </a:pPr>
                <a:r>
                  <a:rPr lang="es-ES_tradnl"/>
                  <a:t>Nro de líneas</a:t>
                </a:r>
              </a:p>
            </c:rich>
          </c:tx>
          <c:overlay val="0"/>
          <c:spPr>
            <a:noFill/>
            <a:ln w="25400">
              <a:noFill/>
            </a:ln>
          </c:spPr>
        </c:title>
        <c:numFmt formatCode="General" sourceLinked="1"/>
        <c:majorTickMark val="none"/>
        <c:minorTickMark val="none"/>
        <c:tickLblPos val="nextTo"/>
        <c:txPr>
          <a:bodyPr rot="0" vert="horz"/>
          <a:lstStyle/>
          <a:p>
            <a:pPr>
              <a:defRPr sz="1000" b="0" i="0" u="none" strike="noStrike" baseline="0">
                <a:solidFill>
                  <a:srgbClr val="333333"/>
                </a:solidFill>
                <a:latin typeface="Calibri"/>
                <a:ea typeface="Calibri"/>
                <a:cs typeface="Calibri"/>
              </a:defRPr>
            </a:pPr>
            <a:endParaRPr lang="es-AR"/>
          </a:p>
        </c:txPr>
        <c:crossAx val="302270720"/>
        <c:crosses val="autoZero"/>
        <c:crossBetween val="between"/>
      </c:valAx>
    </c:plotArea>
    <c:legend>
      <c:legendPos val="r"/>
      <c:layout>
        <c:manualLayout>
          <c:xMode val="edge"/>
          <c:yMode val="edge"/>
          <c:x val="0.77833333333333332"/>
          <c:y val="0.33261380280911945"/>
          <c:w val="0.21041666666666667"/>
          <c:h val="0.28503332701240786"/>
        </c:manualLayout>
      </c:layout>
      <c:overlay val="0"/>
      <c:txPr>
        <a:bodyPr/>
        <a:lstStyle/>
        <a:p>
          <a:pPr>
            <a:defRPr sz="920" b="0" i="0" u="none" strike="noStrike" baseline="0">
              <a:solidFill>
                <a:srgbClr val="333333"/>
              </a:solidFill>
              <a:latin typeface="Calibri"/>
              <a:ea typeface="Calibri"/>
              <a:cs typeface="Calibri"/>
            </a:defRPr>
          </a:pPr>
          <a:endParaRPr lang="es-AR"/>
        </a:p>
      </c:txPr>
    </c:legend>
    <c:plotVisOnly val="1"/>
    <c:dispBlanksAs val="gap"/>
    <c:showDLblsOverMax val="0"/>
  </c:chart>
  <c:txPr>
    <a:bodyPr/>
    <a:lstStyle/>
    <a:p>
      <a:pPr>
        <a:defRPr sz="1000" b="0" i="0" u="none" strike="noStrike" baseline="0">
          <a:solidFill>
            <a:srgbClr val="333333"/>
          </a:solidFill>
          <a:latin typeface="Calibri"/>
          <a:ea typeface="Calibri"/>
          <a:cs typeface="Calibri"/>
        </a:defRPr>
      </a:pPr>
      <a:endParaRPr lang="es-AR"/>
    </a:p>
  </c:txPr>
  <c:externalData r:id="rId2">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c:date1904 val="0"/>
  <c:lang val="es-AR"/>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0125705772189617"/>
          <c:y val="4.1019909210555407E-2"/>
          <c:w val="0.70720051240279314"/>
          <c:h val="0.68784960976364717"/>
        </c:manualLayout>
      </c:layout>
      <c:barChart>
        <c:barDir val="col"/>
        <c:grouping val="clustered"/>
        <c:varyColors val="0"/>
        <c:ser>
          <c:idx val="0"/>
          <c:order val="0"/>
          <c:tx>
            <c:strRef>
              <c:f>MuCommander!$A$7</c:f>
              <c:strCache>
                <c:ptCount val="1"/>
                <c:pt idx="0">
                  <c:v>Líneas de código consultado</c:v>
                </c:pt>
              </c:strCache>
            </c:strRef>
          </c:tx>
          <c:invertIfNegative val="0"/>
          <c:dLbls>
            <c:dLbl>
              <c:idx val="0"/>
              <c:layout>
                <c:manualLayout>
                  <c:x val="0"/>
                  <c:y val="1.0752688172042946E-2"/>
                </c:manualLayout>
              </c:layout>
              <c:showLegendKey val="0"/>
              <c:showVal val="1"/>
              <c:showCatName val="0"/>
              <c:showSerName val="0"/>
              <c:showPercent val="0"/>
              <c:showBubbleSize val="0"/>
              <c:extLst>
                <c:ext xmlns:c15="http://schemas.microsoft.com/office/drawing/2012/chart" uri="{CE6537A1-D6FC-4f65-9D91-7224C49458BB}"/>
              </c:extLst>
            </c:dLbl>
            <c:dLbl>
              <c:idx val="1"/>
              <c:layout>
                <c:manualLayout>
                  <c:x val="0"/>
                  <c:y val="1.4336917562724014E-2"/>
                </c:manualLayout>
              </c:layout>
              <c:showLegendKey val="0"/>
              <c:showVal val="1"/>
              <c:showCatName val="0"/>
              <c:showSerName val="0"/>
              <c:showPercent val="0"/>
              <c:showBubbleSize val="0"/>
              <c:extLst>
                <c:ext xmlns:c15="http://schemas.microsoft.com/office/drawing/2012/chart" uri="{CE6537A1-D6FC-4f65-9D91-7224C49458BB}"/>
              </c:extLst>
            </c:dLbl>
            <c:dLbl>
              <c:idx val="2"/>
              <c:layout>
                <c:manualLayout>
                  <c:x val="-4.9708640531339421E-5"/>
                  <c:y val="9.2639629723703897E-3"/>
                </c:manualLayout>
              </c:layout>
              <c:dLblPos val="outEnd"/>
              <c:showLegendKey val="0"/>
              <c:showVal val="1"/>
              <c:showCatName val="0"/>
              <c:showSerName val="0"/>
              <c:showPercent val="0"/>
              <c:showBubbleSize val="0"/>
              <c:extLst>
                <c:ext xmlns:c15="http://schemas.microsoft.com/office/drawing/2012/chart" uri="{CE6537A1-D6FC-4f65-9D91-7224C49458BB}"/>
              </c:extLst>
            </c:dLbl>
            <c:dLbl>
              <c:idx val="3"/>
              <c:layout>
                <c:manualLayout>
                  <c:x val="1.1556910823812806E-5"/>
                  <c:y val="2.0269240538481077E-3"/>
                </c:manualLayout>
              </c:layout>
              <c:dLblPos val="outEnd"/>
              <c:showLegendKey val="0"/>
              <c:showVal val="1"/>
              <c:showCatName val="0"/>
              <c:showSerName val="0"/>
              <c:showPercent val="0"/>
              <c:showBubbleSize val="0"/>
              <c:extLst>
                <c:ext xmlns:c15="http://schemas.microsoft.com/office/drawing/2012/chart" uri="{CE6537A1-D6FC-4f65-9D91-7224C49458BB}"/>
              </c:extLst>
            </c:dLbl>
            <c:dLbl>
              <c:idx val="5"/>
              <c:layout>
                <c:manualLayout>
                  <c:x val="0"/>
                  <c:y val="1.0752688172043012E-2"/>
                </c:manualLayout>
              </c:layout>
              <c:showLegendKey val="0"/>
              <c:showVal val="1"/>
              <c:showCatName val="0"/>
              <c:showSerName val="0"/>
              <c:showPercent val="0"/>
              <c:showBubbleSize val="0"/>
              <c:extLst>
                <c:ext xmlns:c15="http://schemas.microsoft.com/office/drawing/2012/chart" uri="{CE6537A1-D6FC-4f65-9D91-7224C49458BB}"/>
              </c:extLst>
            </c:dLbl>
            <c:spPr>
              <a:noFill/>
              <a:ln w="25400">
                <a:noFill/>
              </a:ln>
            </c:spPr>
            <c:txPr>
              <a:bodyPr/>
              <a:lstStyle/>
              <a:p>
                <a:pPr>
                  <a:defRPr sz="1000" b="0" i="0" u="none" strike="noStrike" baseline="0">
                    <a:solidFill>
                      <a:srgbClr val="333333"/>
                    </a:solidFill>
                    <a:latin typeface="Calibri"/>
                    <a:ea typeface="Calibri"/>
                    <a:cs typeface="Calibri"/>
                  </a:defRPr>
                </a:pPr>
                <a:endParaRPr lang="es-AR"/>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MuCommander!$B$2:$G$2</c:f>
              <c:strCache>
                <c:ptCount val="6"/>
                <c:pt idx="0">
                  <c:v>CloudLoop</c:v>
                </c:pt>
                <c:pt idx="1">
                  <c:v>Dasein</c:v>
                </c:pt>
                <c:pt idx="2">
                  <c:v>JClouds</c:v>
                </c:pt>
                <c:pt idx="3">
                  <c:v>JetS3t</c:v>
                </c:pt>
                <c:pt idx="4">
                  <c:v>libcloud</c:v>
                </c:pt>
                <c:pt idx="5">
                  <c:v>Aether</c:v>
                </c:pt>
              </c:strCache>
            </c:strRef>
          </c:cat>
          <c:val>
            <c:numRef>
              <c:f>MuCommander!$B$7:$G$7</c:f>
              <c:numCache>
                <c:formatCode>General</c:formatCode>
                <c:ptCount val="6"/>
                <c:pt idx="0">
                  <c:v>629</c:v>
                </c:pt>
                <c:pt idx="1">
                  <c:v>1349</c:v>
                </c:pt>
                <c:pt idx="2">
                  <c:v>2157</c:v>
                </c:pt>
                <c:pt idx="3">
                  <c:v>214</c:v>
                </c:pt>
                <c:pt idx="4">
                  <c:v>423</c:v>
                </c:pt>
                <c:pt idx="5">
                  <c:v>208</c:v>
                </c:pt>
              </c:numCache>
            </c:numRef>
          </c:val>
        </c:ser>
        <c:dLbls>
          <c:showLegendKey val="0"/>
          <c:showVal val="0"/>
          <c:showCatName val="0"/>
          <c:showSerName val="0"/>
          <c:showPercent val="0"/>
          <c:showBubbleSize val="0"/>
        </c:dLbls>
        <c:gapWidth val="150"/>
        <c:axId val="274334464"/>
        <c:axId val="274336384"/>
      </c:barChart>
      <c:catAx>
        <c:axId val="274334464"/>
        <c:scaling>
          <c:orientation val="minMax"/>
        </c:scaling>
        <c:delete val="0"/>
        <c:axPos val="b"/>
        <c:title>
          <c:tx>
            <c:rich>
              <a:bodyPr/>
              <a:lstStyle/>
              <a:p>
                <a:pPr>
                  <a:defRPr b="1"/>
                </a:pPr>
                <a:r>
                  <a:rPr lang="es-ES_tradnl" b="1"/>
                  <a:t>Frameworks</a:t>
                </a:r>
              </a:p>
            </c:rich>
          </c:tx>
          <c:layout>
            <c:manualLayout>
              <c:xMode val="edge"/>
              <c:yMode val="edge"/>
              <c:x val="0.37756288421506995"/>
              <c:y val="0.884569751361725"/>
            </c:manualLayout>
          </c:layout>
          <c:overlay val="0"/>
        </c:title>
        <c:numFmt formatCode="General" sourceLinked="1"/>
        <c:majorTickMark val="none"/>
        <c:minorTickMark val="none"/>
        <c:tickLblPos val="nextTo"/>
        <c:txPr>
          <a:bodyPr rot="-2700000" vert="horz"/>
          <a:lstStyle/>
          <a:p>
            <a:pPr>
              <a:defRPr sz="1000" b="0" i="0" u="none" strike="noStrike" baseline="0">
                <a:solidFill>
                  <a:srgbClr val="333333"/>
                </a:solidFill>
                <a:latin typeface="Calibri"/>
                <a:ea typeface="Calibri"/>
                <a:cs typeface="Calibri"/>
              </a:defRPr>
            </a:pPr>
            <a:endParaRPr lang="es-AR"/>
          </a:p>
        </c:txPr>
        <c:crossAx val="274336384"/>
        <c:crosses val="autoZero"/>
        <c:auto val="1"/>
        <c:lblAlgn val="ctr"/>
        <c:lblOffset val="100"/>
        <c:noMultiLvlLbl val="0"/>
      </c:catAx>
      <c:valAx>
        <c:axId val="274336384"/>
        <c:scaling>
          <c:orientation val="minMax"/>
        </c:scaling>
        <c:delete val="0"/>
        <c:axPos val="l"/>
        <c:majorGridlines>
          <c:spPr>
            <a:ln w="9525" cap="flat" cmpd="sng" algn="ctr">
              <a:solidFill>
                <a:schemeClr val="accent6">
                  <a:shade val="95000"/>
                  <a:satMod val="105000"/>
                </a:schemeClr>
              </a:solidFill>
              <a:prstDash val="solid"/>
            </a:ln>
            <a:effectLst/>
          </c:spPr>
        </c:majorGridlines>
        <c:title>
          <c:tx>
            <c:rich>
              <a:bodyPr/>
              <a:lstStyle/>
              <a:p>
                <a:pPr>
                  <a:defRPr sz="1000" b="1" i="0" u="none" strike="noStrike" baseline="0">
                    <a:solidFill>
                      <a:srgbClr val="333333"/>
                    </a:solidFill>
                    <a:latin typeface="Calibri"/>
                    <a:ea typeface="Calibri"/>
                    <a:cs typeface="Calibri"/>
                  </a:defRPr>
                </a:pPr>
                <a:r>
                  <a:rPr lang="es-ES_tradnl"/>
                  <a:t>Nro de líneas</a:t>
                </a:r>
              </a:p>
            </c:rich>
          </c:tx>
          <c:overlay val="0"/>
          <c:spPr>
            <a:noFill/>
            <a:ln w="25400">
              <a:noFill/>
            </a:ln>
          </c:spPr>
        </c:title>
        <c:numFmt formatCode="General" sourceLinked="1"/>
        <c:majorTickMark val="none"/>
        <c:minorTickMark val="none"/>
        <c:tickLblPos val="nextTo"/>
        <c:txPr>
          <a:bodyPr rot="0" vert="horz"/>
          <a:lstStyle/>
          <a:p>
            <a:pPr>
              <a:defRPr sz="1000" b="0" i="0" u="none" strike="noStrike" baseline="0">
                <a:solidFill>
                  <a:srgbClr val="333333"/>
                </a:solidFill>
                <a:latin typeface="Calibri"/>
                <a:ea typeface="Calibri"/>
                <a:cs typeface="Calibri"/>
              </a:defRPr>
            </a:pPr>
            <a:endParaRPr lang="es-AR"/>
          </a:p>
        </c:txPr>
        <c:crossAx val="274334464"/>
        <c:crosses val="autoZero"/>
        <c:crossBetween val="between"/>
      </c:valAx>
    </c:plotArea>
    <c:legend>
      <c:legendPos val="r"/>
      <c:layout>
        <c:manualLayout>
          <c:xMode val="edge"/>
          <c:yMode val="edge"/>
          <c:x val="0.78664884396081791"/>
          <c:y val="0.33876725086783505"/>
          <c:w val="0.20378802119231118"/>
          <c:h val="0.14973654536970343"/>
        </c:manualLayout>
      </c:layout>
      <c:overlay val="0"/>
      <c:txPr>
        <a:bodyPr/>
        <a:lstStyle/>
        <a:p>
          <a:pPr>
            <a:defRPr sz="920" b="0" i="0" u="none" strike="noStrike" baseline="0">
              <a:solidFill>
                <a:srgbClr val="333333"/>
              </a:solidFill>
              <a:latin typeface="Calibri"/>
              <a:ea typeface="Calibri"/>
              <a:cs typeface="Calibri"/>
            </a:defRPr>
          </a:pPr>
          <a:endParaRPr lang="es-AR"/>
        </a:p>
      </c:txPr>
    </c:legend>
    <c:plotVisOnly val="1"/>
    <c:dispBlanksAs val="gap"/>
    <c:showDLblsOverMax val="0"/>
  </c:chart>
  <c:txPr>
    <a:bodyPr/>
    <a:lstStyle/>
    <a:p>
      <a:pPr>
        <a:defRPr sz="1000" b="0" i="0" u="none" strike="noStrike" baseline="0">
          <a:solidFill>
            <a:srgbClr val="333333"/>
          </a:solidFill>
          <a:latin typeface="Calibri"/>
          <a:ea typeface="Calibri"/>
          <a:cs typeface="Calibri"/>
        </a:defRPr>
      </a:pPr>
      <a:endParaRPr lang="es-AR"/>
    </a:p>
  </c:txPr>
  <c:externalData r:id="rId2">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c:date1904 val="0"/>
  <c:lang val="es-AR"/>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7.8534776902887141E-2"/>
          <c:y val="4.1120443277923593E-2"/>
          <c:w val="0.74283136482939638"/>
          <c:h val="0.78755847185768446"/>
        </c:manualLayout>
      </c:layout>
      <c:lineChart>
        <c:grouping val="standard"/>
        <c:varyColors val="0"/>
        <c:ser>
          <c:idx val="0"/>
          <c:order val="0"/>
          <c:tx>
            <c:strRef>
              <c:f>MuCommander!$A$27</c:f>
              <c:strCache>
                <c:ptCount val="1"/>
                <c:pt idx="0">
                  <c:v>Consumo de memoria (MB)</c:v>
                </c:pt>
              </c:strCache>
            </c:strRef>
          </c:tx>
          <c:dLbls>
            <c:dLbl>
              <c:idx val="0"/>
              <c:layout>
                <c:manualLayout>
                  <c:x val="-1.1666666666666683E-2"/>
                  <c:y val="3.7348272642390289E-2"/>
                </c:manualLayout>
              </c:layout>
              <c:dLblPos val="r"/>
              <c:showLegendKey val="0"/>
              <c:showVal val="1"/>
              <c:showCatName val="0"/>
              <c:showSerName val="0"/>
              <c:showPercent val="0"/>
              <c:showBubbleSize val="0"/>
              <c:extLst>
                <c:ext xmlns:c15="http://schemas.microsoft.com/office/drawing/2012/chart" uri="{CE6537A1-D6FC-4f65-9D91-7224C49458BB}"/>
              </c:extLst>
            </c:dLbl>
            <c:dLbl>
              <c:idx val="1"/>
              <c:layout>
                <c:manualLayout>
                  <c:x val="-1.499999999999997E-2"/>
                  <c:y val="1.8674136321195144E-2"/>
                </c:manualLayout>
              </c:layout>
              <c:dLblPos val="r"/>
              <c:showLegendKey val="0"/>
              <c:showVal val="1"/>
              <c:showCatName val="0"/>
              <c:showSerName val="0"/>
              <c:showPercent val="0"/>
              <c:showBubbleSize val="0"/>
              <c:extLst>
                <c:ext xmlns:c15="http://schemas.microsoft.com/office/drawing/2012/chart" uri="{CE6537A1-D6FC-4f65-9D91-7224C49458BB}"/>
              </c:extLst>
            </c:dLbl>
            <c:dLbl>
              <c:idx val="2"/>
              <c:layout>
                <c:manualLayout>
                  <c:x val="-2.3333333333333334E-2"/>
                  <c:y val="5.8894759739707848E-2"/>
                </c:manualLayout>
              </c:layout>
              <c:dLblPos val="r"/>
              <c:showLegendKey val="0"/>
              <c:showVal val="1"/>
              <c:showCatName val="0"/>
              <c:showSerName val="0"/>
              <c:showPercent val="0"/>
              <c:showBubbleSize val="0"/>
              <c:extLst>
                <c:ext xmlns:c15="http://schemas.microsoft.com/office/drawing/2012/chart" uri="{CE6537A1-D6FC-4f65-9D91-7224C49458BB}"/>
              </c:extLst>
            </c:dLbl>
            <c:dLbl>
              <c:idx val="3"/>
              <c:layout>
                <c:manualLayout>
                  <c:x val="-6.6666666666666671E-3"/>
                  <c:y val="2.6143790849673203E-2"/>
                </c:manualLayout>
              </c:layout>
              <c:dLblPos val="r"/>
              <c:showLegendKey val="0"/>
              <c:showVal val="1"/>
              <c:showCatName val="0"/>
              <c:showSerName val="0"/>
              <c:showPercent val="0"/>
              <c:showBubbleSize val="0"/>
              <c:extLst>
                <c:ext xmlns:c15="http://schemas.microsoft.com/office/drawing/2012/chart" uri="{CE6537A1-D6FC-4f65-9D91-7224C49458BB}"/>
              </c:extLst>
            </c:dLbl>
            <c:dLbl>
              <c:idx val="4"/>
              <c:layout>
                <c:manualLayout>
                  <c:x val="-1.8333333333333271E-2"/>
                  <c:y val="-3.3613445378151259E-2"/>
                </c:manualLayout>
              </c:layout>
              <c:dLblPos val="r"/>
              <c:showLegendKey val="0"/>
              <c:showVal val="1"/>
              <c:showCatName val="0"/>
              <c:showSerName val="0"/>
              <c:showPercent val="0"/>
              <c:showBubbleSize val="0"/>
              <c:extLst>
                <c:ext xmlns:c15="http://schemas.microsoft.com/office/drawing/2012/chart" uri="{CE6537A1-D6FC-4f65-9D91-7224C49458BB}"/>
              </c:extLst>
            </c:dLbl>
            <c:dLbl>
              <c:idx val="5"/>
              <c:layout>
                <c:manualLayout>
                  <c:x val="-1.4999999999999999E-2"/>
                  <c:y val="-4.4817927170868348E-2"/>
                </c:manualLayout>
              </c:layout>
              <c:dLblPos val="r"/>
              <c:showLegendKey val="0"/>
              <c:showVal val="1"/>
              <c:showCatName val="0"/>
              <c:showSerName val="0"/>
              <c:showPercent val="0"/>
              <c:showBubbleSize val="0"/>
              <c:extLst>
                <c:ext xmlns:c15="http://schemas.microsoft.com/office/drawing/2012/chart" uri="{CE6537A1-D6FC-4f65-9D91-7224C49458BB}"/>
              </c:extLst>
            </c:dLbl>
            <c:dLbl>
              <c:idx val="6"/>
              <c:layout>
                <c:manualLayout>
                  <c:x val="-0.01"/>
                  <c:y val="2.2408963585434174E-2"/>
                </c:manualLayout>
              </c:layout>
              <c:dLblPos val="r"/>
              <c:showLegendKey val="0"/>
              <c:showVal val="1"/>
              <c:showCatName val="0"/>
              <c:showSerName val="0"/>
              <c:showPercent val="0"/>
              <c:showBubbleSize val="0"/>
              <c:extLst>
                <c:ext xmlns:c15="http://schemas.microsoft.com/office/drawing/2012/chart" uri="{CE6537A1-D6FC-4f65-9D91-7224C49458BB}"/>
              </c:extLst>
            </c:dLbl>
            <c:spPr>
              <a:noFill/>
              <a:ln w="25400">
                <a:noFill/>
              </a:ln>
            </c:spPr>
            <c:txPr>
              <a:bodyPr/>
              <a:lstStyle/>
              <a:p>
                <a:pPr>
                  <a:defRPr sz="1000" b="0" i="0" u="none" strike="noStrike" baseline="0">
                    <a:solidFill>
                      <a:srgbClr val="333333"/>
                    </a:solidFill>
                    <a:latin typeface="Calibri"/>
                    <a:ea typeface="Calibri"/>
                    <a:cs typeface="Calibri"/>
                  </a:defRPr>
                </a:pPr>
                <a:endParaRPr lang="es-AR"/>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MuCommander!$B$26:$H$26</c:f>
              <c:strCache>
                <c:ptCount val="7"/>
                <c:pt idx="0">
                  <c:v>CloudLoop</c:v>
                </c:pt>
                <c:pt idx="1">
                  <c:v>Dasein</c:v>
                </c:pt>
                <c:pt idx="2">
                  <c:v>JClouds</c:v>
                </c:pt>
                <c:pt idx="3">
                  <c:v>JetS3t</c:v>
                </c:pt>
                <c:pt idx="4">
                  <c:v>libcloud</c:v>
                </c:pt>
                <c:pt idx="5">
                  <c:v>Aether</c:v>
                </c:pt>
                <c:pt idx="6">
                  <c:v>Original</c:v>
                </c:pt>
              </c:strCache>
            </c:strRef>
          </c:cat>
          <c:val>
            <c:numRef>
              <c:f>MuCommander!$B$27:$H$27</c:f>
              <c:numCache>
                <c:formatCode>General</c:formatCode>
                <c:ptCount val="7"/>
                <c:pt idx="0">
                  <c:v>40</c:v>
                </c:pt>
                <c:pt idx="1">
                  <c:v>38</c:v>
                </c:pt>
                <c:pt idx="2">
                  <c:v>53</c:v>
                </c:pt>
                <c:pt idx="3">
                  <c:v>38</c:v>
                </c:pt>
                <c:pt idx="4">
                  <c:v>45</c:v>
                </c:pt>
                <c:pt idx="5">
                  <c:v>52</c:v>
                </c:pt>
                <c:pt idx="6">
                  <c:v>35</c:v>
                </c:pt>
              </c:numCache>
            </c:numRef>
          </c:val>
          <c:smooth val="0"/>
        </c:ser>
        <c:dLbls>
          <c:showLegendKey val="0"/>
          <c:showVal val="0"/>
          <c:showCatName val="0"/>
          <c:showSerName val="0"/>
          <c:showPercent val="0"/>
          <c:showBubbleSize val="0"/>
        </c:dLbls>
        <c:marker val="1"/>
        <c:smooth val="0"/>
        <c:axId val="274386304"/>
        <c:axId val="274388480"/>
      </c:lineChart>
      <c:catAx>
        <c:axId val="274386304"/>
        <c:scaling>
          <c:orientation val="minMax"/>
        </c:scaling>
        <c:delete val="0"/>
        <c:axPos val="b"/>
        <c:title>
          <c:tx>
            <c:rich>
              <a:bodyPr/>
              <a:lstStyle/>
              <a:p>
                <a:pPr>
                  <a:defRPr/>
                </a:pPr>
                <a:r>
                  <a:rPr lang="es-ES_tradnl" b="1"/>
                  <a:t>Frameworks</a:t>
                </a:r>
              </a:p>
            </c:rich>
          </c:tx>
          <c:overlay val="0"/>
        </c:title>
        <c:numFmt formatCode="General" sourceLinked="1"/>
        <c:majorTickMark val="none"/>
        <c:minorTickMark val="none"/>
        <c:tickLblPos val="nextTo"/>
        <c:txPr>
          <a:bodyPr rot="0" vert="horz"/>
          <a:lstStyle/>
          <a:p>
            <a:pPr>
              <a:defRPr sz="1000" b="0" i="0" u="none" strike="noStrike" baseline="0">
                <a:solidFill>
                  <a:srgbClr val="333333"/>
                </a:solidFill>
                <a:latin typeface="Calibri"/>
                <a:ea typeface="Calibri"/>
                <a:cs typeface="Calibri"/>
              </a:defRPr>
            </a:pPr>
            <a:endParaRPr lang="es-AR"/>
          </a:p>
        </c:txPr>
        <c:crossAx val="274388480"/>
        <c:crosses val="autoZero"/>
        <c:auto val="1"/>
        <c:lblAlgn val="ctr"/>
        <c:lblOffset val="100"/>
        <c:noMultiLvlLbl val="0"/>
      </c:catAx>
      <c:valAx>
        <c:axId val="274388480"/>
        <c:scaling>
          <c:orientation val="minMax"/>
        </c:scaling>
        <c:delete val="0"/>
        <c:axPos val="l"/>
        <c:majorGridlines>
          <c:spPr>
            <a:ln w="9525" cap="flat" cmpd="sng" algn="ctr">
              <a:solidFill>
                <a:schemeClr val="accent6">
                  <a:shade val="95000"/>
                  <a:satMod val="105000"/>
                </a:schemeClr>
              </a:solidFill>
              <a:prstDash val="solid"/>
            </a:ln>
            <a:effectLst/>
          </c:spPr>
        </c:majorGridlines>
        <c:title>
          <c:tx>
            <c:rich>
              <a:bodyPr rot="-5400000" vert="horz"/>
              <a:lstStyle/>
              <a:p>
                <a:pPr>
                  <a:defRPr b="1"/>
                </a:pPr>
                <a:r>
                  <a:rPr lang="es-ES_tradnl" b="1"/>
                  <a:t>MB</a:t>
                </a:r>
              </a:p>
            </c:rich>
          </c:tx>
          <c:overlay val="0"/>
        </c:title>
        <c:numFmt formatCode="General" sourceLinked="1"/>
        <c:majorTickMark val="none"/>
        <c:minorTickMark val="none"/>
        <c:tickLblPos val="nextTo"/>
        <c:txPr>
          <a:bodyPr rot="0" vert="horz"/>
          <a:lstStyle/>
          <a:p>
            <a:pPr>
              <a:defRPr sz="1000" b="0" i="0" u="none" strike="noStrike" baseline="0">
                <a:solidFill>
                  <a:srgbClr val="333333"/>
                </a:solidFill>
                <a:latin typeface="Calibri"/>
                <a:ea typeface="Calibri"/>
                <a:cs typeface="Calibri"/>
              </a:defRPr>
            </a:pPr>
            <a:endParaRPr lang="es-AR"/>
          </a:p>
        </c:txPr>
        <c:crossAx val="274386304"/>
        <c:crosses val="autoZero"/>
        <c:crossBetween val="between"/>
      </c:valAx>
    </c:plotArea>
    <c:legend>
      <c:legendPos val="r"/>
      <c:layout>
        <c:manualLayout>
          <c:xMode val="edge"/>
          <c:yMode val="edge"/>
          <c:x val="0.82583333333333331"/>
          <c:y val="0.3720886555847186"/>
          <c:w val="0.16791666666666666"/>
          <c:h val="0.17149110527850686"/>
        </c:manualLayout>
      </c:layout>
      <c:overlay val="0"/>
      <c:txPr>
        <a:bodyPr/>
        <a:lstStyle/>
        <a:p>
          <a:pPr>
            <a:defRPr sz="920" b="0" i="0" u="none" strike="noStrike" baseline="0">
              <a:solidFill>
                <a:srgbClr val="333333"/>
              </a:solidFill>
              <a:latin typeface="Calibri"/>
              <a:ea typeface="Calibri"/>
              <a:cs typeface="Calibri"/>
            </a:defRPr>
          </a:pPr>
          <a:endParaRPr lang="es-AR"/>
        </a:p>
      </c:txPr>
    </c:legend>
    <c:plotVisOnly val="1"/>
    <c:dispBlanksAs val="gap"/>
    <c:showDLblsOverMax val="0"/>
  </c:chart>
  <c:txPr>
    <a:bodyPr/>
    <a:lstStyle/>
    <a:p>
      <a:pPr>
        <a:defRPr sz="1000" b="0" i="0" u="none" strike="noStrike" baseline="0">
          <a:solidFill>
            <a:srgbClr val="333333"/>
          </a:solidFill>
          <a:latin typeface="Calibri"/>
          <a:ea typeface="Calibri"/>
          <a:cs typeface="Calibri"/>
        </a:defRPr>
      </a:pPr>
      <a:endParaRPr lang="es-AR"/>
    </a:p>
  </c:txPr>
  <c:externalData r:id="rId2">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c:date1904 val="0"/>
  <c:lang val="es-AR"/>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6.8651443569553813E-2"/>
          <c:y val="4.1120443277923593E-2"/>
          <c:w val="0.74841469816272965"/>
          <c:h val="0.78755847185768446"/>
        </c:manualLayout>
      </c:layout>
      <c:lineChart>
        <c:grouping val="standard"/>
        <c:varyColors val="0"/>
        <c:ser>
          <c:idx val="1"/>
          <c:order val="0"/>
          <c:tx>
            <c:strRef>
              <c:f>MuCommander!$A$28</c:f>
              <c:strCache>
                <c:ptCount val="1"/>
                <c:pt idx="0">
                  <c:v>Consumo de CPU (Segs)</c:v>
                </c:pt>
              </c:strCache>
            </c:strRef>
          </c:tx>
          <c:dLbls>
            <c:dLbl>
              <c:idx val="0"/>
              <c:layout>
                <c:manualLayout>
                  <c:x val="-4.0019685039370083E-2"/>
                  <c:y val="-2.4048809628559601E-2"/>
                </c:manualLayout>
              </c:layout>
              <c:dLblPos val="r"/>
              <c:showLegendKey val="0"/>
              <c:showVal val="1"/>
              <c:showCatName val="0"/>
              <c:showSerName val="0"/>
              <c:showPercent val="0"/>
              <c:showBubbleSize val="0"/>
              <c:extLst>
                <c:ext xmlns:c15="http://schemas.microsoft.com/office/drawing/2012/chart" uri="{CE6537A1-D6FC-4f65-9D91-7224C49458BB}"/>
              </c:extLst>
            </c:dLbl>
            <c:dLbl>
              <c:idx val="1"/>
              <c:layout>
                <c:manualLayout>
                  <c:x val="-1.499999999999997E-2"/>
                  <c:y val="-3.3613445378151259E-2"/>
                </c:manualLayout>
              </c:layout>
              <c:dLblPos val="r"/>
              <c:showLegendKey val="0"/>
              <c:showVal val="1"/>
              <c:showCatName val="0"/>
              <c:showSerName val="0"/>
              <c:showPercent val="0"/>
              <c:showBubbleSize val="0"/>
              <c:extLst>
                <c:ext xmlns:c15="http://schemas.microsoft.com/office/drawing/2012/chart" uri="{CE6537A1-D6FC-4f65-9D91-7224C49458BB}"/>
              </c:extLst>
            </c:dLbl>
            <c:dLbl>
              <c:idx val="2"/>
              <c:layout>
                <c:manualLayout>
                  <c:x val="-5.0000000000000001E-3"/>
                  <c:y val="-1.8674136321195144E-2"/>
                </c:manualLayout>
              </c:layout>
              <c:dLblPos val="r"/>
              <c:showLegendKey val="0"/>
              <c:showVal val="1"/>
              <c:showCatName val="0"/>
              <c:showSerName val="0"/>
              <c:showPercent val="0"/>
              <c:showBubbleSize val="0"/>
              <c:extLst>
                <c:ext xmlns:c15="http://schemas.microsoft.com/office/drawing/2012/chart" uri="{CE6537A1-D6FC-4f65-9D91-7224C49458BB}"/>
              </c:extLst>
            </c:dLbl>
            <c:dLbl>
              <c:idx val="3"/>
              <c:layout>
                <c:manualLayout>
                  <c:x val="0"/>
                  <c:y val="-1.8674136321195144E-2"/>
                </c:manualLayout>
              </c:layout>
              <c:dLblPos val="r"/>
              <c:showLegendKey val="0"/>
              <c:showVal val="1"/>
              <c:showCatName val="0"/>
              <c:showSerName val="0"/>
              <c:showPercent val="0"/>
              <c:showBubbleSize val="0"/>
              <c:extLst>
                <c:ext xmlns:c15="http://schemas.microsoft.com/office/drawing/2012/chart" uri="{CE6537A1-D6FC-4f65-9D91-7224C49458BB}"/>
              </c:extLst>
            </c:dLbl>
            <c:dLbl>
              <c:idx val="4"/>
              <c:layout>
                <c:manualLayout>
                  <c:x val="-6.6666666666666671E-3"/>
                  <c:y val="-2.545391101607794E-2"/>
                </c:manualLayout>
              </c:layout>
              <c:dLblPos val="r"/>
              <c:showLegendKey val="0"/>
              <c:showVal val="1"/>
              <c:showCatName val="0"/>
              <c:showSerName val="0"/>
              <c:showPercent val="0"/>
              <c:showBubbleSize val="0"/>
              <c:extLst>
                <c:ext xmlns:c15="http://schemas.microsoft.com/office/drawing/2012/chart" uri="{CE6537A1-D6FC-4f65-9D91-7224C49458BB}"/>
              </c:extLst>
            </c:dLbl>
            <c:dLbl>
              <c:idx val="5"/>
              <c:layout>
                <c:manualLayout>
                  <c:x val="-0.02"/>
                  <c:y val="3.7348272642390289E-2"/>
                </c:manualLayout>
              </c:layout>
              <c:dLblPos val="r"/>
              <c:showLegendKey val="0"/>
              <c:showVal val="1"/>
              <c:showCatName val="0"/>
              <c:showSerName val="0"/>
              <c:showPercent val="0"/>
              <c:showBubbleSize val="0"/>
              <c:extLst>
                <c:ext xmlns:c15="http://schemas.microsoft.com/office/drawing/2012/chart" uri="{CE6537A1-D6FC-4f65-9D91-7224C49458BB}"/>
              </c:extLst>
            </c:dLbl>
            <c:dLbl>
              <c:idx val="6"/>
              <c:layout>
                <c:manualLayout>
                  <c:x val="-2.1666666666666667E-2"/>
                  <c:y val="-5.2287581699346407E-2"/>
                </c:manualLayout>
              </c:layout>
              <c:dLblPos val="r"/>
              <c:showLegendKey val="0"/>
              <c:showVal val="1"/>
              <c:showCatName val="0"/>
              <c:showSerName val="0"/>
              <c:showPercent val="0"/>
              <c:showBubbleSize val="0"/>
              <c:extLst>
                <c:ext xmlns:c15="http://schemas.microsoft.com/office/drawing/2012/chart" uri="{CE6537A1-D6FC-4f65-9D91-7224C49458BB}"/>
              </c:extLst>
            </c:dLbl>
            <c:spPr>
              <a:noFill/>
              <a:ln w="25400">
                <a:noFill/>
              </a:ln>
            </c:spPr>
            <c:txPr>
              <a:bodyPr/>
              <a:lstStyle/>
              <a:p>
                <a:pPr>
                  <a:defRPr sz="1000" b="0" i="0" u="none" strike="noStrike" baseline="0">
                    <a:solidFill>
                      <a:srgbClr val="333333"/>
                    </a:solidFill>
                    <a:latin typeface="Calibri"/>
                    <a:ea typeface="Calibri"/>
                    <a:cs typeface="Calibri"/>
                  </a:defRPr>
                </a:pPr>
                <a:endParaRPr lang="es-AR"/>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MuCommander!$B$26:$H$26</c:f>
              <c:strCache>
                <c:ptCount val="7"/>
                <c:pt idx="0">
                  <c:v>CloudLoop</c:v>
                </c:pt>
                <c:pt idx="1">
                  <c:v>Dasein</c:v>
                </c:pt>
                <c:pt idx="2">
                  <c:v>JClouds</c:v>
                </c:pt>
                <c:pt idx="3">
                  <c:v>JetS3t</c:v>
                </c:pt>
                <c:pt idx="4">
                  <c:v>libcloud</c:v>
                </c:pt>
                <c:pt idx="5">
                  <c:v>Aether</c:v>
                </c:pt>
                <c:pt idx="6">
                  <c:v>Original</c:v>
                </c:pt>
              </c:strCache>
            </c:strRef>
          </c:cat>
          <c:val>
            <c:numRef>
              <c:f>MuCommander!$B$28:$H$28</c:f>
              <c:numCache>
                <c:formatCode>General</c:formatCode>
                <c:ptCount val="7"/>
                <c:pt idx="0">
                  <c:v>72</c:v>
                </c:pt>
                <c:pt idx="1">
                  <c:v>145</c:v>
                </c:pt>
                <c:pt idx="2">
                  <c:v>118</c:v>
                </c:pt>
                <c:pt idx="3">
                  <c:v>53</c:v>
                </c:pt>
                <c:pt idx="4">
                  <c:v>198</c:v>
                </c:pt>
                <c:pt idx="5">
                  <c:v>52</c:v>
                </c:pt>
                <c:pt idx="6">
                  <c:v>81</c:v>
                </c:pt>
              </c:numCache>
            </c:numRef>
          </c:val>
          <c:smooth val="0"/>
        </c:ser>
        <c:dLbls>
          <c:showLegendKey val="0"/>
          <c:showVal val="0"/>
          <c:showCatName val="0"/>
          <c:showSerName val="0"/>
          <c:showPercent val="0"/>
          <c:showBubbleSize val="0"/>
        </c:dLbls>
        <c:marker val="1"/>
        <c:smooth val="0"/>
        <c:axId val="274405632"/>
        <c:axId val="274440576"/>
      </c:lineChart>
      <c:catAx>
        <c:axId val="274405632"/>
        <c:scaling>
          <c:orientation val="minMax"/>
        </c:scaling>
        <c:delete val="0"/>
        <c:axPos val="b"/>
        <c:title>
          <c:tx>
            <c:rich>
              <a:bodyPr/>
              <a:lstStyle/>
              <a:p>
                <a:pPr>
                  <a:defRPr/>
                </a:pPr>
                <a:r>
                  <a:rPr lang="es-ES_tradnl" b="1"/>
                  <a:t>Frameworks</a:t>
                </a:r>
              </a:p>
            </c:rich>
          </c:tx>
          <c:overlay val="0"/>
        </c:title>
        <c:numFmt formatCode="General" sourceLinked="1"/>
        <c:majorTickMark val="none"/>
        <c:minorTickMark val="none"/>
        <c:tickLblPos val="nextTo"/>
        <c:txPr>
          <a:bodyPr rot="0" vert="horz"/>
          <a:lstStyle/>
          <a:p>
            <a:pPr>
              <a:defRPr sz="1000" b="0" i="0" u="none" strike="noStrike" baseline="0">
                <a:solidFill>
                  <a:srgbClr val="333333"/>
                </a:solidFill>
                <a:latin typeface="Calibri"/>
                <a:ea typeface="Calibri"/>
                <a:cs typeface="Calibri"/>
              </a:defRPr>
            </a:pPr>
            <a:endParaRPr lang="es-AR"/>
          </a:p>
        </c:txPr>
        <c:crossAx val="274440576"/>
        <c:crosses val="autoZero"/>
        <c:auto val="1"/>
        <c:lblAlgn val="ctr"/>
        <c:lblOffset val="100"/>
        <c:noMultiLvlLbl val="0"/>
      </c:catAx>
      <c:valAx>
        <c:axId val="274440576"/>
        <c:scaling>
          <c:orientation val="minMax"/>
        </c:scaling>
        <c:delete val="0"/>
        <c:axPos val="l"/>
        <c:majorGridlines>
          <c:spPr>
            <a:ln w="9525" cap="flat" cmpd="sng" algn="ctr">
              <a:solidFill>
                <a:schemeClr val="accent6">
                  <a:shade val="95000"/>
                  <a:satMod val="105000"/>
                </a:schemeClr>
              </a:solidFill>
              <a:prstDash val="solid"/>
            </a:ln>
            <a:effectLst/>
          </c:spPr>
        </c:majorGridlines>
        <c:title>
          <c:tx>
            <c:rich>
              <a:bodyPr rot="-5400000" vert="horz"/>
              <a:lstStyle/>
              <a:p>
                <a:pPr>
                  <a:defRPr b="1"/>
                </a:pPr>
                <a:r>
                  <a:rPr lang="es-ES_tradnl" b="1"/>
                  <a:t>Segs</a:t>
                </a:r>
              </a:p>
            </c:rich>
          </c:tx>
          <c:overlay val="0"/>
        </c:title>
        <c:numFmt formatCode="General" sourceLinked="1"/>
        <c:majorTickMark val="none"/>
        <c:minorTickMark val="none"/>
        <c:tickLblPos val="nextTo"/>
        <c:txPr>
          <a:bodyPr rot="0" vert="horz"/>
          <a:lstStyle/>
          <a:p>
            <a:pPr>
              <a:defRPr sz="1000" b="0" i="0" u="none" strike="noStrike" baseline="0">
                <a:solidFill>
                  <a:srgbClr val="333333"/>
                </a:solidFill>
                <a:latin typeface="Calibri"/>
                <a:ea typeface="Calibri"/>
                <a:cs typeface="Calibri"/>
              </a:defRPr>
            </a:pPr>
            <a:endParaRPr lang="es-AR"/>
          </a:p>
        </c:txPr>
        <c:crossAx val="274405632"/>
        <c:crosses val="autoZero"/>
        <c:crossBetween val="between"/>
      </c:valAx>
    </c:plotArea>
    <c:legend>
      <c:legendPos val="r"/>
      <c:layout>
        <c:manualLayout>
          <c:xMode val="edge"/>
          <c:yMode val="edge"/>
          <c:x val="0.83083333333333331"/>
          <c:y val="0.38776990376202974"/>
          <c:w val="0.16791666666666666"/>
          <c:h val="0.19000962379702538"/>
        </c:manualLayout>
      </c:layout>
      <c:overlay val="0"/>
      <c:txPr>
        <a:bodyPr/>
        <a:lstStyle/>
        <a:p>
          <a:pPr>
            <a:defRPr sz="920" b="0" i="0" u="none" strike="noStrike" baseline="0">
              <a:solidFill>
                <a:srgbClr val="333333"/>
              </a:solidFill>
              <a:latin typeface="Calibri"/>
              <a:ea typeface="Calibri"/>
              <a:cs typeface="Calibri"/>
            </a:defRPr>
          </a:pPr>
          <a:endParaRPr lang="es-AR"/>
        </a:p>
      </c:txPr>
    </c:legend>
    <c:plotVisOnly val="1"/>
    <c:dispBlanksAs val="gap"/>
    <c:showDLblsOverMax val="0"/>
  </c:chart>
  <c:txPr>
    <a:bodyPr/>
    <a:lstStyle/>
    <a:p>
      <a:pPr>
        <a:defRPr sz="1000" b="0" i="0" u="none" strike="noStrike" baseline="0">
          <a:solidFill>
            <a:srgbClr val="333333"/>
          </a:solidFill>
          <a:latin typeface="Calibri"/>
          <a:ea typeface="Calibri"/>
          <a:cs typeface="Calibri"/>
        </a:defRPr>
      </a:pPr>
      <a:endParaRPr lang="es-AR"/>
    </a:p>
  </c:txPr>
  <c:externalData r:id="rId2">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c:date1904 val="0"/>
  <c:lang val="es-AR"/>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8.698477690288714E-2"/>
          <c:y val="3.9901238760249307E-2"/>
          <c:w val="0.66686430446194223"/>
          <c:h val="0.793857277274303"/>
        </c:manualLayout>
      </c:layout>
      <c:lineChart>
        <c:grouping val="standard"/>
        <c:varyColors val="0"/>
        <c:ser>
          <c:idx val="0"/>
          <c:order val="0"/>
          <c:tx>
            <c:strRef>
              <c:f>MuCommander!$A$11</c:f>
              <c:strCache>
                <c:ptCount val="1"/>
                <c:pt idx="0">
                  <c:v>Costo en líneas de código de migración entre protocolos</c:v>
                </c:pt>
              </c:strCache>
            </c:strRef>
          </c:tx>
          <c:dLbls>
            <c:dLbl>
              <c:idx val="0"/>
              <c:layout>
                <c:manualLayout>
                  <c:x val="-3.9356955380579454E-4"/>
                  <c:y val="1.3963994897036317E-2"/>
                </c:manualLayout>
              </c:layout>
              <c:dLblPos val="r"/>
              <c:showLegendKey val="0"/>
              <c:showVal val="1"/>
              <c:showCatName val="0"/>
              <c:showSerName val="0"/>
              <c:showPercent val="0"/>
              <c:showBubbleSize val="0"/>
              <c:extLst>
                <c:ext xmlns:c15="http://schemas.microsoft.com/office/drawing/2012/chart" uri="{CE6537A1-D6FC-4f65-9D91-7224C49458BB}"/>
              </c:extLst>
            </c:dLbl>
            <c:dLbl>
              <c:idx val="1"/>
              <c:layout>
                <c:manualLayout>
                  <c:x val="-5.5444881889764016E-3"/>
                  <c:y val="-3.0418981638394911E-2"/>
                </c:manualLayout>
              </c:layout>
              <c:dLblPos val="r"/>
              <c:showLegendKey val="0"/>
              <c:showVal val="1"/>
              <c:showCatName val="0"/>
              <c:showSerName val="0"/>
              <c:showPercent val="0"/>
              <c:showBubbleSize val="0"/>
              <c:extLst>
                <c:ext xmlns:c15="http://schemas.microsoft.com/office/drawing/2012/chart" uri="{CE6537A1-D6FC-4f65-9D91-7224C49458BB}"/>
              </c:extLst>
            </c:dLbl>
            <c:dLbl>
              <c:idx val="2"/>
              <c:layout>
                <c:manualLayout>
                  <c:x val="-2.1945406824147026E-2"/>
                  <c:y val="-5.4472905479459294E-2"/>
                </c:manualLayout>
              </c:layout>
              <c:dLblPos val="r"/>
              <c:showLegendKey val="0"/>
              <c:showVal val="1"/>
              <c:showCatName val="0"/>
              <c:showSerName val="0"/>
              <c:showPercent val="0"/>
              <c:showBubbleSize val="0"/>
              <c:extLst>
                <c:ext xmlns:c15="http://schemas.microsoft.com/office/drawing/2012/chart" uri="{CE6537A1-D6FC-4f65-9D91-7224C49458BB}"/>
              </c:extLst>
            </c:dLbl>
            <c:dLbl>
              <c:idx val="3"/>
              <c:layout>
                <c:manualLayout>
                  <c:x val="-1.3346194225721806E-2"/>
                  <c:y val="-2.893772731284985E-2"/>
                </c:manualLayout>
              </c:layout>
              <c:dLblPos val="r"/>
              <c:showLegendKey val="0"/>
              <c:showVal val="1"/>
              <c:showCatName val="0"/>
              <c:showSerName val="0"/>
              <c:showPercent val="0"/>
              <c:showBubbleSize val="0"/>
              <c:extLst>
                <c:ext xmlns:c15="http://schemas.microsoft.com/office/drawing/2012/chart" uri="{CE6537A1-D6FC-4f65-9D91-7224C49458BB}"/>
              </c:extLst>
            </c:dLbl>
            <c:spPr>
              <a:noFill/>
              <a:ln w="25400">
                <a:noFill/>
              </a:ln>
            </c:spPr>
            <c:txPr>
              <a:bodyPr/>
              <a:lstStyle/>
              <a:p>
                <a:pPr>
                  <a:defRPr sz="1000" b="0" i="0" u="none" strike="noStrike" baseline="0">
                    <a:solidFill>
                      <a:srgbClr val="333333"/>
                    </a:solidFill>
                    <a:latin typeface="Calibri"/>
                    <a:ea typeface="Calibri"/>
                    <a:cs typeface="Calibri"/>
                  </a:defRPr>
                </a:pPr>
                <a:endParaRPr lang="es-AR"/>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MuCommander!$B$9:$G$10</c:f>
              <c:strCache>
                <c:ptCount val="6"/>
                <c:pt idx="0">
                  <c:v>CloudLoop</c:v>
                </c:pt>
                <c:pt idx="1">
                  <c:v>Dasein</c:v>
                </c:pt>
                <c:pt idx="2">
                  <c:v>JClouds</c:v>
                </c:pt>
                <c:pt idx="3">
                  <c:v>JetS3t</c:v>
                </c:pt>
                <c:pt idx="4">
                  <c:v>libcloud</c:v>
                </c:pt>
                <c:pt idx="5">
                  <c:v>Aether</c:v>
                </c:pt>
              </c:strCache>
            </c:strRef>
          </c:cat>
          <c:val>
            <c:numRef>
              <c:f>MuCommander!$B$11:$G$11</c:f>
              <c:numCache>
                <c:formatCode>General</c:formatCode>
                <c:ptCount val="6"/>
                <c:pt idx="0">
                  <c:v>19</c:v>
                </c:pt>
                <c:pt idx="1">
                  <c:v>39</c:v>
                </c:pt>
                <c:pt idx="2">
                  <c:v>2</c:v>
                </c:pt>
                <c:pt idx="3">
                  <c:v>120</c:v>
                </c:pt>
                <c:pt idx="4">
                  <c:v>95</c:v>
                </c:pt>
                <c:pt idx="5">
                  <c:v>0</c:v>
                </c:pt>
              </c:numCache>
            </c:numRef>
          </c:val>
          <c:smooth val="0"/>
        </c:ser>
        <c:ser>
          <c:idx val="1"/>
          <c:order val="1"/>
          <c:tx>
            <c:strRef>
              <c:f>MuCommander!$A$12</c:f>
              <c:strCache>
                <c:ptCount val="1"/>
                <c:pt idx="0">
                  <c:v>Costo en líneas de configuración de migración entre protocolos</c:v>
                </c:pt>
              </c:strCache>
            </c:strRef>
          </c:tx>
          <c:dLbls>
            <c:dLbl>
              <c:idx val="0"/>
              <c:layout>
                <c:manualLayout>
                  <c:x val="0"/>
                  <c:y val="-2.8906955736224031E-2"/>
                </c:manualLayout>
              </c:layout>
              <c:dLblPos val="r"/>
              <c:showLegendKey val="0"/>
              <c:showVal val="1"/>
              <c:showCatName val="0"/>
              <c:showSerName val="0"/>
              <c:showPercent val="0"/>
              <c:showBubbleSize val="0"/>
              <c:extLst>
                <c:ext xmlns:c15="http://schemas.microsoft.com/office/drawing/2012/chart" uri="{CE6537A1-D6FC-4f65-9D91-7224C49458BB}"/>
              </c:extLst>
            </c:dLbl>
            <c:dLbl>
              <c:idx val="1"/>
              <c:layout>
                <c:manualLayout>
                  <c:x val="-5.6179775280898502E-3"/>
                  <c:y val="-3.6133694670280041E-2"/>
                </c:manualLayout>
              </c:layout>
              <c:dLblPos val="r"/>
              <c:showLegendKey val="0"/>
              <c:showVal val="1"/>
              <c:showCatName val="0"/>
              <c:showSerName val="0"/>
              <c:showPercent val="0"/>
              <c:showBubbleSize val="0"/>
              <c:extLst>
                <c:ext xmlns:c15="http://schemas.microsoft.com/office/drawing/2012/chart" uri="{CE6537A1-D6FC-4f65-9D91-7224C49458BB}"/>
              </c:extLst>
            </c:dLbl>
            <c:dLbl>
              <c:idx val="2"/>
              <c:layout>
                <c:manualLayout>
                  <c:x val="0"/>
                  <c:y val="-2.1680216802168039E-2"/>
                </c:manualLayout>
              </c:layout>
              <c:dLblPos val="r"/>
              <c:showLegendKey val="0"/>
              <c:showVal val="1"/>
              <c:showCatName val="0"/>
              <c:showSerName val="0"/>
              <c:showPercent val="0"/>
              <c:showBubbleSize val="0"/>
              <c:extLst>
                <c:ext xmlns:c15="http://schemas.microsoft.com/office/drawing/2012/chart" uri="{CE6537A1-D6FC-4f65-9D91-7224C49458BB}"/>
              </c:extLst>
            </c:dLbl>
            <c:dLbl>
              <c:idx val="3"/>
              <c:layout>
                <c:manualLayout>
                  <c:x val="-5.6179775280898875E-3"/>
                  <c:y val="-2.5293586269196026E-2"/>
                </c:manualLayout>
              </c:layout>
              <c:dLblPos val="r"/>
              <c:showLegendKey val="0"/>
              <c:showVal val="1"/>
              <c:showCatName val="0"/>
              <c:showSerName val="0"/>
              <c:showPercent val="0"/>
              <c:showBubbleSize val="0"/>
              <c:extLst>
                <c:ext xmlns:c15="http://schemas.microsoft.com/office/drawing/2012/chart" uri="{CE6537A1-D6FC-4f65-9D91-7224C49458BB}"/>
              </c:extLst>
            </c:dLbl>
            <c:dLbl>
              <c:idx val="4"/>
              <c:layout>
                <c:manualLayout>
                  <c:x val="-9.3632958801498235E-3"/>
                  <c:y val="-3.6133694670280041E-2"/>
                </c:manualLayout>
              </c:layout>
              <c:dLblPos val="r"/>
              <c:showLegendKey val="0"/>
              <c:showVal val="1"/>
              <c:showCatName val="0"/>
              <c:showSerName val="0"/>
              <c:showPercent val="0"/>
              <c:showBubbleSize val="0"/>
              <c:extLst>
                <c:ext xmlns:c15="http://schemas.microsoft.com/office/drawing/2012/chart" uri="{CE6537A1-D6FC-4f65-9D91-7224C49458BB}"/>
              </c:extLst>
            </c:dLbl>
            <c:spPr>
              <a:noFill/>
              <a:ln w="25400">
                <a:noFill/>
              </a:ln>
            </c:spPr>
            <c:txPr>
              <a:bodyPr/>
              <a:lstStyle/>
              <a:p>
                <a:pPr>
                  <a:defRPr sz="1000" b="0" i="0" u="none" strike="noStrike" baseline="0">
                    <a:solidFill>
                      <a:srgbClr val="333333"/>
                    </a:solidFill>
                    <a:latin typeface="Calibri"/>
                    <a:ea typeface="Calibri"/>
                    <a:cs typeface="Calibri"/>
                  </a:defRPr>
                </a:pPr>
                <a:endParaRPr lang="es-AR"/>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MuCommander!$B$9:$G$10</c:f>
              <c:strCache>
                <c:ptCount val="6"/>
                <c:pt idx="0">
                  <c:v>CloudLoop</c:v>
                </c:pt>
                <c:pt idx="1">
                  <c:v>Dasein</c:v>
                </c:pt>
                <c:pt idx="2">
                  <c:v>JClouds</c:v>
                </c:pt>
                <c:pt idx="3">
                  <c:v>JetS3t</c:v>
                </c:pt>
                <c:pt idx="4">
                  <c:v>libcloud</c:v>
                </c:pt>
                <c:pt idx="5">
                  <c:v>Aether</c:v>
                </c:pt>
              </c:strCache>
            </c:strRef>
          </c:cat>
          <c:val>
            <c:numRef>
              <c:f>MuCommander!$B$12:$G$12</c:f>
              <c:numCache>
                <c:formatCode>General</c:formatCode>
                <c:ptCount val="6"/>
                <c:pt idx="0">
                  <c:v>0</c:v>
                </c:pt>
                <c:pt idx="1">
                  <c:v>0</c:v>
                </c:pt>
                <c:pt idx="2">
                  <c:v>0</c:v>
                </c:pt>
                <c:pt idx="3">
                  <c:v>0</c:v>
                </c:pt>
                <c:pt idx="4">
                  <c:v>0</c:v>
                </c:pt>
                <c:pt idx="5">
                  <c:v>10</c:v>
                </c:pt>
              </c:numCache>
            </c:numRef>
          </c:val>
          <c:smooth val="0"/>
        </c:ser>
        <c:dLbls>
          <c:showLegendKey val="0"/>
          <c:showVal val="0"/>
          <c:showCatName val="0"/>
          <c:showSerName val="0"/>
          <c:showPercent val="0"/>
          <c:showBubbleSize val="0"/>
        </c:dLbls>
        <c:marker val="1"/>
        <c:smooth val="0"/>
        <c:axId val="274478976"/>
        <c:axId val="274485248"/>
      </c:lineChart>
      <c:catAx>
        <c:axId val="274478976"/>
        <c:scaling>
          <c:orientation val="minMax"/>
        </c:scaling>
        <c:delete val="0"/>
        <c:axPos val="b"/>
        <c:title>
          <c:tx>
            <c:rich>
              <a:bodyPr/>
              <a:lstStyle/>
              <a:p>
                <a:pPr>
                  <a:defRPr/>
                </a:pPr>
                <a:r>
                  <a:rPr lang="es-ES_tradnl" b="1"/>
                  <a:t>Frameworks</a:t>
                </a:r>
              </a:p>
            </c:rich>
          </c:tx>
          <c:overlay val="0"/>
        </c:title>
        <c:numFmt formatCode="General" sourceLinked="1"/>
        <c:majorTickMark val="none"/>
        <c:minorTickMark val="none"/>
        <c:tickLblPos val="nextTo"/>
        <c:txPr>
          <a:bodyPr rot="0" vert="horz"/>
          <a:lstStyle/>
          <a:p>
            <a:pPr>
              <a:defRPr sz="1000" b="0" i="0" u="none" strike="noStrike" baseline="0">
                <a:solidFill>
                  <a:srgbClr val="333333"/>
                </a:solidFill>
                <a:latin typeface="Calibri"/>
                <a:ea typeface="Calibri"/>
                <a:cs typeface="Calibri"/>
              </a:defRPr>
            </a:pPr>
            <a:endParaRPr lang="es-AR"/>
          </a:p>
        </c:txPr>
        <c:crossAx val="274485248"/>
        <c:crosses val="autoZero"/>
        <c:auto val="1"/>
        <c:lblAlgn val="ctr"/>
        <c:lblOffset val="100"/>
        <c:noMultiLvlLbl val="0"/>
      </c:catAx>
      <c:valAx>
        <c:axId val="274485248"/>
        <c:scaling>
          <c:orientation val="minMax"/>
        </c:scaling>
        <c:delete val="0"/>
        <c:axPos val="l"/>
        <c:majorGridlines>
          <c:spPr>
            <a:ln w="9525" cap="flat" cmpd="sng" algn="ctr">
              <a:solidFill>
                <a:schemeClr val="accent6">
                  <a:shade val="95000"/>
                  <a:satMod val="105000"/>
                </a:schemeClr>
              </a:solidFill>
              <a:prstDash val="solid"/>
            </a:ln>
            <a:effectLst/>
          </c:spPr>
        </c:majorGridlines>
        <c:title>
          <c:tx>
            <c:rich>
              <a:bodyPr/>
              <a:lstStyle/>
              <a:p>
                <a:pPr>
                  <a:defRPr sz="1000" b="1" i="0" u="none" strike="noStrike" baseline="0">
                    <a:solidFill>
                      <a:srgbClr val="333333"/>
                    </a:solidFill>
                    <a:latin typeface="Calibri"/>
                    <a:ea typeface="Calibri"/>
                    <a:cs typeface="Calibri"/>
                  </a:defRPr>
                </a:pPr>
                <a:r>
                  <a:rPr lang="es-ES_tradnl"/>
                  <a:t>Nro de líneas</a:t>
                </a:r>
              </a:p>
            </c:rich>
          </c:tx>
          <c:overlay val="0"/>
          <c:spPr>
            <a:noFill/>
            <a:ln w="25400">
              <a:noFill/>
            </a:ln>
          </c:spPr>
        </c:title>
        <c:numFmt formatCode="General" sourceLinked="1"/>
        <c:majorTickMark val="none"/>
        <c:minorTickMark val="none"/>
        <c:tickLblPos val="nextTo"/>
        <c:txPr>
          <a:bodyPr rot="0" vert="horz"/>
          <a:lstStyle/>
          <a:p>
            <a:pPr>
              <a:defRPr sz="1000" b="0" i="0" u="none" strike="noStrike" baseline="0">
                <a:solidFill>
                  <a:srgbClr val="333333"/>
                </a:solidFill>
                <a:latin typeface="Calibri"/>
                <a:ea typeface="Calibri"/>
                <a:cs typeface="Calibri"/>
              </a:defRPr>
            </a:pPr>
            <a:endParaRPr lang="es-AR"/>
          </a:p>
        </c:txPr>
        <c:crossAx val="274478976"/>
        <c:crosses val="autoZero"/>
        <c:crossBetween val="between"/>
      </c:valAx>
    </c:plotArea>
    <c:legend>
      <c:legendPos val="r"/>
      <c:layout>
        <c:manualLayout>
          <c:xMode val="edge"/>
          <c:yMode val="edge"/>
          <c:x val="0.74124999999999996"/>
          <c:y val="0.20258024350729739"/>
          <c:w val="0.25708333333333333"/>
          <c:h val="0.43972352512539709"/>
        </c:manualLayout>
      </c:layout>
      <c:overlay val="0"/>
      <c:txPr>
        <a:bodyPr/>
        <a:lstStyle/>
        <a:p>
          <a:pPr>
            <a:defRPr sz="920" b="0" i="0" u="none" strike="noStrike" baseline="0">
              <a:solidFill>
                <a:srgbClr val="333333"/>
              </a:solidFill>
              <a:latin typeface="Calibri"/>
              <a:ea typeface="Calibri"/>
              <a:cs typeface="Calibri"/>
            </a:defRPr>
          </a:pPr>
          <a:endParaRPr lang="es-AR"/>
        </a:p>
      </c:txPr>
    </c:legend>
    <c:plotVisOnly val="1"/>
    <c:dispBlanksAs val="gap"/>
    <c:showDLblsOverMax val="0"/>
  </c:chart>
  <c:txPr>
    <a:bodyPr/>
    <a:lstStyle/>
    <a:p>
      <a:pPr>
        <a:defRPr sz="1000" b="0" i="0" u="none" strike="noStrike" baseline="0">
          <a:solidFill>
            <a:srgbClr val="333333"/>
          </a:solidFill>
          <a:latin typeface="Calibri"/>
          <a:ea typeface="Calibri"/>
          <a:cs typeface="Calibri"/>
        </a:defRPr>
      </a:pPr>
      <a:endParaRPr lang="es-AR"/>
    </a:p>
  </c:txPr>
  <c:externalData r:id="rId2">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c:date1904 val="0"/>
  <c:lang val="es-AR"/>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tx>
            <c:strRef>
              <c:f>Calculos!$A$3</c:f>
              <c:strCache>
                <c:ptCount val="1"/>
                <c:pt idx="0">
                  <c:v>CloudLoop</c:v>
                </c:pt>
              </c:strCache>
            </c:strRef>
          </c:tx>
          <c:invertIfNegative val="0"/>
          <c:dLbls>
            <c:dLbl>
              <c:idx val="0"/>
              <c:delete val="1"/>
              <c:extLst>
                <c:ext xmlns:c15="http://schemas.microsoft.com/office/drawing/2012/chart" uri="{CE6537A1-D6FC-4f65-9D91-7224C49458BB}"/>
              </c:extLst>
            </c:dLbl>
            <c:spPr>
              <a:noFill/>
              <a:ln w="25400">
                <a:noFill/>
              </a:ln>
            </c:spPr>
            <c:txPr>
              <a:bodyPr rot="-5400000" vert="horz"/>
              <a:lstStyle/>
              <a:p>
                <a:pPr>
                  <a:defRPr sz="1000" b="0" i="0" u="none" strike="noStrike" baseline="0">
                    <a:solidFill>
                      <a:srgbClr val="333333"/>
                    </a:solidFill>
                    <a:latin typeface="Calibri"/>
                    <a:ea typeface="Calibri"/>
                    <a:cs typeface="Calibri"/>
                  </a:defRPr>
                </a:pPr>
                <a:endParaRPr lang="es-AR"/>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Calculos!$B$2:$G$2</c:f>
              <c:strCache>
                <c:ptCount val="6"/>
                <c:pt idx="0">
                  <c:v>CloudLoop</c:v>
                </c:pt>
                <c:pt idx="1">
                  <c:v>Dasein</c:v>
                </c:pt>
                <c:pt idx="2">
                  <c:v>JClouds</c:v>
                </c:pt>
                <c:pt idx="3">
                  <c:v>JetS3t</c:v>
                </c:pt>
                <c:pt idx="4">
                  <c:v>libcloud</c:v>
                </c:pt>
                <c:pt idx="5">
                  <c:v>Aether</c:v>
                </c:pt>
              </c:strCache>
            </c:strRef>
          </c:cat>
          <c:val>
            <c:numRef>
              <c:f>Calculos!$B$3:$G$3</c:f>
              <c:numCache>
                <c:formatCode>General</c:formatCode>
                <c:ptCount val="6"/>
                <c:pt idx="0">
                  <c:v>0</c:v>
                </c:pt>
                <c:pt idx="1">
                  <c:v>1110</c:v>
                </c:pt>
                <c:pt idx="2">
                  <c:v>738</c:v>
                </c:pt>
                <c:pt idx="3">
                  <c:v>446</c:v>
                </c:pt>
                <c:pt idx="4">
                  <c:v>1526</c:v>
                </c:pt>
                <c:pt idx="5">
                  <c:v>14</c:v>
                </c:pt>
              </c:numCache>
            </c:numRef>
          </c:val>
        </c:ser>
        <c:ser>
          <c:idx val="1"/>
          <c:order val="1"/>
          <c:tx>
            <c:strRef>
              <c:f>Calculos!$A$4</c:f>
              <c:strCache>
                <c:ptCount val="1"/>
                <c:pt idx="0">
                  <c:v>Dasein</c:v>
                </c:pt>
              </c:strCache>
            </c:strRef>
          </c:tx>
          <c:invertIfNegative val="0"/>
          <c:dLbls>
            <c:dLbl>
              <c:idx val="1"/>
              <c:delete val="1"/>
              <c:extLst>
                <c:ext xmlns:c15="http://schemas.microsoft.com/office/drawing/2012/chart" uri="{CE6537A1-D6FC-4f65-9D91-7224C49458BB}"/>
              </c:extLst>
            </c:dLbl>
            <c:spPr>
              <a:noFill/>
              <a:ln w="25400">
                <a:noFill/>
              </a:ln>
            </c:spPr>
            <c:txPr>
              <a:bodyPr rot="-5400000" vert="horz"/>
              <a:lstStyle/>
              <a:p>
                <a:pPr>
                  <a:defRPr sz="1000" b="0" i="0" u="none" strike="noStrike" baseline="0">
                    <a:solidFill>
                      <a:srgbClr val="333333"/>
                    </a:solidFill>
                    <a:latin typeface="Calibri"/>
                    <a:ea typeface="Calibri"/>
                    <a:cs typeface="Calibri"/>
                  </a:defRPr>
                </a:pPr>
                <a:endParaRPr lang="es-AR"/>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Calculos!$B$2:$G$2</c:f>
              <c:strCache>
                <c:ptCount val="6"/>
                <c:pt idx="0">
                  <c:v>CloudLoop</c:v>
                </c:pt>
                <c:pt idx="1">
                  <c:v>Dasein</c:v>
                </c:pt>
                <c:pt idx="2">
                  <c:v>JClouds</c:v>
                </c:pt>
                <c:pt idx="3">
                  <c:v>JetS3t</c:v>
                </c:pt>
                <c:pt idx="4">
                  <c:v>libcloud</c:v>
                </c:pt>
                <c:pt idx="5">
                  <c:v>Aether</c:v>
                </c:pt>
              </c:strCache>
            </c:strRef>
          </c:cat>
          <c:val>
            <c:numRef>
              <c:f>Calculos!$B$4:$G$4</c:f>
              <c:numCache>
                <c:formatCode>General</c:formatCode>
                <c:ptCount val="6"/>
                <c:pt idx="0">
                  <c:v>1110</c:v>
                </c:pt>
                <c:pt idx="1">
                  <c:v>0</c:v>
                </c:pt>
                <c:pt idx="2">
                  <c:v>1322</c:v>
                </c:pt>
                <c:pt idx="3">
                  <c:v>1096</c:v>
                </c:pt>
                <c:pt idx="4">
                  <c:v>1392</c:v>
                </c:pt>
                <c:pt idx="5">
                  <c:v>16</c:v>
                </c:pt>
              </c:numCache>
            </c:numRef>
          </c:val>
        </c:ser>
        <c:ser>
          <c:idx val="2"/>
          <c:order val="2"/>
          <c:tx>
            <c:strRef>
              <c:f>Calculos!$A$5</c:f>
              <c:strCache>
                <c:ptCount val="1"/>
                <c:pt idx="0">
                  <c:v>JClouds</c:v>
                </c:pt>
              </c:strCache>
            </c:strRef>
          </c:tx>
          <c:invertIfNegative val="0"/>
          <c:dLbls>
            <c:dLbl>
              <c:idx val="2"/>
              <c:delete val="1"/>
              <c:extLst>
                <c:ext xmlns:c15="http://schemas.microsoft.com/office/drawing/2012/chart" uri="{CE6537A1-D6FC-4f65-9D91-7224C49458BB}"/>
              </c:extLst>
            </c:dLbl>
            <c:spPr>
              <a:noFill/>
              <a:ln w="25400">
                <a:noFill/>
              </a:ln>
            </c:spPr>
            <c:txPr>
              <a:bodyPr rot="-5400000" vert="horz"/>
              <a:lstStyle/>
              <a:p>
                <a:pPr>
                  <a:defRPr sz="1000" b="0" i="0" u="none" strike="noStrike" baseline="0">
                    <a:solidFill>
                      <a:srgbClr val="333333"/>
                    </a:solidFill>
                    <a:latin typeface="Calibri"/>
                    <a:ea typeface="Calibri"/>
                    <a:cs typeface="Calibri"/>
                  </a:defRPr>
                </a:pPr>
                <a:endParaRPr lang="es-AR"/>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Calculos!$B$2:$G$2</c:f>
              <c:strCache>
                <c:ptCount val="6"/>
                <c:pt idx="0">
                  <c:v>CloudLoop</c:v>
                </c:pt>
                <c:pt idx="1">
                  <c:v>Dasein</c:v>
                </c:pt>
                <c:pt idx="2">
                  <c:v>JClouds</c:v>
                </c:pt>
                <c:pt idx="3">
                  <c:v>JetS3t</c:v>
                </c:pt>
                <c:pt idx="4">
                  <c:v>libcloud</c:v>
                </c:pt>
                <c:pt idx="5">
                  <c:v>Aether</c:v>
                </c:pt>
              </c:strCache>
            </c:strRef>
          </c:cat>
          <c:val>
            <c:numRef>
              <c:f>Calculos!$B$5:$G$5</c:f>
              <c:numCache>
                <c:formatCode>General</c:formatCode>
                <c:ptCount val="6"/>
                <c:pt idx="0">
                  <c:v>738</c:v>
                </c:pt>
                <c:pt idx="1">
                  <c:v>1322</c:v>
                </c:pt>
                <c:pt idx="2">
                  <c:v>0</c:v>
                </c:pt>
                <c:pt idx="3">
                  <c:v>628</c:v>
                </c:pt>
                <c:pt idx="4">
                  <c:v>1674</c:v>
                </c:pt>
                <c:pt idx="5">
                  <c:v>22</c:v>
                </c:pt>
              </c:numCache>
            </c:numRef>
          </c:val>
        </c:ser>
        <c:ser>
          <c:idx val="3"/>
          <c:order val="3"/>
          <c:tx>
            <c:strRef>
              <c:f>Calculos!$A$6</c:f>
              <c:strCache>
                <c:ptCount val="1"/>
                <c:pt idx="0">
                  <c:v>JetS3t</c:v>
                </c:pt>
              </c:strCache>
            </c:strRef>
          </c:tx>
          <c:spPr>
            <a:ln>
              <a:solidFill>
                <a:srgbClr val="4F81BD">
                  <a:shade val="95000"/>
                  <a:satMod val="105000"/>
                </a:srgbClr>
              </a:solidFill>
            </a:ln>
          </c:spPr>
          <c:invertIfNegative val="0"/>
          <c:dLbls>
            <c:dLbl>
              <c:idx val="3"/>
              <c:delete val="1"/>
              <c:extLst>
                <c:ext xmlns:c15="http://schemas.microsoft.com/office/drawing/2012/chart" uri="{CE6537A1-D6FC-4f65-9D91-7224C49458BB}"/>
              </c:extLst>
            </c:dLbl>
            <c:spPr>
              <a:noFill/>
              <a:ln w="25400">
                <a:noFill/>
              </a:ln>
            </c:spPr>
            <c:txPr>
              <a:bodyPr rot="-5400000" vert="horz"/>
              <a:lstStyle/>
              <a:p>
                <a:pPr algn="ctr">
                  <a:defRPr lang="es-ES_tradnl" sz="1000" b="0" i="0" u="none" strike="noStrike" kern="1200" baseline="0">
                    <a:solidFill>
                      <a:srgbClr val="333333"/>
                    </a:solidFill>
                    <a:latin typeface="Calibri"/>
                    <a:ea typeface="Calibri"/>
                    <a:cs typeface="Calibri"/>
                  </a:defRPr>
                </a:pPr>
                <a:endParaRPr lang="es-AR"/>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Calculos!$B$2:$G$2</c:f>
              <c:strCache>
                <c:ptCount val="6"/>
                <c:pt idx="0">
                  <c:v>CloudLoop</c:v>
                </c:pt>
                <c:pt idx="1">
                  <c:v>Dasein</c:v>
                </c:pt>
                <c:pt idx="2">
                  <c:v>JClouds</c:v>
                </c:pt>
                <c:pt idx="3">
                  <c:v>JetS3t</c:v>
                </c:pt>
                <c:pt idx="4">
                  <c:v>libcloud</c:v>
                </c:pt>
                <c:pt idx="5">
                  <c:v>Aether</c:v>
                </c:pt>
              </c:strCache>
            </c:strRef>
          </c:cat>
          <c:val>
            <c:numRef>
              <c:f>Calculos!$B$6:$G$6</c:f>
              <c:numCache>
                <c:formatCode>General</c:formatCode>
                <c:ptCount val="6"/>
                <c:pt idx="0">
                  <c:v>446</c:v>
                </c:pt>
                <c:pt idx="1">
                  <c:v>1096</c:v>
                </c:pt>
                <c:pt idx="2">
                  <c:v>628</c:v>
                </c:pt>
                <c:pt idx="3">
                  <c:v>0</c:v>
                </c:pt>
                <c:pt idx="4">
                  <c:v>1472</c:v>
                </c:pt>
                <c:pt idx="5">
                  <c:v>16</c:v>
                </c:pt>
              </c:numCache>
            </c:numRef>
          </c:val>
        </c:ser>
        <c:ser>
          <c:idx val="4"/>
          <c:order val="4"/>
          <c:tx>
            <c:strRef>
              <c:f>Calculos!$A$7</c:f>
              <c:strCache>
                <c:ptCount val="1"/>
                <c:pt idx="0">
                  <c:v>libcloud</c:v>
                </c:pt>
              </c:strCache>
            </c:strRef>
          </c:tx>
          <c:invertIfNegative val="0"/>
          <c:dLbls>
            <c:dLbl>
              <c:idx val="4"/>
              <c:delete val="1"/>
              <c:extLst>
                <c:ext xmlns:c15="http://schemas.microsoft.com/office/drawing/2012/chart" uri="{CE6537A1-D6FC-4f65-9D91-7224C49458BB}"/>
              </c:extLst>
            </c:dLbl>
            <c:spPr>
              <a:noFill/>
              <a:ln w="25400">
                <a:noFill/>
              </a:ln>
            </c:spPr>
            <c:txPr>
              <a:bodyPr rot="-5400000" vert="horz"/>
              <a:lstStyle/>
              <a:p>
                <a:pPr>
                  <a:defRPr sz="1000" b="0" i="0" u="none" strike="noStrike" baseline="0">
                    <a:solidFill>
                      <a:srgbClr val="333333"/>
                    </a:solidFill>
                    <a:latin typeface="Calibri"/>
                    <a:ea typeface="Calibri"/>
                    <a:cs typeface="Calibri"/>
                  </a:defRPr>
                </a:pPr>
                <a:endParaRPr lang="es-AR"/>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Calculos!$B$2:$G$2</c:f>
              <c:strCache>
                <c:ptCount val="6"/>
                <c:pt idx="0">
                  <c:v>CloudLoop</c:v>
                </c:pt>
                <c:pt idx="1">
                  <c:v>Dasein</c:v>
                </c:pt>
                <c:pt idx="2">
                  <c:v>JClouds</c:v>
                </c:pt>
                <c:pt idx="3">
                  <c:v>JetS3t</c:v>
                </c:pt>
                <c:pt idx="4">
                  <c:v>libcloud</c:v>
                </c:pt>
                <c:pt idx="5">
                  <c:v>Aether</c:v>
                </c:pt>
              </c:strCache>
            </c:strRef>
          </c:cat>
          <c:val>
            <c:numRef>
              <c:f>Calculos!$B$7:$G$7</c:f>
              <c:numCache>
                <c:formatCode>General</c:formatCode>
                <c:ptCount val="6"/>
                <c:pt idx="0">
                  <c:v>1526</c:v>
                </c:pt>
                <c:pt idx="1">
                  <c:v>1392</c:v>
                </c:pt>
                <c:pt idx="2">
                  <c:v>1674</c:v>
                </c:pt>
                <c:pt idx="3">
                  <c:v>1472</c:v>
                </c:pt>
                <c:pt idx="4">
                  <c:v>0</c:v>
                </c:pt>
                <c:pt idx="5">
                  <c:v>14</c:v>
                </c:pt>
              </c:numCache>
            </c:numRef>
          </c:val>
        </c:ser>
        <c:dLbls>
          <c:showLegendKey val="0"/>
          <c:showVal val="0"/>
          <c:showCatName val="0"/>
          <c:showSerName val="0"/>
          <c:showPercent val="0"/>
          <c:showBubbleSize val="0"/>
        </c:dLbls>
        <c:gapWidth val="186"/>
        <c:overlap val="-50"/>
        <c:axId val="274551936"/>
        <c:axId val="274553856"/>
      </c:barChart>
      <c:catAx>
        <c:axId val="274551936"/>
        <c:scaling>
          <c:orientation val="minMax"/>
        </c:scaling>
        <c:delete val="0"/>
        <c:axPos val="b"/>
        <c:majorGridlines/>
        <c:title>
          <c:tx>
            <c:rich>
              <a:bodyPr/>
              <a:lstStyle/>
              <a:p>
                <a:pPr>
                  <a:defRPr/>
                </a:pPr>
                <a:r>
                  <a:rPr lang="es-ES_tradnl" b="1"/>
                  <a:t>Frameworks destino</a:t>
                </a:r>
              </a:p>
            </c:rich>
          </c:tx>
          <c:layout>
            <c:manualLayout>
              <c:xMode val="edge"/>
              <c:yMode val="edge"/>
              <c:x val="0.40945657137038094"/>
              <c:y val="0.93457308402487427"/>
            </c:manualLayout>
          </c:layout>
          <c:overlay val="0"/>
        </c:title>
        <c:numFmt formatCode="General" sourceLinked="1"/>
        <c:majorTickMark val="none"/>
        <c:minorTickMark val="none"/>
        <c:tickLblPos val="nextTo"/>
        <c:txPr>
          <a:bodyPr rot="0" vert="horz"/>
          <a:lstStyle/>
          <a:p>
            <a:pPr>
              <a:defRPr sz="1000" b="0" i="0" u="none" strike="noStrike" baseline="0">
                <a:solidFill>
                  <a:srgbClr val="333333"/>
                </a:solidFill>
                <a:latin typeface="Calibri"/>
                <a:ea typeface="Calibri"/>
                <a:cs typeface="Calibri"/>
              </a:defRPr>
            </a:pPr>
            <a:endParaRPr lang="es-AR"/>
          </a:p>
        </c:txPr>
        <c:crossAx val="274553856"/>
        <c:crosses val="autoZero"/>
        <c:auto val="1"/>
        <c:lblAlgn val="ctr"/>
        <c:lblOffset val="100"/>
        <c:noMultiLvlLbl val="0"/>
      </c:catAx>
      <c:valAx>
        <c:axId val="274553856"/>
        <c:scaling>
          <c:orientation val="minMax"/>
        </c:scaling>
        <c:delete val="0"/>
        <c:axPos val="l"/>
        <c:majorGridlines>
          <c:spPr>
            <a:ln w="9525" cap="flat" cmpd="sng" algn="ctr">
              <a:solidFill>
                <a:schemeClr val="accent6">
                  <a:shade val="95000"/>
                  <a:satMod val="105000"/>
                </a:schemeClr>
              </a:solidFill>
              <a:prstDash val="solid"/>
            </a:ln>
            <a:effectLst/>
          </c:spPr>
        </c:majorGridlines>
        <c:title>
          <c:tx>
            <c:rich>
              <a:bodyPr/>
              <a:lstStyle/>
              <a:p>
                <a:pPr>
                  <a:defRPr sz="1000" b="1" i="0" u="none" strike="noStrike" baseline="0">
                    <a:solidFill>
                      <a:srgbClr val="333333"/>
                    </a:solidFill>
                    <a:latin typeface="Calibri"/>
                    <a:ea typeface="Calibri"/>
                    <a:cs typeface="Calibri"/>
                  </a:defRPr>
                </a:pPr>
                <a:r>
                  <a:rPr lang="es-ES_tradnl"/>
                  <a:t>Nro de líneas</a:t>
                </a:r>
              </a:p>
            </c:rich>
          </c:tx>
          <c:overlay val="0"/>
          <c:spPr>
            <a:noFill/>
            <a:ln w="25400">
              <a:noFill/>
            </a:ln>
          </c:spPr>
        </c:title>
        <c:numFmt formatCode="General" sourceLinked="1"/>
        <c:majorTickMark val="none"/>
        <c:minorTickMark val="none"/>
        <c:tickLblPos val="nextTo"/>
        <c:txPr>
          <a:bodyPr rot="0" vert="horz"/>
          <a:lstStyle/>
          <a:p>
            <a:pPr>
              <a:defRPr sz="1000" b="0" i="0" u="none" strike="noStrike" baseline="0">
                <a:solidFill>
                  <a:srgbClr val="333333"/>
                </a:solidFill>
                <a:latin typeface="Calibri"/>
                <a:ea typeface="Calibri"/>
                <a:cs typeface="Calibri"/>
              </a:defRPr>
            </a:pPr>
            <a:endParaRPr lang="es-AR"/>
          </a:p>
        </c:txPr>
        <c:crossAx val="274551936"/>
        <c:crosses val="autoZero"/>
        <c:crossBetween val="between"/>
      </c:valAx>
      <c:spPr>
        <a:ln w="3175" cap="rnd" cmpd="sng">
          <a:prstDash val="solid"/>
        </a:ln>
      </c:spPr>
    </c:plotArea>
    <c:legend>
      <c:legendPos val="r"/>
      <c:layout>
        <c:manualLayout>
          <c:xMode val="edge"/>
          <c:yMode val="edge"/>
          <c:x val="0.85565342504902786"/>
          <c:y val="0.18277111451637287"/>
          <c:w val="0.13350020859407594"/>
          <c:h val="0.48575357966222826"/>
        </c:manualLayout>
      </c:layout>
      <c:overlay val="0"/>
      <c:txPr>
        <a:bodyPr/>
        <a:lstStyle/>
        <a:p>
          <a:pPr>
            <a:defRPr sz="920" b="0" i="0" u="none" strike="noStrike" baseline="0">
              <a:solidFill>
                <a:srgbClr val="333333"/>
              </a:solidFill>
              <a:latin typeface="Calibri"/>
              <a:ea typeface="Calibri"/>
              <a:cs typeface="Calibri"/>
            </a:defRPr>
          </a:pPr>
          <a:endParaRPr lang="es-AR"/>
        </a:p>
      </c:txPr>
    </c:legend>
    <c:plotVisOnly val="1"/>
    <c:dispBlanksAs val="gap"/>
    <c:showDLblsOverMax val="0"/>
  </c:chart>
  <c:txPr>
    <a:bodyPr/>
    <a:lstStyle/>
    <a:p>
      <a:pPr>
        <a:defRPr sz="1000" b="0" i="0" u="none" strike="noStrike" baseline="0">
          <a:solidFill>
            <a:srgbClr val="333333"/>
          </a:solidFill>
          <a:latin typeface="Calibri"/>
          <a:ea typeface="Calibri"/>
          <a:cs typeface="Calibri"/>
        </a:defRPr>
      </a:pPr>
      <a:endParaRPr lang="es-AR"/>
    </a:p>
  </c:txPr>
  <c:externalData r:id="rId2">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c:date1904 val="0"/>
  <c:lang val="es-AR"/>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tx>
            <c:strRef>
              <c:f>Calculos!$A$11</c:f>
              <c:strCache>
                <c:ptCount val="1"/>
                <c:pt idx="0">
                  <c:v>CloudLoop</c:v>
                </c:pt>
              </c:strCache>
            </c:strRef>
          </c:tx>
          <c:invertIfNegative val="0"/>
          <c:dLbls>
            <c:dLbl>
              <c:idx val="0"/>
              <c:delete val="1"/>
              <c:extLst>
                <c:ext xmlns:c15="http://schemas.microsoft.com/office/drawing/2012/chart" uri="{CE6537A1-D6FC-4f65-9D91-7224C49458BB}"/>
              </c:extLst>
            </c:dLbl>
            <c:spPr>
              <a:noFill/>
              <a:ln w="25400">
                <a:noFill/>
              </a:ln>
            </c:spPr>
            <c:txPr>
              <a:bodyPr rot="-5400000" vert="horz"/>
              <a:lstStyle/>
              <a:p>
                <a:pPr>
                  <a:defRPr sz="1000" b="0" i="0" u="none" strike="noStrike" baseline="0">
                    <a:solidFill>
                      <a:srgbClr val="333333"/>
                    </a:solidFill>
                    <a:latin typeface="Calibri"/>
                    <a:ea typeface="Calibri"/>
                    <a:cs typeface="Calibri"/>
                  </a:defRPr>
                </a:pPr>
                <a:endParaRPr lang="es-AR"/>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Calculos!$B$10:$G$10</c:f>
              <c:strCache>
                <c:ptCount val="6"/>
                <c:pt idx="0">
                  <c:v>CloudLoop</c:v>
                </c:pt>
                <c:pt idx="1">
                  <c:v>Dasein</c:v>
                </c:pt>
                <c:pt idx="2">
                  <c:v>JClouds</c:v>
                </c:pt>
                <c:pt idx="3">
                  <c:v>JetS3t</c:v>
                </c:pt>
                <c:pt idx="4">
                  <c:v>libcloud</c:v>
                </c:pt>
                <c:pt idx="5">
                  <c:v>Aether</c:v>
                </c:pt>
              </c:strCache>
            </c:strRef>
          </c:cat>
          <c:val>
            <c:numRef>
              <c:f>Calculos!$B$11:$G$11</c:f>
              <c:numCache>
                <c:formatCode>General</c:formatCode>
                <c:ptCount val="6"/>
                <c:pt idx="0">
                  <c:v>0</c:v>
                </c:pt>
                <c:pt idx="1">
                  <c:v>12</c:v>
                </c:pt>
                <c:pt idx="2">
                  <c:v>10</c:v>
                </c:pt>
                <c:pt idx="3">
                  <c:v>0</c:v>
                </c:pt>
                <c:pt idx="4">
                  <c:v>9</c:v>
                </c:pt>
                <c:pt idx="5">
                  <c:v>13</c:v>
                </c:pt>
              </c:numCache>
            </c:numRef>
          </c:val>
        </c:ser>
        <c:ser>
          <c:idx val="1"/>
          <c:order val="1"/>
          <c:tx>
            <c:strRef>
              <c:f>Calculos!$A$12</c:f>
              <c:strCache>
                <c:ptCount val="1"/>
                <c:pt idx="0">
                  <c:v>Dasein</c:v>
                </c:pt>
              </c:strCache>
            </c:strRef>
          </c:tx>
          <c:invertIfNegative val="0"/>
          <c:dLbls>
            <c:dLbl>
              <c:idx val="1"/>
              <c:delete val="1"/>
              <c:extLst>
                <c:ext xmlns:c15="http://schemas.microsoft.com/office/drawing/2012/chart" uri="{CE6537A1-D6FC-4f65-9D91-7224C49458BB}"/>
              </c:extLst>
            </c:dLbl>
            <c:spPr>
              <a:noFill/>
              <a:ln w="25400">
                <a:noFill/>
              </a:ln>
            </c:spPr>
            <c:txPr>
              <a:bodyPr rot="-5400000" vert="horz"/>
              <a:lstStyle/>
              <a:p>
                <a:pPr>
                  <a:defRPr sz="1000" b="0" i="0" u="none" strike="noStrike" baseline="0">
                    <a:solidFill>
                      <a:srgbClr val="333333"/>
                    </a:solidFill>
                    <a:latin typeface="Calibri"/>
                    <a:ea typeface="Calibri"/>
                    <a:cs typeface="Calibri"/>
                  </a:defRPr>
                </a:pPr>
                <a:endParaRPr lang="es-AR"/>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Calculos!$B$10:$G$10</c:f>
              <c:strCache>
                <c:ptCount val="6"/>
                <c:pt idx="0">
                  <c:v>CloudLoop</c:v>
                </c:pt>
                <c:pt idx="1">
                  <c:v>Dasein</c:v>
                </c:pt>
                <c:pt idx="2">
                  <c:v>JClouds</c:v>
                </c:pt>
                <c:pt idx="3">
                  <c:v>JetS3t</c:v>
                </c:pt>
                <c:pt idx="4">
                  <c:v>libcloud</c:v>
                </c:pt>
                <c:pt idx="5">
                  <c:v>Aether</c:v>
                </c:pt>
              </c:strCache>
            </c:strRef>
          </c:cat>
          <c:val>
            <c:numRef>
              <c:f>Calculos!$B$12:$G$12</c:f>
              <c:numCache>
                <c:formatCode>General</c:formatCode>
                <c:ptCount val="6"/>
                <c:pt idx="0">
                  <c:v>12</c:v>
                </c:pt>
                <c:pt idx="1">
                  <c:v>0</c:v>
                </c:pt>
                <c:pt idx="2">
                  <c:v>1</c:v>
                </c:pt>
                <c:pt idx="3">
                  <c:v>12</c:v>
                </c:pt>
                <c:pt idx="4">
                  <c:v>5</c:v>
                </c:pt>
                <c:pt idx="5">
                  <c:v>6</c:v>
                </c:pt>
              </c:numCache>
            </c:numRef>
          </c:val>
        </c:ser>
        <c:ser>
          <c:idx val="2"/>
          <c:order val="2"/>
          <c:tx>
            <c:strRef>
              <c:f>Calculos!$A$13</c:f>
              <c:strCache>
                <c:ptCount val="1"/>
                <c:pt idx="0">
                  <c:v>JClouds</c:v>
                </c:pt>
              </c:strCache>
            </c:strRef>
          </c:tx>
          <c:invertIfNegative val="0"/>
          <c:dLbls>
            <c:dLbl>
              <c:idx val="2"/>
              <c:delete val="1"/>
              <c:extLst>
                <c:ext xmlns:c15="http://schemas.microsoft.com/office/drawing/2012/chart" uri="{CE6537A1-D6FC-4f65-9D91-7224C49458BB}"/>
              </c:extLst>
            </c:dLbl>
            <c:spPr>
              <a:noFill/>
              <a:ln w="25400">
                <a:noFill/>
              </a:ln>
            </c:spPr>
            <c:txPr>
              <a:bodyPr rot="-5400000" vert="horz"/>
              <a:lstStyle/>
              <a:p>
                <a:pPr>
                  <a:defRPr sz="1000" b="0" i="0" u="none" strike="noStrike" baseline="0">
                    <a:solidFill>
                      <a:srgbClr val="333333"/>
                    </a:solidFill>
                    <a:latin typeface="Calibri"/>
                    <a:ea typeface="Calibri"/>
                    <a:cs typeface="Calibri"/>
                  </a:defRPr>
                </a:pPr>
                <a:endParaRPr lang="es-AR"/>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Calculos!$B$10:$G$10</c:f>
              <c:strCache>
                <c:ptCount val="6"/>
                <c:pt idx="0">
                  <c:v>CloudLoop</c:v>
                </c:pt>
                <c:pt idx="1">
                  <c:v>Dasein</c:v>
                </c:pt>
                <c:pt idx="2">
                  <c:v>JClouds</c:v>
                </c:pt>
                <c:pt idx="3">
                  <c:v>JetS3t</c:v>
                </c:pt>
                <c:pt idx="4">
                  <c:v>libcloud</c:v>
                </c:pt>
                <c:pt idx="5">
                  <c:v>Aether</c:v>
                </c:pt>
              </c:strCache>
            </c:strRef>
          </c:cat>
          <c:val>
            <c:numRef>
              <c:f>Calculos!$B$13:$G$13</c:f>
              <c:numCache>
                <c:formatCode>General</c:formatCode>
                <c:ptCount val="6"/>
                <c:pt idx="0">
                  <c:v>10</c:v>
                </c:pt>
                <c:pt idx="1">
                  <c:v>1</c:v>
                </c:pt>
                <c:pt idx="2">
                  <c:v>0</c:v>
                </c:pt>
                <c:pt idx="3">
                  <c:v>10</c:v>
                </c:pt>
                <c:pt idx="4">
                  <c:v>5</c:v>
                </c:pt>
                <c:pt idx="5">
                  <c:v>8</c:v>
                </c:pt>
              </c:numCache>
            </c:numRef>
          </c:val>
        </c:ser>
        <c:ser>
          <c:idx val="3"/>
          <c:order val="3"/>
          <c:tx>
            <c:strRef>
              <c:f>Calculos!$A$14</c:f>
              <c:strCache>
                <c:ptCount val="1"/>
                <c:pt idx="0">
                  <c:v>JetS3t</c:v>
                </c:pt>
              </c:strCache>
            </c:strRef>
          </c:tx>
          <c:invertIfNegative val="0"/>
          <c:dLbls>
            <c:dLbl>
              <c:idx val="3"/>
              <c:delete val="1"/>
              <c:extLst>
                <c:ext xmlns:c15="http://schemas.microsoft.com/office/drawing/2012/chart" uri="{CE6537A1-D6FC-4f65-9D91-7224C49458BB}"/>
              </c:extLst>
            </c:dLbl>
            <c:spPr>
              <a:noFill/>
              <a:ln w="25400">
                <a:noFill/>
              </a:ln>
            </c:spPr>
            <c:txPr>
              <a:bodyPr rot="-5400000" vert="horz"/>
              <a:lstStyle/>
              <a:p>
                <a:pPr>
                  <a:defRPr sz="1000" b="0" i="0" u="none" strike="noStrike" baseline="0">
                    <a:solidFill>
                      <a:srgbClr val="333333"/>
                    </a:solidFill>
                    <a:latin typeface="Calibri"/>
                    <a:ea typeface="Calibri"/>
                    <a:cs typeface="Calibri"/>
                  </a:defRPr>
                </a:pPr>
                <a:endParaRPr lang="es-AR"/>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Calculos!$B$10:$G$10</c:f>
              <c:strCache>
                <c:ptCount val="6"/>
                <c:pt idx="0">
                  <c:v>CloudLoop</c:v>
                </c:pt>
                <c:pt idx="1">
                  <c:v>Dasein</c:v>
                </c:pt>
                <c:pt idx="2">
                  <c:v>JClouds</c:v>
                </c:pt>
                <c:pt idx="3">
                  <c:v>JetS3t</c:v>
                </c:pt>
                <c:pt idx="4">
                  <c:v>libcloud</c:v>
                </c:pt>
                <c:pt idx="5">
                  <c:v>Aether</c:v>
                </c:pt>
              </c:strCache>
            </c:strRef>
          </c:cat>
          <c:val>
            <c:numRef>
              <c:f>Calculos!$B$14:$G$14</c:f>
              <c:numCache>
                <c:formatCode>General</c:formatCode>
                <c:ptCount val="6"/>
                <c:pt idx="0">
                  <c:v>0</c:v>
                </c:pt>
                <c:pt idx="1">
                  <c:v>12</c:v>
                </c:pt>
                <c:pt idx="2">
                  <c:v>10</c:v>
                </c:pt>
                <c:pt idx="3">
                  <c:v>0</c:v>
                </c:pt>
                <c:pt idx="4">
                  <c:v>9</c:v>
                </c:pt>
                <c:pt idx="5">
                  <c:v>6</c:v>
                </c:pt>
              </c:numCache>
            </c:numRef>
          </c:val>
        </c:ser>
        <c:ser>
          <c:idx val="4"/>
          <c:order val="4"/>
          <c:tx>
            <c:strRef>
              <c:f>Calculos!$A$15</c:f>
              <c:strCache>
                <c:ptCount val="1"/>
                <c:pt idx="0">
                  <c:v>libcloud</c:v>
                </c:pt>
              </c:strCache>
            </c:strRef>
          </c:tx>
          <c:invertIfNegative val="0"/>
          <c:dLbls>
            <c:dLbl>
              <c:idx val="4"/>
              <c:delete val="1"/>
              <c:extLst>
                <c:ext xmlns:c15="http://schemas.microsoft.com/office/drawing/2012/chart" uri="{CE6537A1-D6FC-4f65-9D91-7224C49458BB}"/>
              </c:extLst>
            </c:dLbl>
            <c:spPr>
              <a:noFill/>
              <a:ln w="25400">
                <a:noFill/>
              </a:ln>
            </c:spPr>
            <c:txPr>
              <a:bodyPr rot="-5400000" vert="horz"/>
              <a:lstStyle/>
              <a:p>
                <a:pPr>
                  <a:defRPr sz="1000" b="0" i="0" u="none" strike="noStrike" baseline="0">
                    <a:solidFill>
                      <a:srgbClr val="333333"/>
                    </a:solidFill>
                    <a:latin typeface="Calibri"/>
                    <a:ea typeface="Calibri"/>
                    <a:cs typeface="Calibri"/>
                  </a:defRPr>
                </a:pPr>
                <a:endParaRPr lang="es-AR"/>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Calculos!$B$10:$G$10</c:f>
              <c:strCache>
                <c:ptCount val="6"/>
                <c:pt idx="0">
                  <c:v>CloudLoop</c:v>
                </c:pt>
                <c:pt idx="1">
                  <c:v>Dasein</c:v>
                </c:pt>
                <c:pt idx="2">
                  <c:v>JClouds</c:v>
                </c:pt>
                <c:pt idx="3">
                  <c:v>JetS3t</c:v>
                </c:pt>
                <c:pt idx="4">
                  <c:v>libcloud</c:v>
                </c:pt>
                <c:pt idx="5">
                  <c:v>Aether</c:v>
                </c:pt>
              </c:strCache>
            </c:strRef>
          </c:cat>
          <c:val>
            <c:numRef>
              <c:f>Calculos!$B$15:$G$15</c:f>
              <c:numCache>
                <c:formatCode>General</c:formatCode>
                <c:ptCount val="6"/>
                <c:pt idx="0">
                  <c:v>9</c:v>
                </c:pt>
                <c:pt idx="1">
                  <c:v>5</c:v>
                </c:pt>
                <c:pt idx="2">
                  <c:v>5</c:v>
                </c:pt>
                <c:pt idx="3">
                  <c:v>9</c:v>
                </c:pt>
                <c:pt idx="4">
                  <c:v>0</c:v>
                </c:pt>
                <c:pt idx="5">
                  <c:v>6</c:v>
                </c:pt>
              </c:numCache>
            </c:numRef>
          </c:val>
        </c:ser>
        <c:dLbls>
          <c:showLegendKey val="0"/>
          <c:showVal val="0"/>
          <c:showCatName val="0"/>
          <c:showSerName val="0"/>
          <c:showPercent val="0"/>
          <c:showBubbleSize val="0"/>
        </c:dLbls>
        <c:gapWidth val="186"/>
        <c:overlap val="-50"/>
        <c:axId val="274628992"/>
        <c:axId val="274630912"/>
      </c:barChart>
      <c:catAx>
        <c:axId val="274628992"/>
        <c:scaling>
          <c:orientation val="minMax"/>
        </c:scaling>
        <c:delete val="0"/>
        <c:axPos val="b"/>
        <c:majorGridlines/>
        <c:title>
          <c:tx>
            <c:rich>
              <a:bodyPr/>
              <a:lstStyle/>
              <a:p>
                <a:pPr>
                  <a:defRPr/>
                </a:pPr>
                <a:r>
                  <a:rPr lang="es-ES_tradnl" b="1"/>
                  <a:t>Frameworks destino</a:t>
                </a:r>
              </a:p>
            </c:rich>
          </c:tx>
          <c:layout>
            <c:manualLayout>
              <c:xMode val="edge"/>
              <c:yMode val="edge"/>
              <c:x val="0.40278648293963254"/>
              <c:y val="0.93097919363853099"/>
            </c:manualLayout>
          </c:layout>
          <c:overlay val="0"/>
        </c:title>
        <c:numFmt formatCode="General" sourceLinked="1"/>
        <c:majorTickMark val="none"/>
        <c:minorTickMark val="none"/>
        <c:tickLblPos val="nextTo"/>
        <c:txPr>
          <a:bodyPr rot="0" vert="horz"/>
          <a:lstStyle/>
          <a:p>
            <a:pPr>
              <a:defRPr sz="1000" b="0" i="0" u="none" strike="noStrike" baseline="0">
                <a:solidFill>
                  <a:srgbClr val="333333"/>
                </a:solidFill>
                <a:latin typeface="Calibri"/>
                <a:ea typeface="Calibri"/>
                <a:cs typeface="Calibri"/>
              </a:defRPr>
            </a:pPr>
            <a:endParaRPr lang="es-AR"/>
          </a:p>
        </c:txPr>
        <c:crossAx val="274630912"/>
        <c:crosses val="autoZero"/>
        <c:auto val="1"/>
        <c:lblAlgn val="ctr"/>
        <c:lblOffset val="100"/>
        <c:noMultiLvlLbl val="0"/>
      </c:catAx>
      <c:valAx>
        <c:axId val="274630912"/>
        <c:scaling>
          <c:orientation val="minMax"/>
        </c:scaling>
        <c:delete val="0"/>
        <c:axPos val="l"/>
        <c:majorGridlines>
          <c:spPr>
            <a:ln w="9525" cap="flat" cmpd="sng" algn="ctr">
              <a:solidFill>
                <a:schemeClr val="accent6">
                  <a:shade val="95000"/>
                  <a:satMod val="105000"/>
                </a:schemeClr>
              </a:solidFill>
              <a:prstDash val="solid"/>
            </a:ln>
            <a:effectLst/>
          </c:spPr>
        </c:majorGridlines>
        <c:title>
          <c:tx>
            <c:rich>
              <a:bodyPr/>
              <a:lstStyle/>
              <a:p>
                <a:pPr>
                  <a:defRPr sz="1000" b="1" i="0" u="none" strike="noStrike" baseline="0">
                    <a:solidFill>
                      <a:srgbClr val="333333"/>
                    </a:solidFill>
                    <a:latin typeface="Calibri"/>
                    <a:ea typeface="Calibri"/>
                    <a:cs typeface="Calibri"/>
                  </a:defRPr>
                </a:pPr>
                <a:r>
                  <a:rPr lang="es-ES_tradnl"/>
                  <a:t>Nro de líneas</a:t>
                </a:r>
              </a:p>
            </c:rich>
          </c:tx>
          <c:overlay val="0"/>
          <c:spPr>
            <a:noFill/>
            <a:ln w="25400">
              <a:noFill/>
            </a:ln>
          </c:spPr>
        </c:title>
        <c:numFmt formatCode="General" sourceLinked="1"/>
        <c:majorTickMark val="none"/>
        <c:minorTickMark val="none"/>
        <c:tickLblPos val="nextTo"/>
        <c:txPr>
          <a:bodyPr rot="0" vert="horz"/>
          <a:lstStyle/>
          <a:p>
            <a:pPr>
              <a:defRPr sz="1000" b="0" i="0" u="none" strike="noStrike" baseline="0">
                <a:solidFill>
                  <a:srgbClr val="333333"/>
                </a:solidFill>
                <a:latin typeface="Calibri"/>
                <a:ea typeface="Calibri"/>
                <a:cs typeface="Calibri"/>
              </a:defRPr>
            </a:pPr>
            <a:endParaRPr lang="es-AR"/>
          </a:p>
        </c:txPr>
        <c:crossAx val="274628992"/>
        <c:crosses val="autoZero"/>
        <c:crossBetween val="between"/>
      </c:valAx>
    </c:plotArea>
    <c:legend>
      <c:legendPos val="r"/>
      <c:layout>
        <c:manualLayout>
          <c:xMode val="edge"/>
          <c:yMode val="edge"/>
          <c:x val="0.87041666666666662"/>
          <c:y val="0.26114262520998882"/>
          <c:w val="0.11833333333333333"/>
          <c:h val="0.50356528663805011"/>
        </c:manualLayout>
      </c:layout>
      <c:overlay val="0"/>
      <c:txPr>
        <a:bodyPr/>
        <a:lstStyle/>
        <a:p>
          <a:pPr>
            <a:defRPr sz="920" b="0" i="0" u="none" strike="noStrike" baseline="0">
              <a:solidFill>
                <a:srgbClr val="333333"/>
              </a:solidFill>
              <a:latin typeface="Calibri"/>
              <a:ea typeface="Calibri"/>
              <a:cs typeface="Calibri"/>
            </a:defRPr>
          </a:pPr>
          <a:endParaRPr lang="es-AR"/>
        </a:p>
      </c:txPr>
    </c:legend>
    <c:plotVisOnly val="1"/>
    <c:dispBlanksAs val="gap"/>
    <c:showDLblsOverMax val="0"/>
  </c:chart>
  <c:txPr>
    <a:bodyPr/>
    <a:lstStyle/>
    <a:p>
      <a:pPr>
        <a:defRPr sz="1000" b="0" i="0" u="none" strike="noStrike" baseline="0">
          <a:solidFill>
            <a:srgbClr val="333333"/>
          </a:solidFill>
          <a:latin typeface="Calibri"/>
          <a:ea typeface="Calibri"/>
          <a:cs typeface="Calibri"/>
        </a:defRPr>
      </a:pPr>
      <a:endParaRPr lang="es-AR"/>
    </a:p>
  </c:txPr>
  <c:externalData r:id="rId2">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c:date1904 val="0"/>
  <c:lang val="es-AR"/>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0816475247920368"/>
          <c:y val="4.0780604903725877E-2"/>
          <c:w val="0.75095724357005322"/>
          <c:h val="0.77094871405537113"/>
        </c:manualLayout>
      </c:layout>
      <c:barChart>
        <c:barDir val="col"/>
        <c:grouping val="clustered"/>
        <c:varyColors val="0"/>
        <c:ser>
          <c:idx val="0"/>
          <c:order val="0"/>
          <c:tx>
            <c:strRef>
              <c:f>Calculos!$A$67</c:f>
              <c:strCache>
                <c:ptCount val="1"/>
                <c:pt idx="0">
                  <c:v>CloudLoop</c:v>
                </c:pt>
              </c:strCache>
            </c:strRef>
          </c:tx>
          <c:invertIfNegative val="0"/>
          <c:dLbls>
            <c:dLbl>
              <c:idx val="0"/>
              <c:delete val="1"/>
              <c:extLst>
                <c:ext xmlns:c15="http://schemas.microsoft.com/office/drawing/2012/chart" uri="{CE6537A1-D6FC-4f65-9D91-7224C49458BB}"/>
              </c:extLst>
            </c:dLbl>
            <c:spPr>
              <a:noFill/>
              <a:ln w="25400">
                <a:noFill/>
              </a:ln>
            </c:spPr>
            <c:txPr>
              <a:bodyPr rot="-5400000" vert="horz"/>
              <a:lstStyle/>
              <a:p>
                <a:pPr algn="ctr">
                  <a:defRPr sz="1000" b="0" i="0" u="none" strike="noStrike" baseline="0">
                    <a:solidFill>
                      <a:srgbClr val="333333"/>
                    </a:solidFill>
                    <a:latin typeface="Calibri"/>
                    <a:ea typeface="Calibri"/>
                    <a:cs typeface="Calibri"/>
                  </a:defRPr>
                </a:pPr>
                <a:endParaRPr lang="es-AR"/>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Calculos!$B$66:$G$66</c:f>
              <c:strCache>
                <c:ptCount val="6"/>
                <c:pt idx="0">
                  <c:v>CloudLoop</c:v>
                </c:pt>
                <c:pt idx="1">
                  <c:v>Dasein</c:v>
                </c:pt>
                <c:pt idx="2">
                  <c:v>JClouds</c:v>
                </c:pt>
                <c:pt idx="3">
                  <c:v>JetS3t</c:v>
                </c:pt>
                <c:pt idx="4">
                  <c:v>libcloud</c:v>
                </c:pt>
                <c:pt idx="5">
                  <c:v>Aether</c:v>
                </c:pt>
              </c:strCache>
            </c:strRef>
          </c:cat>
          <c:val>
            <c:numRef>
              <c:f>Calculos!$B$67:$G$67</c:f>
              <c:numCache>
                <c:formatCode>General</c:formatCode>
                <c:ptCount val="6"/>
                <c:pt idx="0">
                  <c:v>0</c:v>
                </c:pt>
                <c:pt idx="1">
                  <c:v>1349</c:v>
                </c:pt>
                <c:pt idx="2">
                  <c:v>2157</c:v>
                </c:pt>
                <c:pt idx="3">
                  <c:v>214</c:v>
                </c:pt>
                <c:pt idx="4">
                  <c:v>423</c:v>
                </c:pt>
                <c:pt idx="5">
                  <c:v>67</c:v>
                </c:pt>
              </c:numCache>
            </c:numRef>
          </c:val>
        </c:ser>
        <c:ser>
          <c:idx val="1"/>
          <c:order val="1"/>
          <c:tx>
            <c:strRef>
              <c:f>Calculos!$A$68</c:f>
              <c:strCache>
                <c:ptCount val="1"/>
                <c:pt idx="0">
                  <c:v>Dasein</c:v>
                </c:pt>
              </c:strCache>
            </c:strRef>
          </c:tx>
          <c:invertIfNegative val="0"/>
          <c:dLbls>
            <c:dLbl>
              <c:idx val="1"/>
              <c:delete val="1"/>
              <c:extLst>
                <c:ext xmlns:c15="http://schemas.microsoft.com/office/drawing/2012/chart" uri="{CE6537A1-D6FC-4f65-9D91-7224C49458BB}"/>
              </c:extLst>
            </c:dLbl>
            <c:spPr>
              <a:noFill/>
              <a:ln w="25400">
                <a:noFill/>
              </a:ln>
            </c:spPr>
            <c:txPr>
              <a:bodyPr rot="-5400000" vert="horz"/>
              <a:lstStyle/>
              <a:p>
                <a:pPr algn="ctr">
                  <a:defRPr sz="1000" b="0" i="0" u="none" strike="noStrike" baseline="0">
                    <a:solidFill>
                      <a:srgbClr val="333333"/>
                    </a:solidFill>
                    <a:latin typeface="Calibri"/>
                    <a:ea typeface="Calibri"/>
                    <a:cs typeface="Calibri"/>
                  </a:defRPr>
                </a:pPr>
                <a:endParaRPr lang="es-AR"/>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Calculos!$B$66:$G$66</c:f>
              <c:strCache>
                <c:ptCount val="6"/>
                <c:pt idx="0">
                  <c:v>CloudLoop</c:v>
                </c:pt>
                <c:pt idx="1">
                  <c:v>Dasein</c:v>
                </c:pt>
                <c:pt idx="2">
                  <c:v>JClouds</c:v>
                </c:pt>
                <c:pt idx="3">
                  <c:v>JetS3t</c:v>
                </c:pt>
                <c:pt idx="4">
                  <c:v>libcloud</c:v>
                </c:pt>
                <c:pt idx="5">
                  <c:v>Aether</c:v>
                </c:pt>
              </c:strCache>
            </c:strRef>
          </c:cat>
          <c:val>
            <c:numRef>
              <c:f>Calculos!$B$68:$G$68</c:f>
              <c:numCache>
                <c:formatCode>General</c:formatCode>
                <c:ptCount val="6"/>
                <c:pt idx="0">
                  <c:v>629</c:v>
                </c:pt>
                <c:pt idx="1">
                  <c:v>0</c:v>
                </c:pt>
                <c:pt idx="2">
                  <c:v>2157</c:v>
                </c:pt>
                <c:pt idx="3">
                  <c:v>214</c:v>
                </c:pt>
                <c:pt idx="4">
                  <c:v>423</c:v>
                </c:pt>
                <c:pt idx="5">
                  <c:v>2</c:v>
                </c:pt>
              </c:numCache>
            </c:numRef>
          </c:val>
        </c:ser>
        <c:ser>
          <c:idx val="2"/>
          <c:order val="2"/>
          <c:tx>
            <c:strRef>
              <c:f>Calculos!$A$69</c:f>
              <c:strCache>
                <c:ptCount val="1"/>
                <c:pt idx="0">
                  <c:v>JClouds</c:v>
                </c:pt>
              </c:strCache>
            </c:strRef>
          </c:tx>
          <c:invertIfNegative val="0"/>
          <c:dLbls>
            <c:dLbl>
              <c:idx val="2"/>
              <c:delete val="1"/>
              <c:extLst>
                <c:ext xmlns:c15="http://schemas.microsoft.com/office/drawing/2012/chart" uri="{CE6537A1-D6FC-4f65-9D91-7224C49458BB}"/>
              </c:extLst>
            </c:dLbl>
            <c:spPr>
              <a:noFill/>
              <a:ln w="25400">
                <a:noFill/>
              </a:ln>
            </c:spPr>
            <c:txPr>
              <a:bodyPr rot="-5400000" vert="horz"/>
              <a:lstStyle/>
              <a:p>
                <a:pPr algn="ctr">
                  <a:defRPr sz="1000" b="0" i="0" u="none" strike="noStrike" baseline="0">
                    <a:solidFill>
                      <a:srgbClr val="333333"/>
                    </a:solidFill>
                    <a:latin typeface="Calibri"/>
                    <a:ea typeface="Calibri"/>
                    <a:cs typeface="Calibri"/>
                  </a:defRPr>
                </a:pPr>
                <a:endParaRPr lang="es-AR"/>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Calculos!$B$66:$G$66</c:f>
              <c:strCache>
                <c:ptCount val="6"/>
                <c:pt idx="0">
                  <c:v>CloudLoop</c:v>
                </c:pt>
                <c:pt idx="1">
                  <c:v>Dasein</c:v>
                </c:pt>
                <c:pt idx="2">
                  <c:v>JClouds</c:v>
                </c:pt>
                <c:pt idx="3">
                  <c:v>JetS3t</c:v>
                </c:pt>
                <c:pt idx="4">
                  <c:v>libcloud</c:v>
                </c:pt>
                <c:pt idx="5">
                  <c:v>Aether</c:v>
                </c:pt>
              </c:strCache>
            </c:strRef>
          </c:cat>
          <c:val>
            <c:numRef>
              <c:f>Calculos!$B$69:$G$69</c:f>
              <c:numCache>
                <c:formatCode>General</c:formatCode>
                <c:ptCount val="6"/>
                <c:pt idx="0">
                  <c:v>629</c:v>
                </c:pt>
                <c:pt idx="1">
                  <c:v>1349</c:v>
                </c:pt>
                <c:pt idx="2">
                  <c:v>0</c:v>
                </c:pt>
                <c:pt idx="3">
                  <c:v>214</c:v>
                </c:pt>
                <c:pt idx="4">
                  <c:v>423</c:v>
                </c:pt>
                <c:pt idx="5">
                  <c:v>2</c:v>
                </c:pt>
              </c:numCache>
            </c:numRef>
          </c:val>
        </c:ser>
        <c:ser>
          <c:idx val="3"/>
          <c:order val="3"/>
          <c:tx>
            <c:strRef>
              <c:f>Calculos!$A$70</c:f>
              <c:strCache>
                <c:ptCount val="1"/>
                <c:pt idx="0">
                  <c:v>JetS3t</c:v>
                </c:pt>
              </c:strCache>
            </c:strRef>
          </c:tx>
          <c:invertIfNegative val="0"/>
          <c:dLbls>
            <c:dLbl>
              <c:idx val="3"/>
              <c:delete val="1"/>
              <c:extLst>
                <c:ext xmlns:c15="http://schemas.microsoft.com/office/drawing/2012/chart" uri="{CE6537A1-D6FC-4f65-9D91-7224C49458BB}"/>
              </c:extLst>
            </c:dLbl>
            <c:spPr>
              <a:noFill/>
              <a:ln w="25400">
                <a:noFill/>
              </a:ln>
            </c:spPr>
            <c:txPr>
              <a:bodyPr rot="-5400000" vert="horz"/>
              <a:lstStyle/>
              <a:p>
                <a:pPr algn="ctr">
                  <a:defRPr sz="1000" b="0" i="0" u="none" strike="noStrike" baseline="0">
                    <a:solidFill>
                      <a:srgbClr val="333333"/>
                    </a:solidFill>
                    <a:latin typeface="Calibri"/>
                    <a:ea typeface="Calibri"/>
                    <a:cs typeface="Calibri"/>
                  </a:defRPr>
                </a:pPr>
                <a:endParaRPr lang="es-A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Calculos!$B$66:$G$66</c:f>
              <c:strCache>
                <c:ptCount val="6"/>
                <c:pt idx="0">
                  <c:v>CloudLoop</c:v>
                </c:pt>
                <c:pt idx="1">
                  <c:v>Dasein</c:v>
                </c:pt>
                <c:pt idx="2">
                  <c:v>JClouds</c:v>
                </c:pt>
                <c:pt idx="3">
                  <c:v>JetS3t</c:v>
                </c:pt>
                <c:pt idx="4">
                  <c:v>libcloud</c:v>
                </c:pt>
                <c:pt idx="5">
                  <c:v>Aether</c:v>
                </c:pt>
              </c:strCache>
            </c:strRef>
          </c:cat>
          <c:val>
            <c:numRef>
              <c:f>Calculos!$B$70:$G$70</c:f>
              <c:numCache>
                <c:formatCode>General</c:formatCode>
                <c:ptCount val="6"/>
                <c:pt idx="0">
                  <c:v>629</c:v>
                </c:pt>
                <c:pt idx="1">
                  <c:v>1349</c:v>
                </c:pt>
                <c:pt idx="2">
                  <c:v>2157</c:v>
                </c:pt>
                <c:pt idx="3">
                  <c:v>0</c:v>
                </c:pt>
                <c:pt idx="4">
                  <c:v>423</c:v>
                </c:pt>
                <c:pt idx="5">
                  <c:v>44</c:v>
                </c:pt>
              </c:numCache>
            </c:numRef>
          </c:val>
        </c:ser>
        <c:ser>
          <c:idx val="4"/>
          <c:order val="4"/>
          <c:tx>
            <c:strRef>
              <c:f>Calculos!$A$71</c:f>
              <c:strCache>
                <c:ptCount val="1"/>
                <c:pt idx="0">
                  <c:v>libcloud</c:v>
                </c:pt>
              </c:strCache>
            </c:strRef>
          </c:tx>
          <c:invertIfNegative val="0"/>
          <c:dLbls>
            <c:dLbl>
              <c:idx val="4"/>
              <c:delete val="1"/>
              <c:extLst>
                <c:ext xmlns:c15="http://schemas.microsoft.com/office/drawing/2012/chart" uri="{CE6537A1-D6FC-4f65-9D91-7224C49458BB}"/>
              </c:extLst>
            </c:dLbl>
            <c:spPr>
              <a:noFill/>
              <a:ln w="25400">
                <a:noFill/>
              </a:ln>
            </c:spPr>
            <c:txPr>
              <a:bodyPr rot="-5400000" vert="horz"/>
              <a:lstStyle/>
              <a:p>
                <a:pPr algn="ctr">
                  <a:defRPr sz="1000" b="0" i="0" u="none" strike="noStrike" baseline="0">
                    <a:solidFill>
                      <a:srgbClr val="333333"/>
                    </a:solidFill>
                    <a:latin typeface="Calibri"/>
                    <a:ea typeface="Calibri"/>
                    <a:cs typeface="Calibri"/>
                  </a:defRPr>
                </a:pPr>
                <a:endParaRPr lang="es-AR"/>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Calculos!$B$66:$G$66</c:f>
              <c:strCache>
                <c:ptCount val="6"/>
                <c:pt idx="0">
                  <c:v>CloudLoop</c:v>
                </c:pt>
                <c:pt idx="1">
                  <c:v>Dasein</c:v>
                </c:pt>
                <c:pt idx="2">
                  <c:v>JClouds</c:v>
                </c:pt>
                <c:pt idx="3">
                  <c:v>JetS3t</c:v>
                </c:pt>
                <c:pt idx="4">
                  <c:v>libcloud</c:v>
                </c:pt>
                <c:pt idx="5">
                  <c:v>Aether</c:v>
                </c:pt>
              </c:strCache>
            </c:strRef>
          </c:cat>
          <c:val>
            <c:numRef>
              <c:f>Calculos!$B$71:$G$71</c:f>
              <c:numCache>
                <c:formatCode>General</c:formatCode>
                <c:ptCount val="6"/>
                <c:pt idx="0">
                  <c:v>629</c:v>
                </c:pt>
                <c:pt idx="1">
                  <c:v>1349</c:v>
                </c:pt>
                <c:pt idx="2">
                  <c:v>2157</c:v>
                </c:pt>
                <c:pt idx="3">
                  <c:v>214</c:v>
                </c:pt>
                <c:pt idx="4">
                  <c:v>0</c:v>
                </c:pt>
                <c:pt idx="5">
                  <c:v>12</c:v>
                </c:pt>
              </c:numCache>
            </c:numRef>
          </c:val>
        </c:ser>
        <c:dLbls>
          <c:showLegendKey val="0"/>
          <c:showVal val="0"/>
          <c:showCatName val="0"/>
          <c:showSerName val="0"/>
          <c:showPercent val="0"/>
          <c:showBubbleSize val="0"/>
        </c:dLbls>
        <c:gapWidth val="186"/>
        <c:overlap val="-50"/>
        <c:axId val="274701696"/>
        <c:axId val="274707968"/>
      </c:barChart>
      <c:catAx>
        <c:axId val="274701696"/>
        <c:scaling>
          <c:orientation val="minMax"/>
        </c:scaling>
        <c:delete val="0"/>
        <c:axPos val="b"/>
        <c:majorGridlines/>
        <c:title>
          <c:tx>
            <c:rich>
              <a:bodyPr/>
              <a:lstStyle/>
              <a:p>
                <a:pPr>
                  <a:defRPr/>
                </a:pPr>
                <a:r>
                  <a:rPr lang="es-ES_tradnl" b="1"/>
                  <a:t>Frameworks destino</a:t>
                </a:r>
              </a:p>
            </c:rich>
          </c:tx>
          <c:layout>
            <c:manualLayout>
              <c:xMode val="edge"/>
              <c:yMode val="edge"/>
              <c:x val="0.43243495133993121"/>
              <c:y val="0.92796777408171571"/>
            </c:manualLayout>
          </c:layout>
          <c:overlay val="0"/>
        </c:title>
        <c:numFmt formatCode="General" sourceLinked="1"/>
        <c:majorTickMark val="none"/>
        <c:minorTickMark val="none"/>
        <c:tickLblPos val="nextTo"/>
        <c:txPr>
          <a:bodyPr rot="0" vert="horz"/>
          <a:lstStyle/>
          <a:p>
            <a:pPr>
              <a:defRPr sz="1000" b="0" i="0" u="none" strike="noStrike" baseline="0">
                <a:solidFill>
                  <a:srgbClr val="333333"/>
                </a:solidFill>
                <a:latin typeface="Calibri"/>
                <a:ea typeface="Calibri"/>
                <a:cs typeface="Calibri"/>
              </a:defRPr>
            </a:pPr>
            <a:endParaRPr lang="es-AR"/>
          </a:p>
        </c:txPr>
        <c:crossAx val="274707968"/>
        <c:crosses val="autoZero"/>
        <c:auto val="1"/>
        <c:lblAlgn val="ctr"/>
        <c:lblOffset val="100"/>
        <c:noMultiLvlLbl val="0"/>
      </c:catAx>
      <c:valAx>
        <c:axId val="274707968"/>
        <c:scaling>
          <c:orientation val="minMax"/>
          <c:max val="3000"/>
        </c:scaling>
        <c:delete val="0"/>
        <c:axPos val="l"/>
        <c:majorGridlines>
          <c:spPr>
            <a:ln w="9525" cap="flat" cmpd="sng" algn="ctr">
              <a:solidFill>
                <a:schemeClr val="accent6">
                  <a:shade val="95000"/>
                  <a:satMod val="105000"/>
                </a:schemeClr>
              </a:solidFill>
              <a:prstDash val="solid"/>
            </a:ln>
            <a:effectLst/>
          </c:spPr>
        </c:majorGridlines>
        <c:title>
          <c:tx>
            <c:rich>
              <a:bodyPr/>
              <a:lstStyle/>
              <a:p>
                <a:pPr>
                  <a:defRPr sz="1000" b="1" i="0" u="none" strike="noStrike" baseline="0">
                    <a:solidFill>
                      <a:srgbClr val="333333"/>
                    </a:solidFill>
                    <a:latin typeface="Calibri"/>
                    <a:ea typeface="Calibri"/>
                    <a:cs typeface="Calibri"/>
                  </a:defRPr>
                </a:pPr>
                <a:r>
                  <a:rPr lang="es-ES_tradnl"/>
                  <a:t>Nro de líneas</a:t>
                </a:r>
              </a:p>
            </c:rich>
          </c:tx>
          <c:layout>
            <c:manualLayout>
              <c:xMode val="edge"/>
              <c:yMode val="edge"/>
              <c:x val="5.0745321915635902E-3"/>
              <c:y val="0.31666818507190736"/>
            </c:manualLayout>
          </c:layout>
          <c:overlay val="0"/>
          <c:spPr>
            <a:noFill/>
            <a:ln w="25400">
              <a:noFill/>
            </a:ln>
          </c:spPr>
        </c:title>
        <c:numFmt formatCode="General" sourceLinked="1"/>
        <c:majorTickMark val="none"/>
        <c:minorTickMark val="none"/>
        <c:tickLblPos val="nextTo"/>
        <c:txPr>
          <a:bodyPr rot="0" vert="horz"/>
          <a:lstStyle/>
          <a:p>
            <a:pPr>
              <a:defRPr sz="1000" b="0" i="0" u="none" strike="noStrike" baseline="0">
                <a:solidFill>
                  <a:srgbClr val="333333"/>
                </a:solidFill>
                <a:latin typeface="Calibri"/>
                <a:ea typeface="Calibri"/>
                <a:cs typeface="Calibri"/>
              </a:defRPr>
            </a:pPr>
            <a:endParaRPr lang="es-AR"/>
          </a:p>
        </c:txPr>
        <c:crossAx val="274701696"/>
        <c:crosses val="autoZero"/>
        <c:crossBetween val="between"/>
      </c:valAx>
    </c:plotArea>
    <c:legend>
      <c:legendPos val="r"/>
      <c:layout>
        <c:manualLayout>
          <c:xMode val="edge"/>
          <c:yMode val="edge"/>
          <c:x val="0.86718321009112687"/>
          <c:y val="0.20451356803540052"/>
          <c:w val="0.11998461657563975"/>
          <c:h val="0.54423519374127827"/>
        </c:manualLayout>
      </c:layout>
      <c:overlay val="0"/>
      <c:txPr>
        <a:bodyPr/>
        <a:lstStyle/>
        <a:p>
          <a:pPr>
            <a:defRPr sz="920" b="0" i="0" u="none" strike="noStrike" baseline="0">
              <a:solidFill>
                <a:srgbClr val="333333"/>
              </a:solidFill>
              <a:latin typeface="Calibri"/>
              <a:ea typeface="Calibri"/>
              <a:cs typeface="Calibri"/>
            </a:defRPr>
          </a:pPr>
          <a:endParaRPr lang="es-AR"/>
        </a:p>
      </c:txPr>
    </c:legend>
    <c:plotVisOnly val="1"/>
    <c:dispBlanksAs val="gap"/>
    <c:showDLblsOverMax val="0"/>
  </c:chart>
  <c:txPr>
    <a:bodyPr/>
    <a:lstStyle/>
    <a:p>
      <a:pPr>
        <a:defRPr sz="1000" b="0" i="0" u="none" strike="noStrike" baseline="0">
          <a:solidFill>
            <a:srgbClr val="333333"/>
          </a:solidFill>
          <a:latin typeface="Calibri"/>
          <a:ea typeface="Calibri"/>
          <a:cs typeface="Calibri"/>
        </a:defRPr>
      </a:pPr>
      <a:endParaRPr lang="es-AR"/>
    </a:p>
  </c:txPr>
  <c:externalData r:id="rId2">
    <c:autoUpdate val="0"/>
  </c:externalData>
</c:chartSpace>
</file>

<file path=word/charts/chart29.xml><?xml version="1.0" encoding="utf-8"?>
<c:chartSpace xmlns:c="http://schemas.openxmlformats.org/drawingml/2006/chart" xmlns:a="http://schemas.openxmlformats.org/drawingml/2006/main" xmlns:r="http://schemas.openxmlformats.org/officeDocument/2006/relationships">
  <c:date1904 val="0"/>
  <c:lang val="es-AR"/>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7.8633068238184875E-2"/>
          <c:y val="3.8828486817502644E-2"/>
          <c:w val="0.75585952256593703"/>
          <c:h val="0.79939946125550265"/>
        </c:manualLayout>
      </c:layout>
      <c:lineChart>
        <c:grouping val="standard"/>
        <c:varyColors val="0"/>
        <c:ser>
          <c:idx val="0"/>
          <c:order val="0"/>
          <c:tx>
            <c:strRef>
              <c:f>MuCommander!$A$32</c:f>
              <c:strCache>
                <c:ptCount val="1"/>
                <c:pt idx="0">
                  <c:v>Consumo de memoria (MB)</c:v>
                </c:pt>
              </c:strCache>
            </c:strRef>
          </c:tx>
          <c:dLbls>
            <c:dLbl>
              <c:idx val="0"/>
              <c:layout>
                <c:manualLayout>
                  <c:x val="0"/>
                  <c:y val="-2.9878618113912233E-2"/>
                </c:manualLayout>
              </c:layout>
              <c:dLblPos val="r"/>
              <c:showLegendKey val="0"/>
              <c:showVal val="1"/>
              <c:showCatName val="0"/>
              <c:showSerName val="0"/>
              <c:showPercent val="0"/>
              <c:showBubbleSize val="0"/>
              <c:extLst>
                <c:ext xmlns:c15="http://schemas.microsoft.com/office/drawing/2012/chart" uri="{CE6537A1-D6FC-4f65-9D91-7224C49458BB}"/>
              </c:extLst>
            </c:dLbl>
            <c:dLbl>
              <c:idx val="1"/>
              <c:layout>
                <c:manualLayout>
                  <c:x val="3.059344840464203E-17"/>
                  <c:y val="-3.7348272642390289E-2"/>
                </c:manualLayout>
              </c:layout>
              <c:dLblPos val="r"/>
              <c:showLegendKey val="0"/>
              <c:showVal val="1"/>
              <c:showCatName val="0"/>
              <c:showSerName val="0"/>
              <c:showPercent val="0"/>
              <c:showBubbleSize val="0"/>
              <c:extLst>
                <c:ext xmlns:c15="http://schemas.microsoft.com/office/drawing/2012/chart" uri="{CE6537A1-D6FC-4f65-9D91-7224C49458BB}"/>
              </c:extLst>
            </c:dLbl>
            <c:dLbl>
              <c:idx val="2"/>
              <c:layout>
                <c:manualLayout>
                  <c:x val="0"/>
                  <c:y val="-3.3613445378151259E-2"/>
                </c:manualLayout>
              </c:layout>
              <c:dLblPos val="r"/>
              <c:showLegendKey val="0"/>
              <c:showVal val="1"/>
              <c:showCatName val="0"/>
              <c:showSerName val="0"/>
              <c:showPercent val="0"/>
              <c:showBubbleSize val="0"/>
              <c:extLst>
                <c:ext xmlns:c15="http://schemas.microsoft.com/office/drawing/2012/chart" uri="{CE6537A1-D6FC-4f65-9D91-7224C49458BB}"/>
              </c:extLst>
            </c:dLbl>
            <c:dLbl>
              <c:idx val="3"/>
              <c:layout>
                <c:manualLayout>
                  <c:x val="0"/>
                  <c:y val="-2.9878618113912233E-2"/>
                </c:manualLayout>
              </c:layout>
              <c:dLblPos val="r"/>
              <c:showLegendKey val="0"/>
              <c:showVal val="1"/>
              <c:showCatName val="0"/>
              <c:showSerName val="0"/>
              <c:showPercent val="0"/>
              <c:showBubbleSize val="0"/>
              <c:extLst>
                <c:ext xmlns:c15="http://schemas.microsoft.com/office/drawing/2012/chart" uri="{CE6537A1-D6FC-4f65-9D91-7224C49458BB}"/>
              </c:extLst>
            </c:dLbl>
            <c:dLbl>
              <c:idx val="4"/>
              <c:layout>
                <c:manualLayout>
                  <c:x val="0"/>
                  <c:y val="-2.2408963585434174E-2"/>
                </c:manualLayout>
              </c:layout>
              <c:dLblPos val="r"/>
              <c:showLegendKey val="0"/>
              <c:showVal val="1"/>
              <c:showCatName val="0"/>
              <c:showSerName val="0"/>
              <c:showPercent val="0"/>
              <c:showBubbleSize val="0"/>
              <c:extLst>
                <c:ext xmlns:c15="http://schemas.microsoft.com/office/drawing/2012/chart" uri="{CE6537A1-D6FC-4f65-9D91-7224C49458BB}"/>
              </c:extLst>
            </c:dLbl>
            <c:dLbl>
              <c:idx val="5"/>
              <c:layout>
                <c:manualLayout>
                  <c:x val="-5.0062584800894139E-3"/>
                  <c:y val="0"/>
                </c:manualLayout>
              </c:layout>
              <c:dLblPos val="r"/>
              <c:showLegendKey val="0"/>
              <c:showVal val="1"/>
              <c:showCatName val="0"/>
              <c:showSerName val="0"/>
              <c:showPercent val="0"/>
              <c:showBubbleSize val="0"/>
              <c:extLst>
                <c:ext xmlns:c15="http://schemas.microsoft.com/office/drawing/2012/chart" uri="{CE6537A1-D6FC-4f65-9D91-7224C49458BB}"/>
              </c:extLst>
            </c:dLbl>
            <c:spPr>
              <a:noFill/>
              <a:ln w="25400">
                <a:noFill/>
              </a:ln>
            </c:spPr>
            <c:txPr>
              <a:bodyPr/>
              <a:lstStyle/>
              <a:p>
                <a:pPr>
                  <a:defRPr sz="1000" b="0" i="0" u="none" strike="noStrike" baseline="0">
                    <a:solidFill>
                      <a:srgbClr val="333333"/>
                    </a:solidFill>
                    <a:latin typeface="Calibri"/>
                    <a:ea typeface="Calibri"/>
                    <a:cs typeface="Calibri"/>
                  </a:defRPr>
                </a:pPr>
                <a:endParaRPr lang="es-AR"/>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MuCommander!$B$31:$G$31</c:f>
              <c:strCache>
                <c:ptCount val="6"/>
                <c:pt idx="0">
                  <c:v>CloudLoop</c:v>
                </c:pt>
                <c:pt idx="1">
                  <c:v>Dasein</c:v>
                </c:pt>
                <c:pt idx="2">
                  <c:v>JClouds</c:v>
                </c:pt>
                <c:pt idx="3">
                  <c:v>JetS3t</c:v>
                </c:pt>
                <c:pt idx="4">
                  <c:v>libcloud</c:v>
                </c:pt>
                <c:pt idx="5">
                  <c:v>Original</c:v>
                </c:pt>
              </c:strCache>
            </c:strRef>
          </c:cat>
          <c:val>
            <c:numRef>
              <c:f>MuCommander!$B$32:$G$32</c:f>
              <c:numCache>
                <c:formatCode>General</c:formatCode>
                <c:ptCount val="6"/>
                <c:pt idx="0">
                  <c:v>48</c:v>
                </c:pt>
                <c:pt idx="1">
                  <c:v>45</c:v>
                </c:pt>
                <c:pt idx="2">
                  <c:v>49</c:v>
                </c:pt>
                <c:pt idx="3">
                  <c:v>53</c:v>
                </c:pt>
                <c:pt idx="4">
                  <c:v>49</c:v>
                </c:pt>
                <c:pt idx="5">
                  <c:v>35</c:v>
                </c:pt>
              </c:numCache>
            </c:numRef>
          </c:val>
          <c:smooth val="0"/>
        </c:ser>
        <c:dLbls>
          <c:showLegendKey val="0"/>
          <c:showVal val="0"/>
          <c:showCatName val="0"/>
          <c:showSerName val="0"/>
          <c:showPercent val="0"/>
          <c:showBubbleSize val="0"/>
        </c:dLbls>
        <c:marker val="1"/>
        <c:smooth val="0"/>
        <c:axId val="360016128"/>
        <c:axId val="360022400"/>
      </c:lineChart>
      <c:catAx>
        <c:axId val="360016128"/>
        <c:scaling>
          <c:orientation val="minMax"/>
        </c:scaling>
        <c:delete val="0"/>
        <c:axPos val="b"/>
        <c:title>
          <c:tx>
            <c:rich>
              <a:bodyPr/>
              <a:lstStyle/>
              <a:p>
                <a:pPr>
                  <a:defRPr/>
                </a:pPr>
                <a:r>
                  <a:rPr lang="es-ES_tradnl" b="1"/>
                  <a:t>Frameworks</a:t>
                </a:r>
              </a:p>
            </c:rich>
          </c:tx>
          <c:overlay val="0"/>
        </c:title>
        <c:numFmt formatCode="General" sourceLinked="1"/>
        <c:majorTickMark val="none"/>
        <c:minorTickMark val="none"/>
        <c:tickLblPos val="nextTo"/>
        <c:txPr>
          <a:bodyPr rot="0" vert="horz"/>
          <a:lstStyle/>
          <a:p>
            <a:pPr>
              <a:defRPr sz="1000" b="0" i="0" u="none" strike="noStrike" baseline="0">
                <a:solidFill>
                  <a:srgbClr val="333333"/>
                </a:solidFill>
                <a:latin typeface="Calibri"/>
                <a:ea typeface="Calibri"/>
                <a:cs typeface="Calibri"/>
              </a:defRPr>
            </a:pPr>
            <a:endParaRPr lang="es-AR"/>
          </a:p>
        </c:txPr>
        <c:crossAx val="360022400"/>
        <c:crosses val="autoZero"/>
        <c:auto val="1"/>
        <c:lblAlgn val="ctr"/>
        <c:lblOffset val="100"/>
        <c:noMultiLvlLbl val="0"/>
      </c:catAx>
      <c:valAx>
        <c:axId val="360022400"/>
        <c:scaling>
          <c:orientation val="minMax"/>
        </c:scaling>
        <c:delete val="0"/>
        <c:axPos val="l"/>
        <c:majorGridlines>
          <c:spPr>
            <a:ln w="9525" cap="flat" cmpd="sng" algn="ctr">
              <a:solidFill>
                <a:schemeClr val="accent6">
                  <a:shade val="95000"/>
                  <a:satMod val="105000"/>
                </a:schemeClr>
              </a:solidFill>
              <a:prstDash val="solid"/>
            </a:ln>
            <a:effectLst/>
          </c:spPr>
        </c:majorGridlines>
        <c:title>
          <c:tx>
            <c:rich>
              <a:bodyPr rot="-5400000" vert="horz"/>
              <a:lstStyle/>
              <a:p>
                <a:pPr>
                  <a:defRPr/>
                </a:pPr>
                <a:r>
                  <a:rPr lang="es-ES_tradnl" b="1"/>
                  <a:t>MB</a:t>
                </a:r>
              </a:p>
            </c:rich>
          </c:tx>
          <c:overlay val="0"/>
        </c:title>
        <c:numFmt formatCode="General" sourceLinked="1"/>
        <c:majorTickMark val="none"/>
        <c:minorTickMark val="none"/>
        <c:tickLblPos val="nextTo"/>
        <c:txPr>
          <a:bodyPr rot="0" vert="horz"/>
          <a:lstStyle/>
          <a:p>
            <a:pPr>
              <a:defRPr sz="1000" b="0" i="0" u="none" strike="noStrike" baseline="0">
                <a:solidFill>
                  <a:srgbClr val="333333"/>
                </a:solidFill>
                <a:latin typeface="Calibri"/>
                <a:ea typeface="Calibri"/>
                <a:cs typeface="Calibri"/>
              </a:defRPr>
            </a:pPr>
            <a:endParaRPr lang="es-AR"/>
          </a:p>
        </c:txPr>
        <c:crossAx val="360016128"/>
        <c:crosses val="autoZero"/>
        <c:crossBetween val="between"/>
      </c:valAx>
    </c:plotArea>
    <c:legend>
      <c:legendPos val="r"/>
      <c:layout>
        <c:manualLayout>
          <c:xMode val="edge"/>
          <c:yMode val="edge"/>
          <c:x val="0.81268291400996651"/>
          <c:y val="0.37903060137037831"/>
          <c:w val="0.17813947224056317"/>
          <c:h val="0.23237748684669243"/>
        </c:manualLayout>
      </c:layout>
      <c:overlay val="0"/>
      <c:txPr>
        <a:bodyPr/>
        <a:lstStyle/>
        <a:p>
          <a:pPr>
            <a:defRPr sz="920" b="0" i="0" u="none" strike="noStrike" baseline="0">
              <a:solidFill>
                <a:srgbClr val="333333"/>
              </a:solidFill>
              <a:latin typeface="Calibri"/>
              <a:ea typeface="Calibri"/>
              <a:cs typeface="Calibri"/>
            </a:defRPr>
          </a:pPr>
          <a:endParaRPr lang="es-AR"/>
        </a:p>
      </c:txPr>
    </c:legend>
    <c:plotVisOnly val="1"/>
    <c:dispBlanksAs val="gap"/>
    <c:showDLblsOverMax val="0"/>
  </c:chart>
  <c:txPr>
    <a:bodyPr/>
    <a:lstStyle/>
    <a:p>
      <a:pPr>
        <a:defRPr sz="1000" b="0" i="0" u="none" strike="noStrike" baseline="0">
          <a:solidFill>
            <a:srgbClr val="333333"/>
          </a:solidFill>
          <a:latin typeface="Calibri"/>
          <a:ea typeface="Calibri"/>
          <a:cs typeface="Calibri"/>
        </a:defRPr>
      </a:pPr>
      <a:endParaRPr lang="es-AR"/>
    </a:p>
  </c:txPr>
  <c:externalData r:id="rId2">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s-AR"/>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7.8534776902887141E-2"/>
          <c:y val="4.0092433072887859E-2"/>
          <c:w val="0.74116469816272967"/>
          <c:h val="0.79286950553082913"/>
        </c:manualLayout>
      </c:layout>
      <c:lineChart>
        <c:grouping val="standard"/>
        <c:varyColors val="0"/>
        <c:ser>
          <c:idx val="0"/>
          <c:order val="0"/>
          <c:tx>
            <c:strRef>
              <c:f>neoedit!$A$27</c:f>
              <c:strCache>
                <c:ptCount val="1"/>
                <c:pt idx="0">
                  <c:v>Consumo de memoria (MB)</c:v>
                </c:pt>
              </c:strCache>
            </c:strRef>
          </c:tx>
          <c:dLbls>
            <c:dLbl>
              <c:idx val="0"/>
              <c:layout>
                <c:manualLayout>
                  <c:x val="-1.5277601289623993E-17"/>
                  <c:y val="-1.825397167616017E-2"/>
                </c:manualLayout>
              </c:layout>
              <c:dLblPos val="r"/>
              <c:showLegendKey val="0"/>
              <c:showVal val="1"/>
              <c:showCatName val="0"/>
              <c:showSerName val="0"/>
              <c:showPercent val="0"/>
              <c:showBubbleSize val="0"/>
              <c:extLst>
                <c:ext xmlns:c15="http://schemas.microsoft.com/office/drawing/2012/chart" uri="{CE6537A1-D6FC-4f65-9D91-7224C49458BB}"/>
              </c:extLst>
            </c:dLbl>
            <c:dLbl>
              <c:idx val="1"/>
              <c:layout>
                <c:manualLayout>
                  <c:x val="0"/>
                  <c:y val="1.4603177340928135E-2"/>
                </c:manualLayout>
              </c:layout>
              <c:dLblPos val="r"/>
              <c:showLegendKey val="0"/>
              <c:showVal val="1"/>
              <c:showCatName val="0"/>
              <c:showSerName val="0"/>
              <c:showPercent val="0"/>
              <c:showBubbleSize val="0"/>
              <c:extLst>
                <c:ext xmlns:c15="http://schemas.microsoft.com/office/drawing/2012/chart" uri="{CE6537A1-D6FC-4f65-9D91-7224C49458BB}"/>
              </c:extLst>
            </c:dLbl>
            <c:dLbl>
              <c:idx val="2"/>
              <c:layout>
                <c:manualLayout>
                  <c:x val="0"/>
                  <c:y val="-1.0952383005696068E-2"/>
                </c:manualLayout>
              </c:layout>
              <c:dLblPos val="r"/>
              <c:showLegendKey val="0"/>
              <c:showVal val="1"/>
              <c:showCatName val="0"/>
              <c:showSerName val="0"/>
              <c:showPercent val="0"/>
              <c:showBubbleSize val="0"/>
              <c:extLst>
                <c:ext xmlns:c15="http://schemas.microsoft.com/office/drawing/2012/chart" uri="{CE6537A1-D6FC-4f65-9D91-7224C49458BB}"/>
              </c:extLst>
            </c:dLbl>
            <c:dLbl>
              <c:idx val="3"/>
              <c:layout>
                <c:manualLayout>
                  <c:x val="-1.3333333333333334E-2"/>
                  <c:y val="-2.920635468185627E-2"/>
                </c:manualLayout>
              </c:layout>
              <c:dLblPos val="r"/>
              <c:showLegendKey val="0"/>
              <c:showVal val="1"/>
              <c:showCatName val="0"/>
              <c:showSerName val="0"/>
              <c:showPercent val="0"/>
              <c:showBubbleSize val="0"/>
              <c:extLst>
                <c:ext xmlns:c15="http://schemas.microsoft.com/office/drawing/2012/chart" uri="{CE6537A1-D6FC-4f65-9D91-7224C49458BB}"/>
              </c:extLst>
            </c:dLbl>
            <c:dLbl>
              <c:idx val="4"/>
              <c:layout>
                <c:manualLayout>
                  <c:x val="6.111040515849597E-17"/>
                  <c:y val="3.6507943352320337E-3"/>
                </c:manualLayout>
              </c:layout>
              <c:dLblPos val="r"/>
              <c:showLegendKey val="0"/>
              <c:showVal val="1"/>
              <c:showCatName val="0"/>
              <c:showSerName val="0"/>
              <c:showPercent val="0"/>
              <c:showBubbleSize val="0"/>
              <c:extLst>
                <c:ext xmlns:c15="http://schemas.microsoft.com/office/drawing/2012/chart" uri="{CE6537A1-D6FC-4f65-9D91-7224C49458BB}"/>
              </c:extLst>
            </c:dLbl>
            <c:dLbl>
              <c:idx val="5"/>
              <c:layout>
                <c:manualLayout>
                  <c:x val="-5.0000000000000001E-3"/>
                  <c:y val="-1.0952383005696101E-2"/>
                </c:manualLayout>
              </c:layout>
              <c:dLblPos val="r"/>
              <c:showLegendKey val="0"/>
              <c:showVal val="1"/>
              <c:showCatName val="0"/>
              <c:showSerName val="0"/>
              <c:showPercent val="0"/>
              <c:showBubbleSize val="0"/>
              <c:extLst>
                <c:ext xmlns:c15="http://schemas.microsoft.com/office/drawing/2012/chart" uri="{CE6537A1-D6FC-4f65-9D91-7224C49458BB}"/>
              </c:extLst>
            </c:dLbl>
            <c:spPr>
              <a:noFill/>
              <a:ln w="25400">
                <a:noFill/>
              </a:ln>
            </c:spPr>
            <c:txPr>
              <a:bodyPr/>
              <a:lstStyle/>
              <a:p>
                <a:pPr>
                  <a:defRPr sz="1000" b="0" i="0" u="none" strike="noStrike" baseline="0">
                    <a:solidFill>
                      <a:srgbClr val="333333"/>
                    </a:solidFill>
                    <a:latin typeface="Calibri"/>
                    <a:ea typeface="Calibri"/>
                    <a:cs typeface="Calibri"/>
                  </a:defRPr>
                </a:pPr>
                <a:endParaRPr lang="es-AR"/>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neoedit!$B$26:$H$26</c:f>
              <c:strCache>
                <c:ptCount val="7"/>
                <c:pt idx="0">
                  <c:v>CloudLoop</c:v>
                </c:pt>
                <c:pt idx="1">
                  <c:v>Dasein</c:v>
                </c:pt>
                <c:pt idx="2">
                  <c:v>JClouds</c:v>
                </c:pt>
                <c:pt idx="3">
                  <c:v>JetS3t</c:v>
                </c:pt>
                <c:pt idx="4">
                  <c:v>libcloud</c:v>
                </c:pt>
                <c:pt idx="5">
                  <c:v>Aether</c:v>
                </c:pt>
                <c:pt idx="6">
                  <c:v>Original</c:v>
                </c:pt>
              </c:strCache>
            </c:strRef>
          </c:cat>
          <c:val>
            <c:numRef>
              <c:f>neoedit!$B$27:$H$27</c:f>
              <c:numCache>
                <c:formatCode>General</c:formatCode>
                <c:ptCount val="7"/>
                <c:pt idx="0">
                  <c:v>37.4</c:v>
                </c:pt>
                <c:pt idx="1">
                  <c:v>34.4</c:v>
                </c:pt>
                <c:pt idx="2">
                  <c:v>43</c:v>
                </c:pt>
                <c:pt idx="3">
                  <c:v>31.7</c:v>
                </c:pt>
                <c:pt idx="4">
                  <c:v>33.4</c:v>
                </c:pt>
                <c:pt idx="5">
                  <c:v>42</c:v>
                </c:pt>
                <c:pt idx="6">
                  <c:v>32</c:v>
                </c:pt>
              </c:numCache>
            </c:numRef>
          </c:val>
          <c:smooth val="0"/>
        </c:ser>
        <c:dLbls>
          <c:showLegendKey val="0"/>
          <c:showVal val="0"/>
          <c:showCatName val="0"/>
          <c:showSerName val="0"/>
          <c:showPercent val="0"/>
          <c:showBubbleSize val="0"/>
        </c:dLbls>
        <c:marker val="1"/>
        <c:smooth val="0"/>
        <c:axId val="265276032"/>
        <c:axId val="330593024"/>
      </c:lineChart>
      <c:catAx>
        <c:axId val="265276032"/>
        <c:scaling>
          <c:orientation val="minMax"/>
        </c:scaling>
        <c:delete val="0"/>
        <c:axPos val="b"/>
        <c:title>
          <c:tx>
            <c:rich>
              <a:bodyPr/>
              <a:lstStyle/>
              <a:p>
                <a:pPr>
                  <a:defRPr/>
                </a:pPr>
                <a:r>
                  <a:rPr lang="es-ES_tradnl" b="1"/>
                  <a:t>Frameworks</a:t>
                </a:r>
              </a:p>
            </c:rich>
          </c:tx>
          <c:overlay val="0"/>
        </c:title>
        <c:numFmt formatCode="General" sourceLinked="1"/>
        <c:majorTickMark val="none"/>
        <c:minorTickMark val="none"/>
        <c:tickLblPos val="nextTo"/>
        <c:txPr>
          <a:bodyPr rot="0" vert="horz"/>
          <a:lstStyle/>
          <a:p>
            <a:pPr>
              <a:defRPr sz="1000" b="0" i="0" u="none" strike="noStrike" baseline="0">
                <a:solidFill>
                  <a:srgbClr val="333333"/>
                </a:solidFill>
                <a:latin typeface="Calibri"/>
                <a:ea typeface="Calibri"/>
                <a:cs typeface="Calibri"/>
              </a:defRPr>
            </a:pPr>
            <a:endParaRPr lang="es-AR"/>
          </a:p>
        </c:txPr>
        <c:crossAx val="330593024"/>
        <c:crosses val="autoZero"/>
        <c:auto val="1"/>
        <c:lblAlgn val="ctr"/>
        <c:lblOffset val="100"/>
        <c:noMultiLvlLbl val="0"/>
      </c:catAx>
      <c:valAx>
        <c:axId val="330593024"/>
        <c:scaling>
          <c:orientation val="minMax"/>
        </c:scaling>
        <c:delete val="0"/>
        <c:axPos val="l"/>
        <c:majorGridlines>
          <c:spPr>
            <a:ln w="9525" cap="flat" cmpd="sng" algn="ctr">
              <a:solidFill>
                <a:schemeClr val="accent6">
                  <a:shade val="95000"/>
                  <a:satMod val="105000"/>
                </a:schemeClr>
              </a:solidFill>
              <a:prstDash val="solid"/>
            </a:ln>
            <a:effectLst/>
          </c:spPr>
        </c:majorGridlines>
        <c:title>
          <c:tx>
            <c:rich>
              <a:bodyPr rot="-5400000" vert="horz"/>
              <a:lstStyle/>
              <a:p>
                <a:pPr>
                  <a:defRPr b="1"/>
                </a:pPr>
                <a:r>
                  <a:rPr lang="es-ES_tradnl" b="1"/>
                  <a:t>MB</a:t>
                </a:r>
              </a:p>
            </c:rich>
          </c:tx>
          <c:overlay val="0"/>
        </c:title>
        <c:numFmt formatCode="General" sourceLinked="1"/>
        <c:majorTickMark val="none"/>
        <c:minorTickMark val="none"/>
        <c:tickLblPos val="nextTo"/>
        <c:txPr>
          <a:bodyPr rot="0" vert="horz"/>
          <a:lstStyle/>
          <a:p>
            <a:pPr>
              <a:defRPr sz="1000" b="0" i="0" u="none" strike="noStrike" baseline="0">
                <a:solidFill>
                  <a:srgbClr val="333333"/>
                </a:solidFill>
                <a:latin typeface="Calibri"/>
                <a:ea typeface="Calibri"/>
                <a:cs typeface="Calibri"/>
              </a:defRPr>
            </a:pPr>
            <a:endParaRPr lang="es-AR"/>
          </a:p>
        </c:txPr>
        <c:crossAx val="265276032"/>
        <c:crosses val="autoZero"/>
        <c:crossBetween val="between"/>
      </c:valAx>
    </c:plotArea>
    <c:legend>
      <c:legendPos val="r"/>
      <c:layout>
        <c:manualLayout>
          <c:xMode val="edge"/>
          <c:yMode val="edge"/>
          <c:x val="0.81916666666666671"/>
          <c:y val="0.37774668367774905"/>
          <c:w val="0.16625000000000001"/>
          <c:h val="0.18500973720493738"/>
        </c:manualLayout>
      </c:layout>
      <c:overlay val="0"/>
      <c:txPr>
        <a:bodyPr/>
        <a:lstStyle/>
        <a:p>
          <a:pPr>
            <a:defRPr sz="920" b="0" i="0" u="none" strike="noStrike" baseline="0">
              <a:solidFill>
                <a:srgbClr val="333333"/>
              </a:solidFill>
              <a:latin typeface="Calibri"/>
              <a:ea typeface="Calibri"/>
              <a:cs typeface="Calibri"/>
            </a:defRPr>
          </a:pPr>
          <a:endParaRPr lang="es-AR"/>
        </a:p>
      </c:txPr>
    </c:legend>
    <c:plotVisOnly val="1"/>
    <c:dispBlanksAs val="gap"/>
    <c:showDLblsOverMax val="0"/>
  </c:chart>
  <c:txPr>
    <a:bodyPr/>
    <a:lstStyle/>
    <a:p>
      <a:pPr>
        <a:defRPr sz="1000" b="0" i="0" u="none" strike="noStrike" baseline="0">
          <a:solidFill>
            <a:srgbClr val="333333"/>
          </a:solidFill>
          <a:latin typeface="Calibri"/>
          <a:ea typeface="Calibri"/>
          <a:cs typeface="Calibri"/>
        </a:defRPr>
      </a:pPr>
      <a:endParaRPr lang="es-AR"/>
    </a:p>
  </c:txPr>
  <c:externalData r:id="rId2">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c:date1904 val="0"/>
  <c:lang val="es-AR"/>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8.7093643957834435E-2"/>
          <c:y val="3.8828486817502644E-2"/>
          <c:w val="0.73141229686714693"/>
          <c:h val="0.79939946125550265"/>
        </c:manualLayout>
      </c:layout>
      <c:lineChart>
        <c:grouping val="standard"/>
        <c:varyColors val="0"/>
        <c:ser>
          <c:idx val="1"/>
          <c:order val="0"/>
          <c:tx>
            <c:strRef>
              <c:f>MuCommander!$A$33</c:f>
              <c:strCache>
                <c:ptCount val="1"/>
                <c:pt idx="0">
                  <c:v>Consumo de CPU (Segs)</c:v>
                </c:pt>
              </c:strCache>
            </c:strRef>
          </c:tx>
          <c:dLbls>
            <c:dLbl>
              <c:idx val="0"/>
              <c:layout>
                <c:manualLayout>
                  <c:x val="0"/>
                  <c:y val="-4.4817927170868348E-2"/>
                </c:manualLayout>
              </c:layout>
              <c:dLblPos val="r"/>
              <c:showLegendKey val="0"/>
              <c:showVal val="1"/>
              <c:showCatName val="0"/>
              <c:showSerName val="0"/>
              <c:showPercent val="0"/>
              <c:showBubbleSize val="0"/>
              <c:extLst>
                <c:ext xmlns:c15="http://schemas.microsoft.com/office/drawing/2012/chart" uri="{CE6537A1-D6FC-4f65-9D91-7224C49458BB}"/>
              </c:extLst>
            </c:dLbl>
            <c:dLbl>
              <c:idx val="1"/>
              <c:layout>
                <c:manualLayout>
                  <c:x val="3.059344840464203E-17"/>
                  <c:y val="-4.1083099906629318E-2"/>
                </c:manualLayout>
              </c:layout>
              <c:dLblPos val="r"/>
              <c:showLegendKey val="0"/>
              <c:showVal val="1"/>
              <c:showCatName val="0"/>
              <c:showSerName val="0"/>
              <c:showPercent val="0"/>
              <c:showBubbleSize val="0"/>
              <c:extLst>
                <c:ext xmlns:c15="http://schemas.microsoft.com/office/drawing/2012/chart" uri="{CE6537A1-D6FC-4f65-9D91-7224C49458BB}"/>
              </c:extLst>
            </c:dLbl>
            <c:dLbl>
              <c:idx val="2"/>
              <c:layout>
                <c:manualLayout>
                  <c:x val="0"/>
                  <c:y val="-2.6143790849673203E-2"/>
                </c:manualLayout>
              </c:layout>
              <c:dLblPos val="r"/>
              <c:showLegendKey val="0"/>
              <c:showVal val="1"/>
              <c:showCatName val="0"/>
              <c:showSerName val="0"/>
              <c:showPercent val="0"/>
              <c:showBubbleSize val="0"/>
              <c:extLst>
                <c:ext xmlns:c15="http://schemas.microsoft.com/office/drawing/2012/chart" uri="{CE6537A1-D6FC-4f65-9D91-7224C49458BB}"/>
              </c:extLst>
            </c:dLbl>
            <c:dLbl>
              <c:idx val="3"/>
              <c:layout>
                <c:manualLayout>
                  <c:x val="0"/>
                  <c:y val="-7.4696545284780582E-3"/>
                </c:manualLayout>
              </c:layout>
              <c:dLblPos val="r"/>
              <c:showLegendKey val="0"/>
              <c:showVal val="1"/>
              <c:showCatName val="0"/>
              <c:showSerName val="0"/>
              <c:showPercent val="0"/>
              <c:showBubbleSize val="0"/>
              <c:extLst>
                <c:ext xmlns:c15="http://schemas.microsoft.com/office/drawing/2012/chart" uri="{CE6537A1-D6FC-4f65-9D91-7224C49458BB}"/>
              </c:extLst>
            </c:dLbl>
            <c:dLbl>
              <c:idx val="4"/>
              <c:layout>
                <c:manualLayout>
                  <c:x val="0"/>
                  <c:y val="-1.1204481792717087E-2"/>
                </c:manualLayout>
              </c:layout>
              <c:dLblPos val="r"/>
              <c:showLegendKey val="0"/>
              <c:showVal val="1"/>
              <c:showCatName val="0"/>
              <c:showSerName val="0"/>
              <c:showPercent val="0"/>
              <c:showBubbleSize val="0"/>
              <c:extLst>
                <c:ext xmlns:c15="http://schemas.microsoft.com/office/drawing/2012/chart" uri="{CE6537A1-D6FC-4f65-9D91-7224C49458BB}"/>
              </c:extLst>
            </c:dLbl>
            <c:dLbl>
              <c:idx val="5"/>
              <c:layout>
                <c:manualLayout>
                  <c:x val="0"/>
                  <c:y val="-1.1204481792717087E-2"/>
                </c:manualLayout>
              </c:layout>
              <c:dLblPos val="r"/>
              <c:showLegendKey val="0"/>
              <c:showVal val="1"/>
              <c:showCatName val="0"/>
              <c:showSerName val="0"/>
              <c:showPercent val="0"/>
              <c:showBubbleSize val="0"/>
              <c:extLst>
                <c:ext xmlns:c15="http://schemas.microsoft.com/office/drawing/2012/chart" uri="{CE6537A1-D6FC-4f65-9D91-7224C49458BB}"/>
              </c:extLst>
            </c:dLbl>
            <c:spPr>
              <a:noFill/>
              <a:ln w="25400">
                <a:noFill/>
              </a:ln>
            </c:spPr>
            <c:txPr>
              <a:bodyPr/>
              <a:lstStyle/>
              <a:p>
                <a:pPr>
                  <a:defRPr sz="1000" b="0" i="0" u="none" strike="noStrike" baseline="0">
                    <a:solidFill>
                      <a:srgbClr val="333333"/>
                    </a:solidFill>
                    <a:latin typeface="Calibri"/>
                    <a:ea typeface="Calibri"/>
                    <a:cs typeface="Calibri"/>
                  </a:defRPr>
                </a:pPr>
                <a:endParaRPr lang="es-AR"/>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MuCommander!$B$31:$G$31</c:f>
              <c:strCache>
                <c:ptCount val="6"/>
                <c:pt idx="0">
                  <c:v>CloudLoop</c:v>
                </c:pt>
                <c:pt idx="1">
                  <c:v>Dasein</c:v>
                </c:pt>
                <c:pt idx="2">
                  <c:v>JClouds</c:v>
                </c:pt>
                <c:pt idx="3">
                  <c:v>JetS3t</c:v>
                </c:pt>
                <c:pt idx="4">
                  <c:v>libcloud</c:v>
                </c:pt>
                <c:pt idx="5">
                  <c:v>Original</c:v>
                </c:pt>
              </c:strCache>
            </c:strRef>
          </c:cat>
          <c:val>
            <c:numRef>
              <c:f>MuCommander!$B$33:$G$33</c:f>
              <c:numCache>
                <c:formatCode>General</c:formatCode>
                <c:ptCount val="6"/>
                <c:pt idx="0">
                  <c:v>104</c:v>
                </c:pt>
                <c:pt idx="1">
                  <c:v>97</c:v>
                </c:pt>
                <c:pt idx="2">
                  <c:v>111</c:v>
                </c:pt>
                <c:pt idx="3">
                  <c:v>103</c:v>
                </c:pt>
                <c:pt idx="4">
                  <c:v>164</c:v>
                </c:pt>
                <c:pt idx="5">
                  <c:v>81</c:v>
                </c:pt>
              </c:numCache>
            </c:numRef>
          </c:val>
          <c:smooth val="0"/>
        </c:ser>
        <c:dLbls>
          <c:showLegendKey val="0"/>
          <c:showVal val="0"/>
          <c:showCatName val="0"/>
          <c:showSerName val="0"/>
          <c:showPercent val="0"/>
          <c:showBubbleSize val="0"/>
        </c:dLbls>
        <c:marker val="1"/>
        <c:smooth val="0"/>
        <c:axId val="360043648"/>
        <c:axId val="360045568"/>
      </c:lineChart>
      <c:catAx>
        <c:axId val="360043648"/>
        <c:scaling>
          <c:orientation val="minMax"/>
        </c:scaling>
        <c:delete val="0"/>
        <c:axPos val="b"/>
        <c:title>
          <c:tx>
            <c:rich>
              <a:bodyPr/>
              <a:lstStyle/>
              <a:p>
                <a:pPr>
                  <a:defRPr/>
                </a:pPr>
                <a:r>
                  <a:rPr lang="es-ES_tradnl" b="1"/>
                  <a:t>Frameworks</a:t>
                </a:r>
              </a:p>
            </c:rich>
          </c:tx>
          <c:overlay val="0"/>
        </c:title>
        <c:numFmt formatCode="General" sourceLinked="1"/>
        <c:majorTickMark val="none"/>
        <c:minorTickMark val="none"/>
        <c:tickLblPos val="nextTo"/>
        <c:txPr>
          <a:bodyPr rot="0" vert="horz"/>
          <a:lstStyle/>
          <a:p>
            <a:pPr>
              <a:defRPr sz="1000" b="0" i="0" u="none" strike="noStrike" baseline="0">
                <a:solidFill>
                  <a:srgbClr val="333333"/>
                </a:solidFill>
                <a:latin typeface="Calibri"/>
                <a:ea typeface="Calibri"/>
                <a:cs typeface="Calibri"/>
              </a:defRPr>
            </a:pPr>
            <a:endParaRPr lang="es-AR"/>
          </a:p>
        </c:txPr>
        <c:crossAx val="360045568"/>
        <c:crosses val="autoZero"/>
        <c:auto val="1"/>
        <c:lblAlgn val="ctr"/>
        <c:lblOffset val="100"/>
        <c:noMultiLvlLbl val="0"/>
      </c:catAx>
      <c:valAx>
        <c:axId val="360045568"/>
        <c:scaling>
          <c:orientation val="minMax"/>
        </c:scaling>
        <c:delete val="0"/>
        <c:axPos val="l"/>
        <c:majorGridlines>
          <c:spPr>
            <a:ln w="9525" cap="flat" cmpd="sng" algn="ctr">
              <a:solidFill>
                <a:schemeClr val="accent6">
                  <a:shade val="95000"/>
                  <a:satMod val="105000"/>
                </a:schemeClr>
              </a:solidFill>
              <a:prstDash val="solid"/>
            </a:ln>
            <a:effectLst/>
          </c:spPr>
        </c:majorGridlines>
        <c:title>
          <c:tx>
            <c:rich>
              <a:bodyPr rot="-5400000" vert="horz"/>
              <a:lstStyle/>
              <a:p>
                <a:pPr>
                  <a:defRPr/>
                </a:pPr>
                <a:r>
                  <a:rPr lang="es-ES_tradnl" b="1"/>
                  <a:t>Segs</a:t>
                </a:r>
              </a:p>
            </c:rich>
          </c:tx>
          <c:overlay val="0"/>
        </c:title>
        <c:numFmt formatCode="General" sourceLinked="1"/>
        <c:majorTickMark val="none"/>
        <c:minorTickMark val="none"/>
        <c:tickLblPos val="nextTo"/>
        <c:txPr>
          <a:bodyPr rot="0" vert="horz"/>
          <a:lstStyle/>
          <a:p>
            <a:pPr>
              <a:defRPr sz="1000" b="0" i="0" u="none" strike="noStrike" baseline="0">
                <a:solidFill>
                  <a:srgbClr val="333333"/>
                </a:solidFill>
                <a:latin typeface="Calibri"/>
                <a:ea typeface="Calibri"/>
                <a:cs typeface="Calibri"/>
              </a:defRPr>
            </a:pPr>
            <a:endParaRPr lang="es-AR"/>
          </a:p>
        </c:txPr>
        <c:crossAx val="360043648"/>
        <c:crosses val="autoZero"/>
        <c:crossBetween val="between"/>
      </c:valAx>
    </c:plotArea>
    <c:legend>
      <c:legendPos val="r"/>
      <c:layout>
        <c:manualLayout>
          <c:xMode val="edge"/>
          <c:yMode val="edge"/>
          <c:x val="0.81768917183224432"/>
          <c:y val="0.30908524136381338"/>
          <c:w val="0.16979570920343343"/>
          <c:h val="0.24286929084767719"/>
        </c:manualLayout>
      </c:layout>
      <c:overlay val="0"/>
      <c:txPr>
        <a:bodyPr/>
        <a:lstStyle/>
        <a:p>
          <a:pPr>
            <a:defRPr sz="920" b="0" i="0" u="none" strike="noStrike" baseline="0">
              <a:solidFill>
                <a:srgbClr val="333333"/>
              </a:solidFill>
              <a:latin typeface="Calibri"/>
              <a:ea typeface="Calibri"/>
              <a:cs typeface="Calibri"/>
            </a:defRPr>
          </a:pPr>
          <a:endParaRPr lang="es-AR"/>
        </a:p>
      </c:txPr>
    </c:legend>
    <c:plotVisOnly val="1"/>
    <c:dispBlanksAs val="gap"/>
    <c:showDLblsOverMax val="0"/>
  </c:chart>
  <c:txPr>
    <a:bodyPr/>
    <a:lstStyle/>
    <a:p>
      <a:pPr>
        <a:defRPr sz="1000" b="0" i="0" u="none" strike="noStrike" baseline="0">
          <a:solidFill>
            <a:srgbClr val="333333"/>
          </a:solidFill>
          <a:latin typeface="Calibri"/>
          <a:ea typeface="Calibri"/>
          <a:cs typeface="Calibri"/>
        </a:defRPr>
      </a:pPr>
      <a:endParaRPr lang="es-AR"/>
    </a:p>
  </c:txPr>
  <c:externalData r:id="rId2">
    <c:autoUpdate val="0"/>
  </c:externalData>
</c:chartSpace>
</file>

<file path=word/charts/chart31.xml><?xml version="1.0" encoding="utf-8"?>
<c:chartSpace xmlns:c="http://schemas.openxmlformats.org/drawingml/2006/chart" xmlns:a="http://schemas.openxmlformats.org/drawingml/2006/main" xmlns:r="http://schemas.openxmlformats.org/officeDocument/2006/relationships">
  <c:date1904 val="0"/>
  <c:lang val="es-AR"/>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8.7101443569553808E-2"/>
          <c:y val="3.7818803295929009E-2"/>
          <c:w val="0.76773989501312334"/>
          <c:h val="0.80461581334620047"/>
        </c:manualLayout>
      </c:layout>
      <c:lineChart>
        <c:grouping val="standard"/>
        <c:varyColors val="0"/>
        <c:ser>
          <c:idx val="0"/>
          <c:order val="0"/>
          <c:tx>
            <c:strRef>
              <c:f>Calculos!$I$13</c:f>
              <c:strCache>
                <c:ptCount val="1"/>
                <c:pt idx="0">
                  <c:v>Líneas promedio</c:v>
                </c:pt>
              </c:strCache>
            </c:strRef>
          </c:tx>
          <c:dLbls>
            <c:dLbl>
              <c:idx val="0"/>
              <c:layout>
                <c:manualLayout>
                  <c:x val="0"/>
                  <c:y val="1.06951871657754E-2"/>
                </c:manualLayout>
              </c:layout>
              <c:dLblPos val="r"/>
              <c:showLegendKey val="0"/>
              <c:showVal val="1"/>
              <c:showCatName val="0"/>
              <c:showSerName val="0"/>
              <c:showPercent val="0"/>
              <c:showBubbleSize val="0"/>
              <c:extLst>
                <c:ext xmlns:c15="http://schemas.microsoft.com/office/drawing/2012/chart" uri="{CE6537A1-D6FC-4f65-9D91-7224C49458BB}"/>
              </c:extLst>
            </c:dLbl>
            <c:dLbl>
              <c:idx val="1"/>
              <c:layout>
                <c:manualLayout>
                  <c:x val="0"/>
                  <c:y val="-1.7825311942959002E-2"/>
                </c:manualLayout>
              </c:layout>
              <c:dLblPos val="r"/>
              <c:showLegendKey val="0"/>
              <c:showVal val="1"/>
              <c:showCatName val="0"/>
              <c:showSerName val="0"/>
              <c:showPercent val="0"/>
              <c:showBubbleSize val="0"/>
              <c:extLst>
                <c:ext xmlns:c15="http://schemas.microsoft.com/office/drawing/2012/chart" uri="{CE6537A1-D6FC-4f65-9D91-7224C49458BB}"/>
              </c:extLst>
            </c:dLbl>
            <c:dLbl>
              <c:idx val="2"/>
              <c:layout>
                <c:manualLayout>
                  <c:x val="-0.02"/>
                  <c:y val="3.2085561497326207E-2"/>
                </c:manualLayout>
              </c:layout>
              <c:dLblPos val="r"/>
              <c:showLegendKey val="0"/>
              <c:showVal val="1"/>
              <c:showCatName val="0"/>
              <c:showSerName val="0"/>
              <c:showPercent val="0"/>
              <c:showBubbleSize val="0"/>
              <c:extLst>
                <c:ext xmlns:c15="http://schemas.microsoft.com/office/drawing/2012/chart" uri="{CE6537A1-D6FC-4f65-9D91-7224C49458BB}"/>
              </c:extLst>
            </c:dLbl>
            <c:spPr>
              <a:noFill/>
              <a:ln w="25400">
                <a:noFill/>
              </a:ln>
            </c:spPr>
            <c:txPr>
              <a:bodyPr/>
              <a:lstStyle/>
              <a:p>
                <a:pPr>
                  <a:defRPr sz="1000" b="0" i="0" u="none" strike="noStrike" baseline="0">
                    <a:solidFill>
                      <a:srgbClr val="333333"/>
                    </a:solidFill>
                    <a:latin typeface="Calibri"/>
                    <a:ea typeface="Calibri"/>
                    <a:cs typeface="Calibri"/>
                  </a:defRPr>
                </a:pPr>
                <a:endParaRPr lang="es-AR"/>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Calculos!$J$10:$O$10</c:f>
              <c:strCache>
                <c:ptCount val="6"/>
                <c:pt idx="0">
                  <c:v>CloudLoop</c:v>
                </c:pt>
                <c:pt idx="1">
                  <c:v>Dasein</c:v>
                </c:pt>
                <c:pt idx="2">
                  <c:v>JClouds</c:v>
                </c:pt>
                <c:pt idx="3">
                  <c:v>JetS3t</c:v>
                </c:pt>
                <c:pt idx="4">
                  <c:v>libcloud</c:v>
                </c:pt>
                <c:pt idx="5">
                  <c:v>Aether</c:v>
                </c:pt>
              </c:strCache>
            </c:strRef>
          </c:cat>
          <c:val>
            <c:numRef>
              <c:f>Calculos!$J$13:$O$13</c:f>
              <c:numCache>
                <c:formatCode>0</c:formatCode>
                <c:ptCount val="6"/>
                <c:pt idx="0">
                  <c:v>926</c:v>
                </c:pt>
                <c:pt idx="1">
                  <c:v>999.33333333333337</c:v>
                </c:pt>
                <c:pt idx="2">
                  <c:v>925.66666666666663</c:v>
                </c:pt>
                <c:pt idx="3">
                  <c:v>822.66666666666663</c:v>
                </c:pt>
                <c:pt idx="4">
                  <c:v>1063</c:v>
                </c:pt>
                <c:pt idx="5">
                  <c:v>878</c:v>
                </c:pt>
              </c:numCache>
            </c:numRef>
          </c:val>
          <c:smooth val="0"/>
        </c:ser>
        <c:dLbls>
          <c:showLegendKey val="0"/>
          <c:showVal val="0"/>
          <c:showCatName val="0"/>
          <c:showSerName val="0"/>
          <c:showPercent val="0"/>
          <c:showBubbleSize val="0"/>
        </c:dLbls>
        <c:marker val="1"/>
        <c:smooth val="0"/>
        <c:axId val="274218368"/>
        <c:axId val="274241024"/>
      </c:lineChart>
      <c:catAx>
        <c:axId val="274218368"/>
        <c:scaling>
          <c:orientation val="minMax"/>
        </c:scaling>
        <c:delete val="0"/>
        <c:axPos val="b"/>
        <c:title>
          <c:tx>
            <c:rich>
              <a:bodyPr/>
              <a:lstStyle/>
              <a:p>
                <a:pPr>
                  <a:defRPr b="1"/>
                </a:pPr>
                <a:r>
                  <a:rPr lang="es-ES_tradnl" b="1"/>
                  <a:t>Frameworks</a:t>
                </a:r>
              </a:p>
            </c:rich>
          </c:tx>
          <c:overlay val="0"/>
        </c:title>
        <c:numFmt formatCode="General" sourceLinked="1"/>
        <c:majorTickMark val="none"/>
        <c:minorTickMark val="none"/>
        <c:tickLblPos val="nextTo"/>
        <c:txPr>
          <a:bodyPr rot="0" vert="horz"/>
          <a:lstStyle/>
          <a:p>
            <a:pPr>
              <a:defRPr sz="1000" b="0" i="0" u="none" strike="noStrike" baseline="0">
                <a:solidFill>
                  <a:srgbClr val="333333"/>
                </a:solidFill>
                <a:latin typeface="Calibri"/>
                <a:ea typeface="Calibri"/>
                <a:cs typeface="Calibri"/>
              </a:defRPr>
            </a:pPr>
            <a:endParaRPr lang="es-AR"/>
          </a:p>
        </c:txPr>
        <c:crossAx val="274241024"/>
        <c:crosses val="autoZero"/>
        <c:auto val="1"/>
        <c:lblAlgn val="ctr"/>
        <c:lblOffset val="100"/>
        <c:noMultiLvlLbl val="0"/>
      </c:catAx>
      <c:valAx>
        <c:axId val="274241024"/>
        <c:scaling>
          <c:orientation val="minMax"/>
        </c:scaling>
        <c:delete val="0"/>
        <c:axPos val="l"/>
        <c:majorGridlines>
          <c:spPr>
            <a:ln w="9525" cap="flat" cmpd="sng" algn="ctr">
              <a:solidFill>
                <a:schemeClr val="accent6">
                  <a:shade val="95000"/>
                  <a:satMod val="105000"/>
                </a:schemeClr>
              </a:solidFill>
              <a:prstDash val="solid"/>
            </a:ln>
            <a:effectLst/>
          </c:spPr>
        </c:majorGridlines>
        <c:title>
          <c:tx>
            <c:rich>
              <a:bodyPr/>
              <a:lstStyle/>
              <a:p>
                <a:pPr>
                  <a:defRPr sz="1000" b="1" i="0" u="none" strike="noStrike" baseline="0">
                    <a:solidFill>
                      <a:srgbClr val="333333"/>
                    </a:solidFill>
                    <a:latin typeface="Calibri"/>
                    <a:ea typeface="Calibri"/>
                    <a:cs typeface="Calibri"/>
                  </a:defRPr>
                </a:pPr>
                <a:r>
                  <a:rPr lang="es-ES_tradnl"/>
                  <a:t>Nro de líneas</a:t>
                </a:r>
              </a:p>
            </c:rich>
          </c:tx>
          <c:overlay val="0"/>
          <c:spPr>
            <a:noFill/>
            <a:ln w="25400">
              <a:noFill/>
            </a:ln>
          </c:spPr>
        </c:title>
        <c:numFmt formatCode="0" sourceLinked="1"/>
        <c:majorTickMark val="none"/>
        <c:minorTickMark val="none"/>
        <c:tickLblPos val="nextTo"/>
        <c:txPr>
          <a:bodyPr rot="0" vert="horz"/>
          <a:lstStyle/>
          <a:p>
            <a:pPr>
              <a:defRPr sz="1000" b="0" i="0" u="none" strike="noStrike" baseline="0">
                <a:solidFill>
                  <a:srgbClr val="333333"/>
                </a:solidFill>
                <a:latin typeface="Calibri"/>
                <a:ea typeface="Calibri"/>
                <a:cs typeface="Calibri"/>
              </a:defRPr>
            </a:pPr>
            <a:endParaRPr lang="es-AR"/>
          </a:p>
        </c:txPr>
        <c:crossAx val="274218368"/>
        <c:crosses val="autoZero"/>
        <c:crossBetween val="between"/>
      </c:valAx>
    </c:plotArea>
    <c:legend>
      <c:legendPos val="r"/>
      <c:layout>
        <c:manualLayout>
          <c:xMode val="edge"/>
          <c:yMode val="edge"/>
          <c:x val="0.83958333333333335"/>
          <c:y val="0.44154328568857543"/>
          <c:w val="0.15791666666666668"/>
          <c:h val="0.11867238035413455"/>
        </c:manualLayout>
      </c:layout>
      <c:overlay val="0"/>
      <c:txPr>
        <a:bodyPr/>
        <a:lstStyle/>
        <a:p>
          <a:pPr>
            <a:defRPr sz="920" b="0" i="0" u="none" strike="noStrike" baseline="0">
              <a:solidFill>
                <a:srgbClr val="333333"/>
              </a:solidFill>
              <a:latin typeface="Calibri"/>
              <a:ea typeface="Calibri"/>
              <a:cs typeface="Calibri"/>
            </a:defRPr>
          </a:pPr>
          <a:endParaRPr lang="es-AR"/>
        </a:p>
      </c:txPr>
    </c:legend>
    <c:plotVisOnly val="1"/>
    <c:dispBlanksAs val="gap"/>
    <c:showDLblsOverMax val="0"/>
  </c:chart>
  <c:txPr>
    <a:bodyPr/>
    <a:lstStyle/>
    <a:p>
      <a:pPr>
        <a:defRPr sz="1000" b="0" i="0" u="none" strike="noStrike" baseline="0">
          <a:solidFill>
            <a:srgbClr val="333333"/>
          </a:solidFill>
          <a:latin typeface="Calibri"/>
          <a:ea typeface="Calibri"/>
          <a:cs typeface="Calibri"/>
        </a:defRPr>
      </a:pPr>
      <a:endParaRPr lang="es-AR"/>
    </a:p>
  </c:txPr>
  <c:externalData r:id="rId2">
    <c:autoUpdate val="0"/>
  </c:externalData>
</c:chartSpace>
</file>

<file path=word/charts/chart32.xml><?xml version="1.0" encoding="utf-8"?>
<c:chartSpace xmlns:c="http://schemas.openxmlformats.org/drawingml/2006/chart" xmlns:a="http://schemas.openxmlformats.org/drawingml/2006/main" xmlns:r="http://schemas.openxmlformats.org/officeDocument/2006/relationships">
  <c:date1904 val="0"/>
  <c:lang val="es-AR"/>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9.2430776661391906E-2"/>
          <c:y val="4.0009079946087822E-2"/>
          <c:w val="0.69442069741282342"/>
          <c:h val="0.79330013478044969"/>
        </c:manualLayout>
      </c:layout>
      <c:lineChart>
        <c:grouping val="standard"/>
        <c:varyColors val="0"/>
        <c:ser>
          <c:idx val="0"/>
          <c:order val="0"/>
          <c:tx>
            <c:strRef>
              <c:f>Calculos!$I$35</c:f>
              <c:strCache>
                <c:ptCount val="1"/>
                <c:pt idx="0">
                  <c:v>Promedio de código consultado para el desarrollo</c:v>
                </c:pt>
              </c:strCache>
            </c:strRef>
          </c:tx>
          <c:dLbls>
            <c:spPr>
              <a:noFill/>
              <a:ln>
                <a:noFill/>
              </a:ln>
              <a:effectLst/>
            </c:spPr>
            <c:txPr>
              <a:bodyPr/>
              <a:lstStyle/>
              <a:p>
                <a:pPr>
                  <a:defRPr sz="1000" b="0" i="0" u="none" strike="noStrike" baseline="0">
                    <a:solidFill>
                      <a:srgbClr val="333333"/>
                    </a:solidFill>
                    <a:latin typeface="Calibri"/>
                    <a:ea typeface="Calibri"/>
                    <a:cs typeface="Calibri"/>
                  </a:defRPr>
                </a:pPr>
                <a:endParaRPr lang="es-AR"/>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Calculos!$J$33:$O$34</c:f>
              <c:strCache>
                <c:ptCount val="6"/>
                <c:pt idx="0">
                  <c:v>CloudLoop</c:v>
                </c:pt>
                <c:pt idx="1">
                  <c:v>Dasein</c:v>
                </c:pt>
                <c:pt idx="2">
                  <c:v>JClouds</c:v>
                </c:pt>
                <c:pt idx="3">
                  <c:v>JetS3t</c:v>
                </c:pt>
                <c:pt idx="4">
                  <c:v>libcloud</c:v>
                </c:pt>
                <c:pt idx="5">
                  <c:v>Aether</c:v>
                </c:pt>
              </c:strCache>
            </c:strRef>
          </c:cat>
          <c:val>
            <c:numRef>
              <c:f>Calculos!$J$35:$O$35</c:f>
              <c:numCache>
                <c:formatCode>0</c:formatCode>
                <c:ptCount val="6"/>
                <c:pt idx="0">
                  <c:v>980.33333333333337</c:v>
                </c:pt>
                <c:pt idx="1">
                  <c:v>1805</c:v>
                </c:pt>
                <c:pt idx="2">
                  <c:v>1493.6666666666667</c:v>
                </c:pt>
                <c:pt idx="3">
                  <c:v>613.66666666666663</c:v>
                </c:pt>
                <c:pt idx="4">
                  <c:v>854.66666666666663</c:v>
                </c:pt>
                <c:pt idx="5">
                  <c:v>570</c:v>
                </c:pt>
              </c:numCache>
            </c:numRef>
          </c:val>
          <c:smooth val="0"/>
        </c:ser>
        <c:dLbls>
          <c:showLegendKey val="0"/>
          <c:showVal val="0"/>
          <c:showCatName val="0"/>
          <c:showSerName val="0"/>
          <c:showPercent val="0"/>
          <c:showBubbleSize val="0"/>
        </c:dLbls>
        <c:marker val="1"/>
        <c:smooth val="0"/>
        <c:axId val="274802560"/>
        <c:axId val="274821120"/>
      </c:lineChart>
      <c:catAx>
        <c:axId val="274802560"/>
        <c:scaling>
          <c:orientation val="minMax"/>
        </c:scaling>
        <c:delete val="0"/>
        <c:axPos val="b"/>
        <c:title>
          <c:tx>
            <c:rich>
              <a:bodyPr/>
              <a:lstStyle/>
              <a:p>
                <a:pPr>
                  <a:defRPr b="1"/>
                </a:pPr>
                <a:r>
                  <a:rPr lang="es-ES_tradnl" b="1"/>
                  <a:t>Frameworks</a:t>
                </a:r>
              </a:p>
            </c:rich>
          </c:tx>
          <c:overlay val="0"/>
        </c:title>
        <c:numFmt formatCode="General" sourceLinked="1"/>
        <c:majorTickMark val="none"/>
        <c:minorTickMark val="none"/>
        <c:tickLblPos val="nextTo"/>
        <c:txPr>
          <a:bodyPr rot="0" vert="horz"/>
          <a:lstStyle/>
          <a:p>
            <a:pPr>
              <a:defRPr sz="1000" b="0" i="0" u="none" strike="noStrike" baseline="0">
                <a:solidFill>
                  <a:srgbClr val="333333"/>
                </a:solidFill>
                <a:latin typeface="Calibri"/>
                <a:ea typeface="Calibri"/>
                <a:cs typeface="Calibri"/>
              </a:defRPr>
            </a:pPr>
            <a:endParaRPr lang="es-AR"/>
          </a:p>
        </c:txPr>
        <c:crossAx val="274821120"/>
        <c:crosses val="autoZero"/>
        <c:auto val="1"/>
        <c:lblAlgn val="ctr"/>
        <c:lblOffset val="100"/>
        <c:noMultiLvlLbl val="0"/>
      </c:catAx>
      <c:valAx>
        <c:axId val="274821120"/>
        <c:scaling>
          <c:orientation val="minMax"/>
        </c:scaling>
        <c:delete val="0"/>
        <c:axPos val="l"/>
        <c:majorGridlines>
          <c:spPr>
            <a:ln w="9525" cap="flat" cmpd="sng" algn="ctr">
              <a:solidFill>
                <a:schemeClr val="accent6">
                  <a:shade val="95000"/>
                  <a:satMod val="105000"/>
                </a:schemeClr>
              </a:solidFill>
              <a:prstDash val="solid"/>
            </a:ln>
            <a:effectLst/>
          </c:spPr>
        </c:majorGridlines>
        <c:title>
          <c:tx>
            <c:rich>
              <a:bodyPr/>
              <a:lstStyle/>
              <a:p>
                <a:pPr>
                  <a:defRPr sz="1000" b="1" i="0" u="none" strike="noStrike" baseline="0">
                    <a:solidFill>
                      <a:srgbClr val="333333"/>
                    </a:solidFill>
                    <a:latin typeface="Calibri"/>
                    <a:ea typeface="Calibri"/>
                    <a:cs typeface="Calibri"/>
                  </a:defRPr>
                </a:pPr>
                <a:r>
                  <a:rPr lang="es-ES_tradnl"/>
                  <a:t>Líneas de código</a:t>
                </a:r>
              </a:p>
            </c:rich>
          </c:tx>
          <c:overlay val="0"/>
        </c:title>
        <c:numFmt formatCode="0" sourceLinked="1"/>
        <c:majorTickMark val="none"/>
        <c:minorTickMark val="none"/>
        <c:tickLblPos val="nextTo"/>
        <c:txPr>
          <a:bodyPr rot="0" vert="horz"/>
          <a:lstStyle/>
          <a:p>
            <a:pPr>
              <a:defRPr sz="1000" b="0" i="0" u="none" strike="noStrike" baseline="0">
                <a:solidFill>
                  <a:srgbClr val="333333"/>
                </a:solidFill>
                <a:latin typeface="Calibri"/>
                <a:ea typeface="Calibri"/>
                <a:cs typeface="Calibri"/>
              </a:defRPr>
            </a:pPr>
            <a:endParaRPr lang="es-AR"/>
          </a:p>
        </c:txPr>
        <c:crossAx val="274802560"/>
        <c:crosses val="autoZero"/>
        <c:crossBetween val="between"/>
      </c:valAx>
    </c:plotArea>
    <c:legend>
      <c:legendPos val="r"/>
      <c:layout>
        <c:manualLayout>
          <c:xMode val="edge"/>
          <c:yMode val="edge"/>
          <c:x val="0.76586680902175364"/>
          <c:y val="0.36624303043200679"/>
          <c:w val="0.2244479609540333"/>
          <c:h val="0.25309952472157193"/>
        </c:manualLayout>
      </c:layout>
      <c:overlay val="0"/>
      <c:txPr>
        <a:bodyPr/>
        <a:lstStyle/>
        <a:p>
          <a:pPr>
            <a:defRPr sz="920" b="0" i="0" u="none" strike="noStrike" baseline="0">
              <a:solidFill>
                <a:srgbClr val="333333"/>
              </a:solidFill>
              <a:latin typeface="Calibri"/>
              <a:ea typeface="Calibri"/>
              <a:cs typeface="Calibri"/>
            </a:defRPr>
          </a:pPr>
          <a:endParaRPr lang="es-AR"/>
        </a:p>
      </c:txPr>
    </c:legend>
    <c:plotVisOnly val="1"/>
    <c:dispBlanksAs val="gap"/>
    <c:showDLblsOverMax val="0"/>
  </c:chart>
  <c:txPr>
    <a:bodyPr/>
    <a:lstStyle/>
    <a:p>
      <a:pPr>
        <a:defRPr sz="1000" b="0" i="0" u="none" strike="noStrike" baseline="0">
          <a:solidFill>
            <a:srgbClr val="333333"/>
          </a:solidFill>
          <a:latin typeface="Calibri"/>
          <a:ea typeface="Calibri"/>
          <a:cs typeface="Calibri"/>
        </a:defRPr>
      </a:pPr>
      <a:endParaRPr lang="es-AR"/>
    </a:p>
  </c:txPr>
  <c:externalData r:id="rId2">
    <c:autoUpdate val="0"/>
  </c:externalData>
</c:chartSpace>
</file>

<file path=word/charts/chart33.xml><?xml version="1.0" encoding="utf-8"?>
<c:chartSpace xmlns:c="http://schemas.openxmlformats.org/drawingml/2006/chart" xmlns:a="http://schemas.openxmlformats.org/drawingml/2006/main" xmlns:r="http://schemas.openxmlformats.org/officeDocument/2006/relationships">
  <c:date1904 val="0"/>
  <c:lang val="es-AR"/>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8.5501942805452189E-2"/>
          <c:y val="7.5620090597412704E-2"/>
          <c:w val="0.71327490200909005"/>
          <c:h val="0.79960855672904974"/>
        </c:manualLayout>
      </c:layout>
      <c:lineChart>
        <c:grouping val="standard"/>
        <c:varyColors val="0"/>
        <c:ser>
          <c:idx val="0"/>
          <c:order val="0"/>
          <c:tx>
            <c:strRef>
              <c:f>Hoja1!$K$2</c:f>
              <c:strCache>
                <c:ptCount val="1"/>
                <c:pt idx="0">
                  <c:v>Neoeedit</c:v>
                </c:pt>
              </c:strCache>
            </c:strRef>
          </c:tx>
          <c:dLbls>
            <c:dLbl>
              <c:idx val="0"/>
              <c:layout>
                <c:manualLayout>
                  <c:x val="-1.5665796344647518E-2"/>
                  <c:y val="3.7383177570093455E-2"/>
                </c:manualLayout>
              </c:layout>
              <c:spPr/>
              <c:txPr>
                <a:bodyPr/>
                <a:lstStyle/>
                <a:p>
                  <a:pPr>
                    <a:defRPr/>
                  </a:pPr>
                  <a:endParaRPr lang="es-AR"/>
                </a:p>
              </c:txPr>
              <c:dLblPos val="r"/>
              <c:showLegendKey val="0"/>
              <c:showVal val="1"/>
              <c:showCatName val="0"/>
              <c:showSerName val="0"/>
              <c:showPercent val="0"/>
              <c:showBubbleSize val="0"/>
              <c:extLst>
                <c:ext xmlns:c15="http://schemas.microsoft.com/office/drawing/2012/chart" uri="{CE6537A1-D6FC-4f65-9D91-7224C49458BB}"/>
              </c:extLst>
            </c:dLbl>
            <c:dLbl>
              <c:idx val="1"/>
              <c:layout>
                <c:manualLayout>
                  <c:x val="-3.4812880765883375E-2"/>
                  <c:y val="3.4267912772585667E-2"/>
                </c:manualLayout>
              </c:layout>
              <c:spPr/>
              <c:txPr>
                <a:bodyPr/>
                <a:lstStyle/>
                <a:p>
                  <a:pPr>
                    <a:defRPr/>
                  </a:pPr>
                  <a:endParaRPr lang="es-AR"/>
                </a:p>
              </c:txPr>
              <c:dLblPos val="r"/>
              <c:showLegendKey val="0"/>
              <c:showVal val="1"/>
              <c:showCatName val="0"/>
              <c:showSerName val="0"/>
              <c:showPercent val="0"/>
              <c:showBubbleSize val="0"/>
              <c:extLst>
                <c:ext xmlns:c15="http://schemas.microsoft.com/office/drawing/2012/chart" uri="{CE6537A1-D6FC-4f65-9D91-7224C49458BB}"/>
              </c:extLst>
            </c:dLbl>
            <c:dLbl>
              <c:idx val="2"/>
              <c:layout>
                <c:manualLayout>
                  <c:x val="0"/>
                  <c:y val="-1.2461059190031152E-2"/>
                </c:manualLayout>
              </c:layout>
              <c:spPr/>
              <c:txPr>
                <a:bodyPr/>
                <a:lstStyle/>
                <a:p>
                  <a:pPr>
                    <a:defRPr/>
                  </a:pPr>
                  <a:endParaRPr lang="es-AR"/>
                </a:p>
              </c:txPr>
              <c:dLblPos val="r"/>
              <c:showLegendKey val="0"/>
              <c:showVal val="1"/>
              <c:showCatName val="0"/>
              <c:showSerName val="0"/>
              <c:showPercent val="0"/>
              <c:showBubbleSize val="0"/>
              <c:extLst>
                <c:ext xmlns:c15="http://schemas.microsoft.com/office/drawing/2012/chart" uri="{CE6537A1-D6FC-4f65-9D91-7224C49458BB}"/>
              </c:extLst>
            </c:dLbl>
            <c:dLbl>
              <c:idx val="3"/>
              <c:layout>
                <c:manualLayout>
                  <c:x val="-1.7406440382941687E-2"/>
                  <c:y val="4.9844236760124609E-2"/>
                </c:manualLayout>
              </c:layout>
              <c:spPr/>
              <c:txPr>
                <a:bodyPr/>
                <a:lstStyle/>
                <a:p>
                  <a:pPr>
                    <a:defRPr/>
                  </a:pPr>
                  <a:endParaRPr lang="es-AR"/>
                </a:p>
              </c:txPr>
              <c:dLblPos val="r"/>
              <c:showLegendKey val="0"/>
              <c:showVal val="1"/>
              <c:showCatName val="0"/>
              <c:showSerName val="0"/>
              <c:showPercent val="0"/>
              <c:showBubbleSize val="0"/>
              <c:extLst>
                <c:ext xmlns:c15="http://schemas.microsoft.com/office/drawing/2012/chart" uri="{CE6537A1-D6FC-4f65-9D91-7224C49458BB}"/>
              </c:extLst>
            </c:dLbl>
            <c:dLbl>
              <c:idx val="4"/>
              <c:layout>
                <c:manualLayout>
                  <c:x val="-5.2219321148825066E-3"/>
                  <c:y val="1.5576323987538941E-2"/>
                </c:manualLayout>
              </c:layout>
              <c:spPr/>
              <c:txPr>
                <a:bodyPr/>
                <a:lstStyle/>
                <a:p>
                  <a:pPr>
                    <a:defRPr/>
                  </a:pPr>
                  <a:endParaRPr lang="es-AR"/>
                </a:p>
              </c:txPr>
              <c:dLblPos val="r"/>
              <c:showLegendKey val="0"/>
              <c:showVal val="1"/>
              <c:showCatName val="0"/>
              <c:showSerName val="0"/>
              <c:showPercent val="0"/>
              <c:showBubbleSize val="0"/>
              <c:extLst>
                <c:ext xmlns:c15="http://schemas.microsoft.com/office/drawing/2012/chart" uri="{CE6537A1-D6FC-4f65-9D91-7224C49458BB}"/>
              </c:extLst>
            </c:dLbl>
            <c:dLbl>
              <c:idx val="5"/>
              <c:layout>
                <c:manualLayout>
                  <c:x val="-1.7406440382941688E-3"/>
                  <c:y val="-1.2461059190031152E-2"/>
                </c:manualLayout>
              </c:layout>
              <c:spPr/>
              <c:txPr>
                <a:bodyPr/>
                <a:lstStyle/>
                <a:p>
                  <a:pPr>
                    <a:defRPr/>
                  </a:pPr>
                  <a:endParaRPr lang="es-AR"/>
                </a:p>
              </c:txPr>
              <c:dLblPos val="r"/>
              <c:showLegendKey val="0"/>
              <c:showVal val="1"/>
              <c:showCatName val="0"/>
              <c:showSerName val="0"/>
              <c:showPercent val="0"/>
              <c:showBubbleSize val="0"/>
              <c:extLst>
                <c:ext xmlns:c15="http://schemas.microsoft.com/office/drawing/2012/chart" uri="{CE6537A1-D6FC-4f65-9D91-7224C49458BB}"/>
              </c:extLst>
            </c:dLbl>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Hoja1!$L$1:$R$1</c:f>
              <c:strCache>
                <c:ptCount val="7"/>
                <c:pt idx="0">
                  <c:v>CloudLoop</c:v>
                </c:pt>
                <c:pt idx="1">
                  <c:v>Dasein</c:v>
                </c:pt>
                <c:pt idx="2">
                  <c:v>JClouds</c:v>
                </c:pt>
                <c:pt idx="3">
                  <c:v>JetS3t</c:v>
                </c:pt>
                <c:pt idx="4">
                  <c:v>libcloud</c:v>
                </c:pt>
                <c:pt idx="5">
                  <c:v>Aether</c:v>
                </c:pt>
                <c:pt idx="6">
                  <c:v>Original</c:v>
                </c:pt>
              </c:strCache>
            </c:strRef>
          </c:cat>
          <c:val>
            <c:numRef>
              <c:f>Hoja1!$L$2:$R$2</c:f>
              <c:numCache>
                <c:formatCode>General</c:formatCode>
                <c:ptCount val="7"/>
                <c:pt idx="0">
                  <c:v>37.4</c:v>
                </c:pt>
                <c:pt idx="1">
                  <c:v>34.4</c:v>
                </c:pt>
                <c:pt idx="2">
                  <c:v>43</c:v>
                </c:pt>
                <c:pt idx="3">
                  <c:v>31.7</c:v>
                </c:pt>
                <c:pt idx="4">
                  <c:v>33.4</c:v>
                </c:pt>
                <c:pt idx="5">
                  <c:v>42</c:v>
                </c:pt>
                <c:pt idx="6">
                  <c:v>32</c:v>
                </c:pt>
              </c:numCache>
            </c:numRef>
          </c:val>
          <c:smooth val="0"/>
        </c:ser>
        <c:ser>
          <c:idx val="1"/>
          <c:order val="1"/>
          <c:tx>
            <c:strRef>
              <c:f>Hoja1!$K$3</c:f>
              <c:strCache>
                <c:ptCount val="1"/>
                <c:pt idx="0">
                  <c:v>JFileSync</c:v>
                </c:pt>
              </c:strCache>
            </c:strRef>
          </c:tx>
          <c:dLbls>
            <c:dLbl>
              <c:idx val="0"/>
              <c:layout>
                <c:manualLayout>
                  <c:x val="-2.6109660574412531E-2"/>
                  <c:y val="-4.0498442367601188E-2"/>
                </c:manualLayout>
              </c:layout>
              <c:spPr/>
              <c:txPr>
                <a:bodyPr/>
                <a:lstStyle/>
                <a:p>
                  <a:pPr>
                    <a:defRPr/>
                  </a:pPr>
                  <a:endParaRPr lang="es-AR"/>
                </a:p>
              </c:txPr>
              <c:dLblPos val="r"/>
              <c:showLegendKey val="0"/>
              <c:showVal val="1"/>
              <c:showCatName val="0"/>
              <c:showSerName val="0"/>
              <c:showPercent val="0"/>
              <c:showBubbleSize val="0"/>
              <c:extLst>
                <c:ext xmlns:c15="http://schemas.microsoft.com/office/drawing/2012/chart" uri="{CE6537A1-D6FC-4f65-9D91-7224C49458BB}"/>
              </c:extLst>
            </c:dLbl>
            <c:dLbl>
              <c:idx val="1"/>
              <c:layout>
                <c:manualLayout>
                  <c:x val="5.2219321148825066E-3"/>
                  <c:y val="9.3457943925233638E-3"/>
                </c:manualLayout>
              </c:layout>
              <c:spPr/>
              <c:txPr>
                <a:bodyPr/>
                <a:lstStyle/>
                <a:p>
                  <a:pPr>
                    <a:defRPr/>
                  </a:pPr>
                  <a:endParaRPr lang="es-AR"/>
                </a:p>
              </c:txPr>
              <c:dLblPos val="r"/>
              <c:showLegendKey val="0"/>
              <c:showVal val="1"/>
              <c:showCatName val="0"/>
              <c:showSerName val="0"/>
              <c:showPercent val="0"/>
              <c:showBubbleSize val="0"/>
              <c:extLst>
                <c:ext xmlns:c15="http://schemas.microsoft.com/office/drawing/2012/chart" uri="{CE6537A1-D6FC-4f65-9D91-7224C49458BB}"/>
              </c:extLst>
            </c:dLbl>
            <c:dLbl>
              <c:idx val="2"/>
              <c:layout>
                <c:manualLayout>
                  <c:x val="-5.2219321148825062E-2"/>
                  <c:y val="3.1152647975077881E-3"/>
                </c:manualLayout>
              </c:layout>
              <c:spPr/>
              <c:txPr>
                <a:bodyPr/>
                <a:lstStyle/>
                <a:p>
                  <a:pPr>
                    <a:defRPr/>
                  </a:pPr>
                  <a:endParaRPr lang="es-AR"/>
                </a:p>
              </c:txPr>
              <c:dLblPos val="r"/>
              <c:showLegendKey val="0"/>
              <c:showVal val="1"/>
              <c:showCatName val="0"/>
              <c:showSerName val="0"/>
              <c:showPercent val="0"/>
              <c:showBubbleSize val="0"/>
              <c:extLst>
                <c:ext xmlns:c15="http://schemas.microsoft.com/office/drawing/2012/chart" uri="{CE6537A1-D6FC-4f65-9D91-7224C49458BB}"/>
              </c:extLst>
            </c:dLbl>
            <c:dLbl>
              <c:idx val="3"/>
              <c:layout>
                <c:manualLayout>
                  <c:x val="-2.2628372497824196E-2"/>
                  <c:y val="-5.6074766355140131E-2"/>
                </c:manualLayout>
              </c:layout>
              <c:spPr/>
              <c:txPr>
                <a:bodyPr/>
                <a:lstStyle/>
                <a:p>
                  <a:pPr>
                    <a:defRPr/>
                  </a:pPr>
                  <a:endParaRPr lang="es-AR"/>
                </a:p>
              </c:txPr>
              <c:dLblPos val="r"/>
              <c:showLegendKey val="0"/>
              <c:showVal val="1"/>
              <c:showCatName val="0"/>
              <c:showSerName val="0"/>
              <c:showPercent val="0"/>
              <c:showBubbleSize val="0"/>
              <c:extLst>
                <c:ext xmlns:c15="http://schemas.microsoft.com/office/drawing/2012/chart" uri="{CE6537A1-D6FC-4f65-9D91-7224C49458BB}"/>
              </c:extLst>
            </c:dLbl>
            <c:dLbl>
              <c:idx val="4"/>
              <c:layout>
                <c:manualLayout>
                  <c:x val="-1.7406440382941688E-3"/>
                  <c:y val="-1.86915887850467E-2"/>
                </c:manualLayout>
              </c:layout>
              <c:spPr/>
              <c:txPr>
                <a:bodyPr/>
                <a:lstStyle/>
                <a:p>
                  <a:pPr>
                    <a:defRPr/>
                  </a:pPr>
                  <a:endParaRPr lang="es-AR"/>
                </a:p>
              </c:txPr>
              <c:dLblPos val="r"/>
              <c:showLegendKey val="0"/>
              <c:showVal val="1"/>
              <c:showCatName val="0"/>
              <c:showSerName val="0"/>
              <c:showPercent val="0"/>
              <c:showBubbleSize val="0"/>
              <c:extLst>
                <c:ext xmlns:c15="http://schemas.microsoft.com/office/drawing/2012/chart" uri="{CE6537A1-D6FC-4f65-9D91-7224C49458BB}"/>
              </c:extLst>
            </c:dLbl>
            <c:dLbl>
              <c:idx val="5"/>
              <c:layout>
                <c:manualLayout>
                  <c:x val="-4.1775456919060053E-2"/>
                  <c:y val="2.1806853582554461E-2"/>
                </c:manualLayout>
              </c:layout>
              <c:spPr/>
              <c:txPr>
                <a:bodyPr/>
                <a:lstStyle/>
                <a:p>
                  <a:pPr>
                    <a:defRPr/>
                  </a:pPr>
                  <a:endParaRPr lang="es-AR"/>
                </a:p>
              </c:txPr>
              <c:dLblPos val="r"/>
              <c:showLegendKey val="0"/>
              <c:showVal val="1"/>
              <c:showCatName val="0"/>
              <c:showSerName val="0"/>
              <c:showPercent val="0"/>
              <c:showBubbleSize val="0"/>
              <c:extLst>
                <c:ext xmlns:c15="http://schemas.microsoft.com/office/drawing/2012/chart" uri="{CE6537A1-D6FC-4f65-9D91-7224C49458BB}"/>
              </c:extLst>
            </c:dLbl>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Hoja1!$L$1:$R$1</c:f>
              <c:strCache>
                <c:ptCount val="7"/>
                <c:pt idx="0">
                  <c:v>CloudLoop</c:v>
                </c:pt>
                <c:pt idx="1">
                  <c:v>Dasein</c:v>
                </c:pt>
                <c:pt idx="2">
                  <c:v>JClouds</c:v>
                </c:pt>
                <c:pt idx="3">
                  <c:v>JetS3t</c:v>
                </c:pt>
                <c:pt idx="4">
                  <c:v>libcloud</c:v>
                </c:pt>
                <c:pt idx="5">
                  <c:v>Aether</c:v>
                </c:pt>
                <c:pt idx="6">
                  <c:v>Original</c:v>
                </c:pt>
              </c:strCache>
            </c:strRef>
          </c:cat>
          <c:val>
            <c:numRef>
              <c:f>Hoja1!$L$3:$R$3</c:f>
              <c:numCache>
                <c:formatCode>General</c:formatCode>
                <c:ptCount val="7"/>
                <c:pt idx="0">
                  <c:v>40.4</c:v>
                </c:pt>
                <c:pt idx="1">
                  <c:v>35.4</c:v>
                </c:pt>
                <c:pt idx="2">
                  <c:v>65</c:v>
                </c:pt>
                <c:pt idx="3">
                  <c:v>40</c:v>
                </c:pt>
                <c:pt idx="4">
                  <c:v>61</c:v>
                </c:pt>
                <c:pt idx="5">
                  <c:v>49</c:v>
                </c:pt>
                <c:pt idx="6">
                  <c:v>40</c:v>
                </c:pt>
              </c:numCache>
            </c:numRef>
          </c:val>
          <c:smooth val="0"/>
        </c:ser>
        <c:ser>
          <c:idx val="2"/>
          <c:order val="2"/>
          <c:tx>
            <c:strRef>
              <c:f>Hoja1!$K$4</c:f>
              <c:strCache>
                <c:ptCount val="1"/>
                <c:pt idx="0">
                  <c:v>MuCommander</c:v>
                </c:pt>
              </c:strCache>
            </c:strRef>
          </c:tx>
          <c:dLbls>
            <c:dLbl>
              <c:idx val="0"/>
              <c:layout>
                <c:manualLayout>
                  <c:x val="-4.8738033072236731E-2"/>
                  <c:y val="6.2305295950156334E-3"/>
                </c:manualLayout>
              </c:layout>
              <c:spPr/>
              <c:txPr>
                <a:bodyPr/>
                <a:lstStyle/>
                <a:p>
                  <a:pPr>
                    <a:defRPr/>
                  </a:pPr>
                  <a:endParaRPr lang="es-AR"/>
                </a:p>
              </c:txPr>
              <c:dLblPos val="r"/>
              <c:showLegendKey val="0"/>
              <c:showVal val="1"/>
              <c:showCatName val="0"/>
              <c:showSerName val="0"/>
              <c:showPercent val="0"/>
              <c:showBubbleSize val="0"/>
              <c:extLst>
                <c:ext xmlns:c15="http://schemas.microsoft.com/office/drawing/2012/chart" uri="{CE6537A1-D6FC-4f65-9D91-7224C49458BB}"/>
              </c:extLst>
            </c:dLbl>
            <c:dLbl>
              <c:idx val="1"/>
              <c:layout>
                <c:manualLayout>
                  <c:x val="-3.1331592689295036E-2"/>
                  <c:y val="-2.4922118380062305E-2"/>
                </c:manualLayout>
              </c:layout>
              <c:spPr/>
              <c:txPr>
                <a:bodyPr/>
                <a:lstStyle/>
                <a:p>
                  <a:pPr>
                    <a:defRPr/>
                  </a:pPr>
                  <a:endParaRPr lang="es-AR"/>
                </a:p>
              </c:txPr>
              <c:dLblPos val="r"/>
              <c:showLegendKey val="0"/>
              <c:showVal val="1"/>
              <c:showCatName val="0"/>
              <c:showSerName val="0"/>
              <c:showPercent val="0"/>
              <c:showBubbleSize val="0"/>
              <c:extLst>
                <c:ext xmlns:c15="http://schemas.microsoft.com/office/drawing/2012/chart" uri="{CE6537A1-D6FC-4f65-9D91-7224C49458BB}"/>
              </c:extLst>
            </c:dLbl>
            <c:dLbl>
              <c:idx val="2"/>
              <c:layout>
                <c:manualLayout>
                  <c:x val="-1.0443864229765013E-2"/>
                  <c:y val="-1.5576323987538941E-2"/>
                </c:manualLayout>
              </c:layout>
              <c:spPr/>
              <c:txPr>
                <a:bodyPr/>
                <a:lstStyle/>
                <a:p>
                  <a:pPr>
                    <a:defRPr/>
                  </a:pPr>
                  <a:endParaRPr lang="es-AR"/>
                </a:p>
              </c:txPr>
              <c:dLblPos val="r"/>
              <c:showLegendKey val="0"/>
              <c:showVal val="1"/>
              <c:showCatName val="0"/>
              <c:showSerName val="0"/>
              <c:showPercent val="0"/>
              <c:showBubbleSize val="0"/>
              <c:extLst>
                <c:ext xmlns:c15="http://schemas.microsoft.com/office/drawing/2012/chart" uri="{CE6537A1-D6FC-4f65-9D91-7224C49458BB}"/>
              </c:extLst>
            </c:dLbl>
            <c:dLbl>
              <c:idx val="3"/>
              <c:layout>
                <c:manualLayout>
                  <c:x val="-8.7032201914708437E-3"/>
                  <c:y val="9.3457943925233638E-3"/>
                </c:manualLayout>
              </c:layout>
              <c:spPr/>
              <c:txPr>
                <a:bodyPr/>
                <a:lstStyle/>
                <a:p>
                  <a:pPr>
                    <a:defRPr/>
                  </a:pPr>
                  <a:endParaRPr lang="es-AR"/>
                </a:p>
              </c:txPr>
              <c:dLblPos val="r"/>
              <c:showLegendKey val="0"/>
              <c:showVal val="1"/>
              <c:showCatName val="0"/>
              <c:showSerName val="0"/>
              <c:showPercent val="0"/>
              <c:showBubbleSize val="0"/>
              <c:extLst>
                <c:ext xmlns:c15="http://schemas.microsoft.com/office/drawing/2012/chart" uri="{CE6537A1-D6FC-4f65-9D91-7224C49458BB}"/>
              </c:extLst>
            </c:dLbl>
            <c:dLbl>
              <c:idx val="4"/>
              <c:layout>
                <c:manualLayout>
                  <c:x val="-8.7032201914708437E-3"/>
                  <c:y val="2.8037383177570093E-2"/>
                </c:manualLayout>
              </c:layout>
              <c:spPr/>
              <c:txPr>
                <a:bodyPr/>
                <a:lstStyle/>
                <a:p>
                  <a:pPr>
                    <a:defRPr/>
                  </a:pPr>
                  <a:endParaRPr lang="es-AR"/>
                </a:p>
              </c:txPr>
              <c:dLblPos val="r"/>
              <c:showLegendKey val="0"/>
              <c:showVal val="1"/>
              <c:showCatName val="0"/>
              <c:showSerName val="0"/>
              <c:showPercent val="0"/>
              <c:showBubbleSize val="0"/>
              <c:extLst>
                <c:ext xmlns:c15="http://schemas.microsoft.com/office/drawing/2012/chart" uri="{CE6537A1-D6FC-4f65-9D91-7224C49458BB}"/>
              </c:extLst>
            </c:dLbl>
            <c:dLbl>
              <c:idx val="5"/>
              <c:layout>
                <c:manualLayout>
                  <c:x val="-8.7032201914708437E-3"/>
                  <c:y val="-9.3457943925233638E-3"/>
                </c:manualLayout>
              </c:layout>
              <c:spPr/>
              <c:txPr>
                <a:bodyPr/>
                <a:lstStyle/>
                <a:p>
                  <a:pPr>
                    <a:defRPr/>
                  </a:pPr>
                  <a:endParaRPr lang="es-AR"/>
                </a:p>
              </c:txPr>
              <c:dLblPos val="r"/>
              <c:showLegendKey val="0"/>
              <c:showVal val="1"/>
              <c:showCatName val="0"/>
              <c:showSerName val="0"/>
              <c:showPercent val="0"/>
              <c:showBubbleSize val="0"/>
              <c:extLst>
                <c:ext xmlns:c15="http://schemas.microsoft.com/office/drawing/2012/chart" uri="{CE6537A1-D6FC-4f65-9D91-7224C49458BB}"/>
              </c:extLst>
            </c:dLbl>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Hoja1!$L$1:$R$1</c:f>
              <c:strCache>
                <c:ptCount val="7"/>
                <c:pt idx="0">
                  <c:v>CloudLoop</c:v>
                </c:pt>
                <c:pt idx="1">
                  <c:v>Dasein</c:v>
                </c:pt>
                <c:pt idx="2">
                  <c:v>JClouds</c:v>
                </c:pt>
                <c:pt idx="3">
                  <c:v>JetS3t</c:v>
                </c:pt>
                <c:pt idx="4">
                  <c:v>libcloud</c:v>
                </c:pt>
                <c:pt idx="5">
                  <c:v>Aether</c:v>
                </c:pt>
                <c:pt idx="6">
                  <c:v>Original</c:v>
                </c:pt>
              </c:strCache>
            </c:strRef>
          </c:cat>
          <c:val>
            <c:numRef>
              <c:f>Hoja1!$L$4:$R$4</c:f>
              <c:numCache>
                <c:formatCode>General</c:formatCode>
                <c:ptCount val="7"/>
                <c:pt idx="0">
                  <c:v>40</c:v>
                </c:pt>
                <c:pt idx="1">
                  <c:v>38</c:v>
                </c:pt>
                <c:pt idx="2">
                  <c:v>53</c:v>
                </c:pt>
                <c:pt idx="3">
                  <c:v>38</c:v>
                </c:pt>
                <c:pt idx="4">
                  <c:v>45</c:v>
                </c:pt>
                <c:pt idx="5">
                  <c:v>52</c:v>
                </c:pt>
                <c:pt idx="6">
                  <c:v>35</c:v>
                </c:pt>
              </c:numCache>
            </c:numRef>
          </c:val>
          <c:smooth val="0"/>
        </c:ser>
        <c:dLbls>
          <c:showLegendKey val="0"/>
          <c:showVal val="0"/>
          <c:showCatName val="0"/>
          <c:showSerName val="0"/>
          <c:showPercent val="0"/>
          <c:showBubbleSize val="0"/>
        </c:dLbls>
        <c:marker val="1"/>
        <c:smooth val="0"/>
        <c:axId val="274900864"/>
        <c:axId val="274907136"/>
      </c:lineChart>
      <c:catAx>
        <c:axId val="274900864"/>
        <c:scaling>
          <c:orientation val="minMax"/>
        </c:scaling>
        <c:delete val="0"/>
        <c:axPos val="b"/>
        <c:title>
          <c:tx>
            <c:rich>
              <a:bodyPr/>
              <a:lstStyle/>
              <a:p>
                <a:pPr>
                  <a:defRPr/>
                </a:pPr>
                <a:r>
                  <a:rPr lang="es-ES_tradnl"/>
                  <a:t>Frameworks</a:t>
                </a:r>
              </a:p>
            </c:rich>
          </c:tx>
          <c:overlay val="0"/>
        </c:title>
        <c:numFmt formatCode="General" sourceLinked="1"/>
        <c:majorTickMark val="none"/>
        <c:minorTickMark val="none"/>
        <c:tickLblPos val="nextTo"/>
        <c:crossAx val="274907136"/>
        <c:crosses val="autoZero"/>
        <c:auto val="1"/>
        <c:lblAlgn val="ctr"/>
        <c:lblOffset val="100"/>
        <c:noMultiLvlLbl val="0"/>
      </c:catAx>
      <c:valAx>
        <c:axId val="274907136"/>
        <c:scaling>
          <c:orientation val="minMax"/>
        </c:scaling>
        <c:delete val="0"/>
        <c:axPos val="l"/>
        <c:majorGridlines>
          <c:spPr>
            <a:ln w="9525" cap="flat" cmpd="sng" algn="ctr">
              <a:solidFill>
                <a:schemeClr val="accent6">
                  <a:shade val="95000"/>
                  <a:satMod val="105000"/>
                </a:schemeClr>
              </a:solidFill>
              <a:prstDash val="solid"/>
            </a:ln>
            <a:effectLst/>
          </c:spPr>
        </c:majorGridlines>
        <c:title>
          <c:tx>
            <c:rich>
              <a:bodyPr/>
              <a:lstStyle/>
              <a:p>
                <a:pPr>
                  <a:defRPr/>
                </a:pPr>
                <a:r>
                  <a:rPr lang="es-ES"/>
                  <a:t>MB</a:t>
                </a:r>
              </a:p>
            </c:rich>
          </c:tx>
          <c:overlay val="0"/>
        </c:title>
        <c:numFmt formatCode="General" sourceLinked="1"/>
        <c:majorTickMark val="none"/>
        <c:minorTickMark val="none"/>
        <c:tickLblPos val="nextTo"/>
        <c:crossAx val="274900864"/>
        <c:crosses val="autoZero"/>
        <c:crossBetween val="between"/>
      </c:valAx>
    </c:plotArea>
    <c:legend>
      <c:legendPos val="r"/>
      <c:layout>
        <c:manualLayout>
          <c:xMode val="edge"/>
          <c:yMode val="edge"/>
          <c:x val="0.79438389695872857"/>
          <c:y val="0.30014212665455464"/>
          <c:w val="0.20561610304127145"/>
          <c:h val="0.28183986904927932"/>
        </c:manualLayout>
      </c:layout>
      <c:overlay val="0"/>
    </c:legend>
    <c:plotVisOnly val="1"/>
    <c:dispBlanksAs val="zero"/>
    <c:showDLblsOverMax val="0"/>
  </c:chart>
  <c:externalData r:id="rId2">
    <c:autoUpdate val="0"/>
  </c:externalData>
</c:chartSpace>
</file>

<file path=word/charts/chart34.xml><?xml version="1.0" encoding="utf-8"?>
<c:chartSpace xmlns:c="http://schemas.openxmlformats.org/drawingml/2006/chart" xmlns:a="http://schemas.openxmlformats.org/drawingml/2006/main" xmlns:r="http://schemas.openxmlformats.org/officeDocument/2006/relationships">
  <c:date1904 val="0"/>
  <c:lang val="es-AR"/>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manualLayout>
          <c:layoutTarget val="inner"/>
          <c:xMode val="edge"/>
          <c:yMode val="edge"/>
          <c:x val="8.7280901989387358E-2"/>
          <c:y val="3.3567708798304972E-2"/>
          <c:w val="0.77700826702459147"/>
          <c:h val="0.82657834437361999"/>
        </c:manualLayout>
      </c:layout>
      <c:lineChart>
        <c:grouping val="standard"/>
        <c:varyColors val="0"/>
        <c:ser>
          <c:idx val="0"/>
          <c:order val="0"/>
          <c:tx>
            <c:strRef>
              <c:f>Sheet1!$K$4</c:f>
              <c:strCache>
                <c:ptCount val="1"/>
                <c:pt idx="0">
                  <c:v>Neoeedit</c:v>
                </c:pt>
              </c:strCache>
            </c:strRef>
          </c:tx>
          <c:dLbls>
            <c:dLbl>
              <c:idx val="0"/>
              <c:layout>
                <c:manualLayout>
                  <c:x val="-7.1301247771836003E-3"/>
                  <c:y val="1.8140589569160998E-2"/>
                </c:manualLayout>
              </c:layout>
              <c:spPr/>
              <c:txPr>
                <a:bodyPr/>
                <a:lstStyle/>
                <a:p>
                  <a:pPr>
                    <a:defRPr/>
                  </a:pPr>
                  <a:endParaRPr lang="es-AR"/>
                </a:p>
              </c:txPr>
              <c:dLblPos val="r"/>
              <c:showLegendKey val="0"/>
              <c:showVal val="1"/>
              <c:showCatName val="0"/>
              <c:showSerName val="0"/>
              <c:showPercent val="0"/>
              <c:showBubbleSize val="0"/>
              <c:extLst>
                <c:ext xmlns:c15="http://schemas.microsoft.com/office/drawing/2012/chart" uri="{CE6537A1-D6FC-4f65-9D91-7224C49458BB}"/>
              </c:extLst>
            </c:dLbl>
            <c:dLbl>
              <c:idx val="1"/>
              <c:layout>
                <c:manualLayout>
                  <c:x val="-1.7825426728020968E-3"/>
                  <c:y val="2.1164021164021163E-2"/>
                </c:manualLayout>
              </c:layout>
              <c:spPr/>
              <c:txPr>
                <a:bodyPr/>
                <a:lstStyle/>
                <a:p>
                  <a:pPr>
                    <a:defRPr/>
                  </a:pPr>
                  <a:endParaRPr lang="es-AR"/>
                </a:p>
              </c:txPr>
              <c:dLblPos val="r"/>
              <c:showLegendKey val="0"/>
              <c:showVal val="1"/>
              <c:showCatName val="0"/>
              <c:showSerName val="0"/>
              <c:showPercent val="0"/>
              <c:showBubbleSize val="0"/>
              <c:extLst>
                <c:ext xmlns:c15="http://schemas.microsoft.com/office/drawing/2012/chart" uri="{CE6537A1-D6FC-4f65-9D91-7224C49458BB}"/>
              </c:extLst>
            </c:dLbl>
            <c:dLbl>
              <c:idx val="2"/>
              <c:layout>
                <c:manualLayout>
                  <c:x val="-1.4260249554367201E-2"/>
                  <c:y val="1.8140589569160998E-2"/>
                </c:manualLayout>
              </c:layout>
              <c:spPr/>
              <c:txPr>
                <a:bodyPr/>
                <a:lstStyle/>
                <a:p>
                  <a:pPr>
                    <a:defRPr/>
                  </a:pPr>
                  <a:endParaRPr lang="es-AR"/>
                </a:p>
              </c:txPr>
              <c:dLblPos val="r"/>
              <c:showLegendKey val="0"/>
              <c:showVal val="1"/>
              <c:showCatName val="0"/>
              <c:showSerName val="0"/>
              <c:showPercent val="0"/>
              <c:showBubbleSize val="0"/>
              <c:extLst>
                <c:ext xmlns:c15="http://schemas.microsoft.com/office/drawing/2012/chart" uri="{CE6537A1-D6FC-4f65-9D91-7224C49458BB}"/>
              </c:extLst>
            </c:dLbl>
            <c:dLbl>
              <c:idx val="3"/>
              <c:layout>
                <c:manualLayout>
                  <c:x val="-1.06951871657754E-2"/>
                  <c:y val="1.8140351503681089E-2"/>
                </c:manualLayout>
              </c:layout>
              <c:spPr/>
              <c:txPr>
                <a:bodyPr/>
                <a:lstStyle/>
                <a:p>
                  <a:pPr>
                    <a:defRPr/>
                  </a:pPr>
                  <a:endParaRPr lang="es-AR"/>
                </a:p>
              </c:txPr>
              <c:dLblPos val="r"/>
              <c:showLegendKey val="0"/>
              <c:showVal val="1"/>
              <c:showCatName val="0"/>
              <c:showSerName val="0"/>
              <c:showPercent val="0"/>
              <c:showBubbleSize val="0"/>
              <c:extLst>
                <c:ext xmlns:c15="http://schemas.microsoft.com/office/drawing/2012/chart" uri="{CE6537A1-D6FC-4f65-9D91-7224C49458BB}"/>
              </c:extLst>
            </c:dLbl>
            <c:dLbl>
              <c:idx val="4"/>
              <c:layout>
                <c:manualLayout>
                  <c:x val="-5.3475935828877002E-3"/>
                  <c:y val="1.8140589569160887E-2"/>
                </c:manualLayout>
              </c:layout>
              <c:spPr/>
              <c:txPr>
                <a:bodyPr/>
                <a:lstStyle/>
                <a:p>
                  <a:pPr>
                    <a:defRPr/>
                  </a:pPr>
                  <a:endParaRPr lang="es-AR"/>
                </a:p>
              </c:txPr>
              <c:dLblPos val="r"/>
              <c:showLegendKey val="0"/>
              <c:showVal val="1"/>
              <c:showCatName val="0"/>
              <c:showSerName val="0"/>
              <c:showPercent val="0"/>
              <c:showBubbleSize val="0"/>
              <c:extLst>
                <c:ext xmlns:c15="http://schemas.microsoft.com/office/drawing/2012/chart" uri="{CE6537A1-D6FC-4f65-9D91-7224C49458BB}"/>
              </c:extLst>
            </c:dLbl>
            <c:dLbl>
              <c:idx val="5"/>
              <c:layout>
                <c:manualLayout>
                  <c:x val="0"/>
                  <c:y val="1.8140589569160998E-2"/>
                </c:manualLayout>
              </c:layout>
              <c:spPr/>
              <c:txPr>
                <a:bodyPr/>
                <a:lstStyle/>
                <a:p>
                  <a:pPr>
                    <a:defRPr/>
                  </a:pPr>
                  <a:endParaRPr lang="es-AR"/>
                </a:p>
              </c:txPr>
              <c:dLblPos val="r"/>
              <c:showLegendKey val="0"/>
              <c:showVal val="1"/>
              <c:showCatName val="0"/>
              <c:showSerName val="0"/>
              <c:showPercent val="0"/>
              <c:showBubbleSize val="0"/>
              <c:extLst>
                <c:ext xmlns:c15="http://schemas.microsoft.com/office/drawing/2012/chart" uri="{CE6537A1-D6FC-4f65-9D91-7224C49458BB}"/>
              </c:extLst>
            </c:dLbl>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Sheet1!$L$3:$R$3</c:f>
              <c:strCache>
                <c:ptCount val="7"/>
                <c:pt idx="0">
                  <c:v>CloudLoop</c:v>
                </c:pt>
                <c:pt idx="1">
                  <c:v>Dasein</c:v>
                </c:pt>
                <c:pt idx="2">
                  <c:v>JClouds</c:v>
                </c:pt>
                <c:pt idx="3">
                  <c:v>JetS3t</c:v>
                </c:pt>
                <c:pt idx="4">
                  <c:v>libcloud</c:v>
                </c:pt>
                <c:pt idx="5">
                  <c:v>Aether</c:v>
                </c:pt>
                <c:pt idx="6">
                  <c:v>Original</c:v>
                </c:pt>
              </c:strCache>
            </c:strRef>
          </c:cat>
          <c:val>
            <c:numRef>
              <c:f>Sheet1!$L$4:$R$4</c:f>
              <c:numCache>
                <c:formatCode>General</c:formatCode>
                <c:ptCount val="7"/>
                <c:pt idx="0">
                  <c:v>7</c:v>
                </c:pt>
                <c:pt idx="1">
                  <c:v>5</c:v>
                </c:pt>
                <c:pt idx="2">
                  <c:v>8</c:v>
                </c:pt>
                <c:pt idx="3">
                  <c:v>5</c:v>
                </c:pt>
                <c:pt idx="4">
                  <c:v>6</c:v>
                </c:pt>
                <c:pt idx="5">
                  <c:v>8</c:v>
                </c:pt>
                <c:pt idx="6">
                  <c:v>6</c:v>
                </c:pt>
              </c:numCache>
            </c:numRef>
          </c:val>
          <c:smooth val="0"/>
        </c:ser>
        <c:ser>
          <c:idx val="1"/>
          <c:order val="1"/>
          <c:tx>
            <c:strRef>
              <c:f>Sheet1!$K$5</c:f>
              <c:strCache>
                <c:ptCount val="1"/>
                <c:pt idx="0">
                  <c:v>JFileSync</c:v>
                </c:pt>
              </c:strCache>
            </c:strRef>
          </c:tx>
          <c:dLbls>
            <c:dLbl>
              <c:idx val="0"/>
              <c:layout>
                <c:manualLayout>
                  <c:x val="-3.5650623885918001E-3"/>
                  <c:y val="-1.5117157974300832E-2"/>
                </c:manualLayout>
              </c:layout>
              <c:spPr/>
              <c:txPr>
                <a:bodyPr/>
                <a:lstStyle/>
                <a:p>
                  <a:pPr>
                    <a:defRPr/>
                  </a:pPr>
                  <a:endParaRPr lang="es-AR"/>
                </a:p>
              </c:txPr>
              <c:dLblPos val="r"/>
              <c:showLegendKey val="0"/>
              <c:showVal val="1"/>
              <c:showCatName val="0"/>
              <c:showSerName val="0"/>
              <c:showPercent val="0"/>
              <c:showBubbleSize val="0"/>
              <c:extLst>
                <c:ext xmlns:c15="http://schemas.microsoft.com/office/drawing/2012/chart" uri="{CE6537A1-D6FC-4f65-9D91-7224C49458BB}"/>
              </c:extLst>
            </c:dLbl>
            <c:dLbl>
              <c:idx val="1"/>
              <c:layout>
                <c:manualLayout>
                  <c:x val="-1.9607843137254902E-2"/>
                  <c:y val="-2.7210884353741496E-2"/>
                </c:manualLayout>
              </c:layout>
              <c:spPr/>
              <c:txPr>
                <a:bodyPr/>
                <a:lstStyle/>
                <a:p>
                  <a:pPr>
                    <a:defRPr/>
                  </a:pPr>
                  <a:endParaRPr lang="es-AR"/>
                </a:p>
              </c:txPr>
              <c:dLblPos val="r"/>
              <c:showLegendKey val="0"/>
              <c:showVal val="1"/>
              <c:showCatName val="0"/>
              <c:showSerName val="0"/>
              <c:showPercent val="0"/>
              <c:showBubbleSize val="0"/>
              <c:extLst>
                <c:ext xmlns:c15="http://schemas.microsoft.com/office/drawing/2012/chart" uri="{CE6537A1-D6FC-4f65-9D91-7224C49458BB}"/>
              </c:extLst>
            </c:dLbl>
            <c:dLbl>
              <c:idx val="2"/>
              <c:layout>
                <c:manualLayout>
                  <c:x val="1.7825426728020968E-3"/>
                  <c:y val="-3.3257747543461828E-2"/>
                </c:manualLayout>
              </c:layout>
              <c:spPr/>
              <c:txPr>
                <a:bodyPr/>
                <a:lstStyle/>
                <a:p>
                  <a:pPr>
                    <a:defRPr/>
                  </a:pPr>
                  <a:endParaRPr lang="es-AR"/>
                </a:p>
              </c:txPr>
              <c:dLblPos val="r"/>
              <c:showLegendKey val="0"/>
              <c:showVal val="1"/>
              <c:showCatName val="0"/>
              <c:showSerName val="0"/>
              <c:showPercent val="0"/>
              <c:showBubbleSize val="0"/>
              <c:extLst>
                <c:ext xmlns:c15="http://schemas.microsoft.com/office/drawing/2012/chart" uri="{CE6537A1-D6FC-4f65-9D91-7224C49458BB}"/>
              </c:extLst>
            </c:dLbl>
            <c:dLbl>
              <c:idx val="3"/>
              <c:layout>
                <c:manualLayout>
                  <c:x val="-5.3475935828877002E-3"/>
                  <c:y val="-2.7210884353741385E-2"/>
                </c:manualLayout>
              </c:layout>
              <c:spPr/>
              <c:txPr>
                <a:bodyPr/>
                <a:lstStyle/>
                <a:p>
                  <a:pPr>
                    <a:defRPr/>
                  </a:pPr>
                  <a:endParaRPr lang="es-AR"/>
                </a:p>
              </c:txPr>
              <c:dLblPos val="r"/>
              <c:showLegendKey val="0"/>
              <c:showVal val="1"/>
              <c:showCatName val="0"/>
              <c:showSerName val="0"/>
              <c:showPercent val="0"/>
              <c:showBubbleSize val="0"/>
              <c:extLst>
                <c:ext xmlns:c15="http://schemas.microsoft.com/office/drawing/2012/chart" uri="{CE6537A1-D6FC-4f65-9D91-7224C49458BB}"/>
              </c:extLst>
            </c:dLbl>
            <c:dLbl>
              <c:idx val="4"/>
              <c:layout>
                <c:manualLayout>
                  <c:x val="-5.3475935828877002E-3"/>
                  <c:y val="-2.4187452758881331E-2"/>
                </c:manualLayout>
              </c:layout>
              <c:spPr/>
              <c:txPr>
                <a:bodyPr/>
                <a:lstStyle/>
                <a:p>
                  <a:pPr>
                    <a:defRPr/>
                  </a:pPr>
                  <a:endParaRPr lang="es-AR"/>
                </a:p>
              </c:txPr>
              <c:dLblPos val="r"/>
              <c:showLegendKey val="0"/>
              <c:showVal val="1"/>
              <c:showCatName val="0"/>
              <c:showSerName val="0"/>
              <c:showPercent val="0"/>
              <c:showBubbleSize val="0"/>
              <c:extLst>
                <c:ext xmlns:c15="http://schemas.microsoft.com/office/drawing/2012/chart" uri="{CE6537A1-D6FC-4f65-9D91-7224C49458BB}"/>
              </c:extLst>
            </c:dLbl>
            <c:dLbl>
              <c:idx val="5"/>
              <c:layout>
                <c:manualLayout>
                  <c:x val="0"/>
                  <c:y val="-1.8140589569160998E-2"/>
                </c:manualLayout>
              </c:layout>
              <c:spPr/>
              <c:txPr>
                <a:bodyPr/>
                <a:lstStyle/>
                <a:p>
                  <a:pPr>
                    <a:defRPr/>
                  </a:pPr>
                  <a:endParaRPr lang="es-AR"/>
                </a:p>
              </c:txPr>
              <c:dLblPos val="r"/>
              <c:showLegendKey val="0"/>
              <c:showVal val="1"/>
              <c:showCatName val="0"/>
              <c:showSerName val="0"/>
              <c:showPercent val="0"/>
              <c:showBubbleSize val="0"/>
              <c:extLst>
                <c:ext xmlns:c15="http://schemas.microsoft.com/office/drawing/2012/chart" uri="{CE6537A1-D6FC-4f65-9D91-7224C49458BB}"/>
              </c:extLst>
            </c:dLbl>
            <c:dLbl>
              <c:idx val="6"/>
              <c:layout>
                <c:manualLayout>
                  <c:x val="0"/>
                  <c:y val="-2.7210884353741496E-2"/>
                </c:manualLayout>
              </c:layout>
              <c:spPr/>
              <c:txPr>
                <a:bodyPr/>
                <a:lstStyle/>
                <a:p>
                  <a:pPr>
                    <a:defRPr/>
                  </a:pPr>
                  <a:endParaRPr lang="es-AR"/>
                </a:p>
              </c:txPr>
              <c:dLblPos val="r"/>
              <c:showLegendKey val="0"/>
              <c:showVal val="1"/>
              <c:showCatName val="0"/>
              <c:showSerName val="0"/>
              <c:showPercent val="0"/>
              <c:showBubbleSize val="0"/>
              <c:extLst>
                <c:ext xmlns:c15="http://schemas.microsoft.com/office/drawing/2012/chart" uri="{CE6537A1-D6FC-4f65-9D91-7224C49458BB}"/>
              </c:extLst>
            </c:dLbl>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Sheet1!$L$3:$R$3</c:f>
              <c:strCache>
                <c:ptCount val="7"/>
                <c:pt idx="0">
                  <c:v>CloudLoop</c:v>
                </c:pt>
                <c:pt idx="1">
                  <c:v>Dasein</c:v>
                </c:pt>
                <c:pt idx="2">
                  <c:v>JClouds</c:v>
                </c:pt>
                <c:pt idx="3">
                  <c:v>JetS3t</c:v>
                </c:pt>
                <c:pt idx="4">
                  <c:v>libcloud</c:v>
                </c:pt>
                <c:pt idx="5">
                  <c:v>Aether</c:v>
                </c:pt>
                <c:pt idx="6">
                  <c:v>Original</c:v>
                </c:pt>
              </c:strCache>
            </c:strRef>
          </c:cat>
          <c:val>
            <c:numRef>
              <c:f>Sheet1!$L$5:$R$5</c:f>
              <c:numCache>
                <c:formatCode>General</c:formatCode>
                <c:ptCount val="7"/>
                <c:pt idx="0">
                  <c:v>7</c:v>
                </c:pt>
                <c:pt idx="1">
                  <c:v>5</c:v>
                </c:pt>
                <c:pt idx="2">
                  <c:v>8</c:v>
                </c:pt>
                <c:pt idx="3">
                  <c:v>5</c:v>
                </c:pt>
                <c:pt idx="4">
                  <c:v>6</c:v>
                </c:pt>
                <c:pt idx="5">
                  <c:v>9</c:v>
                </c:pt>
                <c:pt idx="6">
                  <c:v>10</c:v>
                </c:pt>
              </c:numCache>
            </c:numRef>
          </c:val>
          <c:smooth val="0"/>
        </c:ser>
        <c:ser>
          <c:idx val="2"/>
          <c:order val="2"/>
          <c:tx>
            <c:strRef>
              <c:f>Sheet1!$K$6</c:f>
              <c:strCache>
                <c:ptCount val="1"/>
                <c:pt idx="0">
                  <c:v>MuCommander</c:v>
                </c:pt>
              </c:strCache>
            </c:strRef>
          </c:tx>
          <c:dLbls>
            <c:dLbl>
              <c:idx val="0"/>
              <c:layout>
                <c:manualLayout>
                  <c:x val="-5.3475935828877002E-3"/>
                  <c:y val="-9.0702947845804991E-3"/>
                </c:manualLayout>
              </c:layout>
              <c:spPr/>
              <c:txPr>
                <a:bodyPr/>
                <a:lstStyle/>
                <a:p>
                  <a:pPr>
                    <a:defRPr/>
                  </a:pPr>
                  <a:endParaRPr lang="es-AR"/>
                </a:p>
              </c:txPr>
              <c:dLblPos val="r"/>
              <c:showLegendKey val="0"/>
              <c:showVal val="1"/>
              <c:showCatName val="0"/>
              <c:showSerName val="0"/>
              <c:showPercent val="0"/>
              <c:showBubbleSize val="0"/>
              <c:extLst>
                <c:ext xmlns:c15="http://schemas.microsoft.com/office/drawing/2012/chart" uri="{CE6537A1-D6FC-4f65-9D91-7224C49458BB}"/>
              </c:extLst>
            </c:dLbl>
            <c:dLbl>
              <c:idx val="1"/>
              <c:layout>
                <c:manualLayout>
                  <c:x val="0"/>
                  <c:y val="-1.2093726379440665E-2"/>
                </c:manualLayout>
              </c:layout>
              <c:spPr/>
              <c:txPr>
                <a:bodyPr/>
                <a:lstStyle/>
                <a:p>
                  <a:pPr>
                    <a:defRPr/>
                  </a:pPr>
                  <a:endParaRPr lang="es-AR"/>
                </a:p>
              </c:txPr>
              <c:dLblPos val="r"/>
              <c:showLegendKey val="0"/>
              <c:showVal val="1"/>
              <c:showCatName val="0"/>
              <c:showSerName val="0"/>
              <c:showPercent val="0"/>
              <c:showBubbleSize val="0"/>
              <c:extLst>
                <c:ext xmlns:c15="http://schemas.microsoft.com/office/drawing/2012/chart" uri="{CE6537A1-D6FC-4f65-9D91-7224C49458BB}"/>
              </c:extLst>
            </c:dLbl>
            <c:dLbl>
              <c:idx val="2"/>
              <c:layout>
                <c:manualLayout>
                  <c:x val="-5.3475935828877002E-3"/>
                  <c:y val="-9.0702947845804991E-3"/>
                </c:manualLayout>
              </c:layout>
              <c:spPr/>
              <c:txPr>
                <a:bodyPr/>
                <a:lstStyle/>
                <a:p>
                  <a:pPr>
                    <a:defRPr/>
                  </a:pPr>
                  <a:endParaRPr lang="es-AR"/>
                </a:p>
              </c:txPr>
              <c:dLblPos val="r"/>
              <c:showLegendKey val="0"/>
              <c:showVal val="1"/>
              <c:showCatName val="0"/>
              <c:showSerName val="0"/>
              <c:showPercent val="0"/>
              <c:showBubbleSize val="0"/>
              <c:extLst>
                <c:ext xmlns:c15="http://schemas.microsoft.com/office/drawing/2012/chart" uri="{CE6537A1-D6FC-4f65-9D91-7224C49458BB}"/>
              </c:extLst>
            </c:dLbl>
            <c:dLbl>
              <c:idx val="3"/>
              <c:layout>
                <c:manualLayout>
                  <c:x val="0"/>
                  <c:y val="9.0702947845804991E-3"/>
                </c:manualLayout>
              </c:layout>
              <c:spPr/>
              <c:txPr>
                <a:bodyPr/>
                <a:lstStyle/>
                <a:p>
                  <a:pPr>
                    <a:defRPr/>
                  </a:pPr>
                  <a:endParaRPr lang="es-AR"/>
                </a:p>
              </c:txPr>
              <c:dLblPos val="r"/>
              <c:showLegendKey val="0"/>
              <c:showVal val="1"/>
              <c:showCatName val="0"/>
              <c:showSerName val="0"/>
              <c:showPercent val="0"/>
              <c:showBubbleSize val="0"/>
              <c:extLst>
                <c:ext xmlns:c15="http://schemas.microsoft.com/office/drawing/2012/chart" uri="{CE6537A1-D6FC-4f65-9D91-7224C49458BB}"/>
              </c:extLst>
            </c:dLbl>
            <c:dLbl>
              <c:idx val="4"/>
              <c:layout>
                <c:manualLayout>
                  <c:x val="0"/>
                  <c:y val="1.8140589569160998E-2"/>
                </c:manualLayout>
              </c:layout>
              <c:spPr/>
              <c:txPr>
                <a:bodyPr/>
                <a:lstStyle/>
                <a:p>
                  <a:pPr>
                    <a:defRPr/>
                  </a:pPr>
                  <a:endParaRPr lang="es-AR"/>
                </a:p>
              </c:txPr>
              <c:dLblPos val="r"/>
              <c:showLegendKey val="0"/>
              <c:showVal val="1"/>
              <c:showCatName val="0"/>
              <c:showSerName val="0"/>
              <c:showPercent val="0"/>
              <c:showBubbleSize val="0"/>
              <c:extLst>
                <c:ext xmlns:c15="http://schemas.microsoft.com/office/drawing/2012/chart" uri="{CE6537A1-D6FC-4f65-9D91-7224C49458BB}"/>
              </c:extLst>
            </c:dLbl>
            <c:dLbl>
              <c:idx val="5"/>
              <c:layout>
                <c:manualLayout>
                  <c:x val="0"/>
                  <c:y val="2.4187452758881331E-2"/>
                </c:manualLayout>
              </c:layout>
              <c:spPr/>
              <c:txPr>
                <a:bodyPr/>
                <a:lstStyle/>
                <a:p>
                  <a:pPr>
                    <a:defRPr/>
                  </a:pPr>
                  <a:endParaRPr lang="es-AR"/>
                </a:p>
              </c:txPr>
              <c:dLblPos val="r"/>
              <c:showLegendKey val="0"/>
              <c:showVal val="1"/>
              <c:showCatName val="0"/>
              <c:showSerName val="0"/>
              <c:showPercent val="0"/>
              <c:showBubbleSize val="0"/>
              <c:extLst>
                <c:ext xmlns:c15="http://schemas.microsoft.com/office/drawing/2012/chart" uri="{CE6537A1-D6FC-4f65-9D91-7224C49458BB}"/>
              </c:extLst>
            </c:dLbl>
            <c:dLbl>
              <c:idx val="6"/>
              <c:layout>
                <c:manualLayout>
                  <c:x val="-5.3475935828877002E-3"/>
                  <c:y val="-9.0702947845804991E-3"/>
                </c:manualLayout>
              </c:layout>
              <c:spPr/>
              <c:txPr>
                <a:bodyPr/>
                <a:lstStyle/>
                <a:p>
                  <a:pPr>
                    <a:defRPr/>
                  </a:pPr>
                  <a:endParaRPr lang="es-AR"/>
                </a:p>
              </c:txPr>
              <c:dLblPos val="r"/>
              <c:showLegendKey val="0"/>
              <c:showVal val="1"/>
              <c:showCatName val="0"/>
              <c:showSerName val="0"/>
              <c:showPercent val="0"/>
              <c:showBubbleSize val="0"/>
              <c:extLst>
                <c:ext xmlns:c15="http://schemas.microsoft.com/office/drawing/2012/chart" uri="{CE6537A1-D6FC-4f65-9D91-7224C49458BB}"/>
              </c:extLst>
            </c:dLbl>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Sheet1!$L$3:$R$3</c:f>
              <c:strCache>
                <c:ptCount val="7"/>
                <c:pt idx="0">
                  <c:v>CloudLoop</c:v>
                </c:pt>
                <c:pt idx="1">
                  <c:v>Dasein</c:v>
                </c:pt>
                <c:pt idx="2">
                  <c:v>JClouds</c:v>
                </c:pt>
                <c:pt idx="3">
                  <c:v>JetS3t</c:v>
                </c:pt>
                <c:pt idx="4">
                  <c:v>libcloud</c:v>
                </c:pt>
                <c:pt idx="5">
                  <c:v>Aether</c:v>
                </c:pt>
                <c:pt idx="6">
                  <c:v>Original</c:v>
                </c:pt>
              </c:strCache>
            </c:strRef>
          </c:cat>
          <c:val>
            <c:numRef>
              <c:f>Sheet1!$L$6:$R$6</c:f>
              <c:numCache>
                <c:formatCode>General</c:formatCode>
                <c:ptCount val="7"/>
                <c:pt idx="0">
                  <c:v>72</c:v>
                </c:pt>
                <c:pt idx="1">
                  <c:v>145</c:v>
                </c:pt>
                <c:pt idx="2">
                  <c:v>118</c:v>
                </c:pt>
                <c:pt idx="3">
                  <c:v>53</c:v>
                </c:pt>
                <c:pt idx="4">
                  <c:v>198</c:v>
                </c:pt>
                <c:pt idx="5">
                  <c:v>52</c:v>
                </c:pt>
                <c:pt idx="6">
                  <c:v>81</c:v>
                </c:pt>
              </c:numCache>
            </c:numRef>
          </c:val>
          <c:smooth val="0"/>
        </c:ser>
        <c:dLbls>
          <c:showLegendKey val="0"/>
          <c:showVal val="0"/>
          <c:showCatName val="0"/>
          <c:showSerName val="0"/>
          <c:showPercent val="0"/>
          <c:showBubbleSize val="0"/>
        </c:dLbls>
        <c:marker val="1"/>
        <c:smooth val="0"/>
        <c:axId val="274999936"/>
        <c:axId val="275022592"/>
      </c:lineChart>
      <c:catAx>
        <c:axId val="274999936"/>
        <c:scaling>
          <c:orientation val="minMax"/>
        </c:scaling>
        <c:delete val="0"/>
        <c:axPos val="b"/>
        <c:title>
          <c:tx>
            <c:rich>
              <a:bodyPr/>
              <a:lstStyle/>
              <a:p>
                <a:pPr>
                  <a:defRPr/>
                </a:pPr>
                <a:r>
                  <a:rPr lang="es-ES_tradnl" b="1"/>
                  <a:t>Frameworks</a:t>
                </a:r>
              </a:p>
            </c:rich>
          </c:tx>
          <c:overlay val="0"/>
        </c:title>
        <c:numFmt formatCode="General" sourceLinked="1"/>
        <c:majorTickMark val="none"/>
        <c:minorTickMark val="none"/>
        <c:tickLblPos val="nextTo"/>
        <c:crossAx val="275022592"/>
        <c:crosses val="autoZero"/>
        <c:auto val="1"/>
        <c:lblAlgn val="ctr"/>
        <c:lblOffset val="100"/>
        <c:noMultiLvlLbl val="0"/>
      </c:catAx>
      <c:valAx>
        <c:axId val="275022592"/>
        <c:scaling>
          <c:orientation val="minMax"/>
        </c:scaling>
        <c:delete val="0"/>
        <c:axPos val="l"/>
        <c:majorGridlines>
          <c:spPr>
            <a:ln w="9525" cap="flat" cmpd="sng" algn="ctr">
              <a:solidFill>
                <a:schemeClr val="accent6">
                  <a:shade val="95000"/>
                  <a:satMod val="105000"/>
                </a:schemeClr>
              </a:solidFill>
              <a:prstDash val="solid"/>
            </a:ln>
            <a:effectLst/>
          </c:spPr>
        </c:majorGridlines>
        <c:title>
          <c:tx>
            <c:rich>
              <a:bodyPr/>
              <a:lstStyle/>
              <a:p>
                <a:pPr>
                  <a:defRPr/>
                </a:pPr>
                <a:r>
                  <a:rPr lang="es-ES"/>
                  <a:t>Segundos de CPU</a:t>
                </a:r>
              </a:p>
            </c:rich>
          </c:tx>
          <c:overlay val="0"/>
        </c:title>
        <c:numFmt formatCode="General" sourceLinked="1"/>
        <c:majorTickMark val="none"/>
        <c:minorTickMark val="none"/>
        <c:tickLblPos val="nextTo"/>
        <c:crossAx val="274999936"/>
        <c:crosses val="autoZero"/>
        <c:crossBetween val="between"/>
      </c:valAx>
    </c:plotArea>
    <c:legend>
      <c:legendPos val="r"/>
      <c:layout>
        <c:manualLayout>
          <c:xMode val="edge"/>
          <c:yMode val="edge"/>
          <c:x val="0.83251475144554299"/>
          <c:y val="0.29403062712399047"/>
          <c:w val="0.1574512396476756"/>
          <c:h val="0.28797805036275231"/>
        </c:manualLayout>
      </c:layout>
      <c:overlay val="0"/>
    </c:legend>
    <c:plotVisOnly val="1"/>
    <c:dispBlanksAs val="zero"/>
    <c:showDLblsOverMax val="0"/>
  </c:chart>
  <c:externalData r:id="rId2">
    <c:autoUpdate val="0"/>
  </c:externalData>
</c:chartSpace>
</file>

<file path=word/charts/chart35.xml><?xml version="1.0" encoding="utf-8"?>
<c:chartSpace xmlns:c="http://schemas.openxmlformats.org/drawingml/2006/chart" xmlns:a="http://schemas.openxmlformats.org/drawingml/2006/main" xmlns:r="http://schemas.openxmlformats.org/officeDocument/2006/relationships">
  <c:date1904 val="0"/>
  <c:lang val="es-AR"/>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7.8534776902887141E-2"/>
          <c:y val="3.9901238760249307E-2"/>
          <c:w val="0.722497375328084"/>
          <c:h val="0.793857277274303"/>
        </c:manualLayout>
      </c:layout>
      <c:lineChart>
        <c:grouping val="standard"/>
        <c:varyColors val="0"/>
        <c:ser>
          <c:idx val="0"/>
          <c:order val="0"/>
          <c:tx>
            <c:strRef>
              <c:f>Calculos!$I$18</c:f>
              <c:strCache>
                <c:ptCount val="1"/>
                <c:pt idx="0">
                  <c:v>Promedio de líneas modificadas</c:v>
                </c:pt>
              </c:strCache>
            </c:strRef>
          </c:tx>
          <c:dLbls>
            <c:dLbl>
              <c:idx val="0"/>
              <c:layout>
                <c:manualLayout>
                  <c:x val="0"/>
                  <c:y val="-1.4603173143039806E-2"/>
                </c:manualLayout>
              </c:layout>
              <c:dLblPos val="r"/>
              <c:showLegendKey val="0"/>
              <c:showVal val="1"/>
              <c:showCatName val="0"/>
              <c:showSerName val="0"/>
              <c:showPercent val="0"/>
              <c:showBubbleSize val="0"/>
              <c:extLst>
                <c:ext xmlns:c15="http://schemas.microsoft.com/office/drawing/2012/chart" uri="{CE6537A1-D6FC-4f65-9D91-7224C49458BB}"/>
              </c:extLst>
            </c:dLbl>
            <c:dLbl>
              <c:idx val="1"/>
              <c:layout>
                <c:manualLayout>
                  <c:x val="-1.7394750656167971E-2"/>
                  <c:y val="-4.2075217859600424E-2"/>
                </c:manualLayout>
              </c:layout>
              <c:dLblPos val="r"/>
              <c:showLegendKey val="0"/>
              <c:showVal val="1"/>
              <c:showCatName val="0"/>
              <c:showSerName val="0"/>
              <c:showPercent val="0"/>
              <c:showBubbleSize val="0"/>
              <c:extLst>
                <c:ext xmlns:c15="http://schemas.microsoft.com/office/drawing/2012/chart" uri="{CE6537A1-D6FC-4f65-9D91-7224C49458BB}"/>
              </c:extLst>
            </c:dLbl>
            <c:dLbl>
              <c:idx val="3"/>
              <c:layout>
                <c:manualLayout>
                  <c:x val="0"/>
                  <c:y val="-1.4603173143039839E-2"/>
                </c:manualLayout>
              </c:layout>
              <c:dLblPos val="r"/>
              <c:showLegendKey val="0"/>
              <c:showVal val="1"/>
              <c:showCatName val="0"/>
              <c:showSerName val="0"/>
              <c:showPercent val="0"/>
              <c:showBubbleSize val="0"/>
              <c:extLst>
                <c:ext xmlns:c15="http://schemas.microsoft.com/office/drawing/2012/chart" uri="{CE6537A1-D6FC-4f65-9D91-7224C49458BB}"/>
              </c:extLst>
            </c:dLbl>
            <c:spPr>
              <a:noFill/>
              <a:ln w="25400">
                <a:noFill/>
              </a:ln>
            </c:spPr>
            <c:txPr>
              <a:bodyPr/>
              <a:lstStyle/>
              <a:p>
                <a:pPr>
                  <a:defRPr sz="1000" b="0" i="0" u="none" strike="noStrike" baseline="0">
                    <a:solidFill>
                      <a:srgbClr val="333333"/>
                    </a:solidFill>
                    <a:latin typeface="Calibri"/>
                    <a:ea typeface="Calibri"/>
                    <a:cs typeface="Calibri"/>
                  </a:defRPr>
                </a:pPr>
                <a:endParaRPr lang="es-AR"/>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Calculos!$J$15:$O$15</c:f>
              <c:strCache>
                <c:ptCount val="6"/>
                <c:pt idx="0">
                  <c:v>CloudLoop</c:v>
                </c:pt>
                <c:pt idx="1">
                  <c:v>Dasein</c:v>
                </c:pt>
                <c:pt idx="2">
                  <c:v>JClouds</c:v>
                </c:pt>
                <c:pt idx="3">
                  <c:v>JetS3t</c:v>
                </c:pt>
                <c:pt idx="4">
                  <c:v>libcloud</c:v>
                </c:pt>
                <c:pt idx="5">
                  <c:v>Aether</c:v>
                </c:pt>
              </c:strCache>
            </c:strRef>
          </c:cat>
          <c:val>
            <c:numRef>
              <c:f>Calculos!$J$18:$O$18</c:f>
              <c:numCache>
                <c:formatCode>0</c:formatCode>
                <c:ptCount val="6"/>
                <c:pt idx="0">
                  <c:v>44.666666666666671</c:v>
                </c:pt>
                <c:pt idx="1">
                  <c:v>33.666666666666664</c:v>
                </c:pt>
                <c:pt idx="2">
                  <c:v>10</c:v>
                </c:pt>
                <c:pt idx="3">
                  <c:v>58</c:v>
                </c:pt>
                <c:pt idx="4">
                  <c:v>55</c:v>
                </c:pt>
                <c:pt idx="5">
                  <c:v>10</c:v>
                </c:pt>
              </c:numCache>
            </c:numRef>
          </c:val>
          <c:smooth val="0"/>
        </c:ser>
        <c:dLbls>
          <c:showLegendKey val="0"/>
          <c:showVal val="0"/>
          <c:showCatName val="0"/>
          <c:showSerName val="0"/>
          <c:showPercent val="0"/>
          <c:showBubbleSize val="0"/>
        </c:dLbls>
        <c:marker val="1"/>
        <c:smooth val="0"/>
        <c:axId val="275051648"/>
        <c:axId val="275053568"/>
      </c:lineChart>
      <c:catAx>
        <c:axId val="275051648"/>
        <c:scaling>
          <c:orientation val="minMax"/>
        </c:scaling>
        <c:delete val="0"/>
        <c:axPos val="b"/>
        <c:title>
          <c:tx>
            <c:rich>
              <a:bodyPr/>
              <a:lstStyle/>
              <a:p>
                <a:pPr>
                  <a:defRPr/>
                </a:pPr>
                <a:r>
                  <a:rPr lang="es-ES_tradnl" b="1"/>
                  <a:t>Frameworks</a:t>
                </a:r>
              </a:p>
            </c:rich>
          </c:tx>
          <c:overlay val="0"/>
        </c:title>
        <c:numFmt formatCode="General" sourceLinked="1"/>
        <c:majorTickMark val="out"/>
        <c:minorTickMark val="none"/>
        <c:tickLblPos val="nextTo"/>
        <c:txPr>
          <a:bodyPr rot="0" vert="horz"/>
          <a:lstStyle/>
          <a:p>
            <a:pPr>
              <a:defRPr sz="1000" b="0" i="0" u="none" strike="noStrike" baseline="0">
                <a:solidFill>
                  <a:srgbClr val="333333"/>
                </a:solidFill>
                <a:latin typeface="Calibri"/>
                <a:ea typeface="Calibri"/>
                <a:cs typeface="Calibri"/>
              </a:defRPr>
            </a:pPr>
            <a:endParaRPr lang="es-AR"/>
          </a:p>
        </c:txPr>
        <c:crossAx val="275053568"/>
        <c:crosses val="autoZero"/>
        <c:auto val="1"/>
        <c:lblAlgn val="ctr"/>
        <c:lblOffset val="100"/>
        <c:noMultiLvlLbl val="0"/>
      </c:catAx>
      <c:valAx>
        <c:axId val="275053568"/>
        <c:scaling>
          <c:orientation val="minMax"/>
        </c:scaling>
        <c:delete val="0"/>
        <c:axPos val="l"/>
        <c:majorGridlines>
          <c:spPr>
            <a:ln w="9525" cap="flat" cmpd="sng" algn="ctr">
              <a:solidFill>
                <a:schemeClr val="accent6">
                  <a:shade val="95000"/>
                  <a:satMod val="105000"/>
                </a:schemeClr>
              </a:solidFill>
              <a:prstDash val="solid"/>
            </a:ln>
            <a:effectLst/>
          </c:spPr>
        </c:majorGridlines>
        <c:title>
          <c:tx>
            <c:rich>
              <a:bodyPr/>
              <a:lstStyle/>
              <a:p>
                <a:pPr>
                  <a:defRPr sz="1000" b="1" i="0" u="none" strike="noStrike" baseline="0">
                    <a:solidFill>
                      <a:srgbClr val="333333"/>
                    </a:solidFill>
                    <a:latin typeface="Calibri"/>
                    <a:ea typeface="Calibri"/>
                    <a:cs typeface="Calibri"/>
                  </a:defRPr>
                </a:pPr>
                <a:r>
                  <a:rPr lang="es-ES_tradnl"/>
                  <a:t>Nro de líneas</a:t>
                </a:r>
              </a:p>
            </c:rich>
          </c:tx>
          <c:overlay val="0"/>
        </c:title>
        <c:numFmt formatCode="0" sourceLinked="1"/>
        <c:majorTickMark val="out"/>
        <c:minorTickMark val="none"/>
        <c:tickLblPos val="nextTo"/>
        <c:txPr>
          <a:bodyPr rot="0" vert="horz"/>
          <a:lstStyle/>
          <a:p>
            <a:pPr>
              <a:defRPr sz="1000" b="0" i="0" u="none" strike="noStrike" baseline="0">
                <a:solidFill>
                  <a:srgbClr val="333333"/>
                </a:solidFill>
                <a:latin typeface="Calibri"/>
                <a:ea typeface="Calibri"/>
                <a:cs typeface="Calibri"/>
              </a:defRPr>
            </a:pPr>
            <a:endParaRPr lang="es-AR"/>
          </a:p>
        </c:txPr>
        <c:crossAx val="275051648"/>
        <c:crosses val="autoZero"/>
        <c:crossBetween val="between"/>
      </c:valAx>
    </c:plotArea>
    <c:legend>
      <c:legendPos val="r"/>
      <c:layout>
        <c:manualLayout>
          <c:xMode val="edge"/>
          <c:yMode val="edge"/>
          <c:x val="0.77436548556430451"/>
          <c:y val="0.31656259948638493"/>
          <c:w val="0.21563451443569553"/>
          <c:h val="0.21593140480081499"/>
        </c:manualLayout>
      </c:layout>
      <c:overlay val="0"/>
    </c:legend>
    <c:plotVisOnly val="1"/>
    <c:dispBlanksAs val="gap"/>
    <c:showDLblsOverMax val="0"/>
  </c:chart>
  <c:txPr>
    <a:bodyPr/>
    <a:lstStyle/>
    <a:p>
      <a:pPr>
        <a:defRPr sz="1000" b="0" i="0" u="none" strike="noStrike" baseline="0">
          <a:solidFill>
            <a:srgbClr val="333333"/>
          </a:solidFill>
          <a:latin typeface="Calibri"/>
          <a:ea typeface="Calibri"/>
          <a:cs typeface="Calibri"/>
        </a:defRPr>
      </a:pPr>
      <a:endParaRPr lang="es-AR"/>
    </a:p>
  </c:txPr>
  <c:externalData r:id="rId2">
    <c:autoUpdate val="0"/>
  </c:externalData>
</c:chartSpace>
</file>

<file path=word/charts/chart36.xml><?xml version="1.0" encoding="utf-8"?>
<c:chartSpace xmlns:c="http://schemas.openxmlformats.org/drawingml/2006/chart" xmlns:a="http://schemas.openxmlformats.org/drawingml/2006/main" xmlns:r="http://schemas.openxmlformats.org/officeDocument/2006/relationships">
  <c:date1904 val="0"/>
  <c:lang val="es-AR"/>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8.4030619785228883E-2"/>
          <c:y val="3.9550965464642922E-2"/>
          <c:w val="0.76621474824254698"/>
          <c:h val="0.79566690256659689"/>
        </c:manualLayout>
      </c:layout>
      <c:barChart>
        <c:barDir val="col"/>
        <c:grouping val="clustered"/>
        <c:varyColors val="0"/>
        <c:ser>
          <c:idx val="0"/>
          <c:order val="0"/>
          <c:tx>
            <c:strRef>
              <c:f>Calculos!$I$3</c:f>
              <c:strCache>
                <c:ptCount val="1"/>
                <c:pt idx="0">
                  <c:v>CloudLoop</c:v>
                </c:pt>
              </c:strCache>
            </c:strRef>
          </c:tx>
          <c:invertIfNegative val="0"/>
          <c:dLbls>
            <c:dLbl>
              <c:idx val="0"/>
              <c:delete val="1"/>
              <c:extLst>
                <c:ext xmlns:c15="http://schemas.microsoft.com/office/drawing/2012/chart" uri="{CE6537A1-D6FC-4f65-9D91-7224C49458BB}"/>
              </c:extLst>
            </c:dLbl>
            <c:spPr>
              <a:noFill/>
              <a:ln w="25400">
                <a:noFill/>
              </a:ln>
            </c:spPr>
            <c:txPr>
              <a:bodyPr rot="-5400000" vert="horz"/>
              <a:lstStyle/>
              <a:p>
                <a:pPr>
                  <a:defRPr sz="1000" b="0" i="0" u="none" strike="noStrike" baseline="0">
                    <a:solidFill>
                      <a:srgbClr val="333333"/>
                    </a:solidFill>
                    <a:latin typeface="Calibri"/>
                    <a:ea typeface="Calibri"/>
                    <a:cs typeface="Calibri"/>
                  </a:defRPr>
                </a:pPr>
                <a:endParaRPr lang="es-AR"/>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Calculos!$J$2:$O$2</c:f>
              <c:strCache>
                <c:ptCount val="6"/>
                <c:pt idx="0">
                  <c:v>CloudLoop</c:v>
                </c:pt>
                <c:pt idx="1">
                  <c:v>Dasein</c:v>
                </c:pt>
                <c:pt idx="2">
                  <c:v>JClouds</c:v>
                </c:pt>
                <c:pt idx="3">
                  <c:v>JetS3t</c:v>
                </c:pt>
                <c:pt idx="4">
                  <c:v>libcloud</c:v>
                </c:pt>
                <c:pt idx="5">
                  <c:v>Aether</c:v>
                </c:pt>
              </c:strCache>
            </c:strRef>
          </c:cat>
          <c:val>
            <c:numRef>
              <c:f>Calculos!$J$3:$O$3</c:f>
              <c:numCache>
                <c:formatCode>0</c:formatCode>
                <c:ptCount val="6"/>
                <c:pt idx="0" formatCode="General">
                  <c:v>0</c:v>
                </c:pt>
                <c:pt idx="1">
                  <c:v>910.66666666666663</c:v>
                </c:pt>
                <c:pt idx="2">
                  <c:v>738.33333333333337</c:v>
                </c:pt>
                <c:pt idx="3">
                  <c:v>661.66666666666663</c:v>
                </c:pt>
                <c:pt idx="4">
                  <c:v>1034</c:v>
                </c:pt>
                <c:pt idx="5">
                  <c:v>15.666666666666666</c:v>
                </c:pt>
              </c:numCache>
            </c:numRef>
          </c:val>
        </c:ser>
        <c:ser>
          <c:idx val="1"/>
          <c:order val="1"/>
          <c:tx>
            <c:strRef>
              <c:f>Calculos!$I$4</c:f>
              <c:strCache>
                <c:ptCount val="1"/>
                <c:pt idx="0">
                  <c:v>Dasein</c:v>
                </c:pt>
              </c:strCache>
            </c:strRef>
          </c:tx>
          <c:invertIfNegative val="0"/>
          <c:dLbls>
            <c:dLbl>
              <c:idx val="1"/>
              <c:delete val="1"/>
              <c:extLst>
                <c:ext xmlns:c15="http://schemas.microsoft.com/office/drawing/2012/chart" uri="{CE6537A1-D6FC-4f65-9D91-7224C49458BB}"/>
              </c:extLst>
            </c:dLbl>
            <c:spPr>
              <a:noFill/>
              <a:ln w="25400">
                <a:noFill/>
              </a:ln>
            </c:spPr>
            <c:txPr>
              <a:bodyPr rot="-5400000" vert="horz"/>
              <a:lstStyle/>
              <a:p>
                <a:pPr>
                  <a:defRPr sz="1000" b="0" i="0" u="none" strike="noStrike" baseline="0">
                    <a:solidFill>
                      <a:srgbClr val="333333"/>
                    </a:solidFill>
                    <a:latin typeface="Calibri"/>
                    <a:ea typeface="Calibri"/>
                    <a:cs typeface="Calibri"/>
                  </a:defRPr>
                </a:pPr>
                <a:endParaRPr lang="es-AR"/>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Calculos!$J$2:$O$2</c:f>
              <c:strCache>
                <c:ptCount val="6"/>
                <c:pt idx="0">
                  <c:v>CloudLoop</c:v>
                </c:pt>
                <c:pt idx="1">
                  <c:v>Dasein</c:v>
                </c:pt>
                <c:pt idx="2">
                  <c:v>JClouds</c:v>
                </c:pt>
                <c:pt idx="3">
                  <c:v>JetS3t</c:v>
                </c:pt>
                <c:pt idx="4">
                  <c:v>libcloud</c:v>
                </c:pt>
                <c:pt idx="5">
                  <c:v>Aether</c:v>
                </c:pt>
              </c:strCache>
            </c:strRef>
          </c:cat>
          <c:val>
            <c:numRef>
              <c:f>Calculos!$J$4:$O$4</c:f>
              <c:numCache>
                <c:formatCode>General</c:formatCode>
                <c:ptCount val="6"/>
                <c:pt idx="0" formatCode="0">
                  <c:v>910.66666666666663</c:v>
                </c:pt>
                <c:pt idx="1">
                  <c:v>0</c:v>
                </c:pt>
                <c:pt idx="2" formatCode="0">
                  <c:v>900</c:v>
                </c:pt>
                <c:pt idx="3" formatCode="0">
                  <c:v>832.33333333333337</c:v>
                </c:pt>
                <c:pt idx="4" formatCode="0">
                  <c:v>937.33333333333337</c:v>
                </c:pt>
                <c:pt idx="5" formatCode="0">
                  <c:v>11.666666666666666</c:v>
                </c:pt>
              </c:numCache>
            </c:numRef>
          </c:val>
        </c:ser>
        <c:ser>
          <c:idx val="2"/>
          <c:order val="2"/>
          <c:tx>
            <c:strRef>
              <c:f>Calculos!$I$5</c:f>
              <c:strCache>
                <c:ptCount val="1"/>
                <c:pt idx="0">
                  <c:v>JClouds</c:v>
                </c:pt>
              </c:strCache>
            </c:strRef>
          </c:tx>
          <c:invertIfNegative val="0"/>
          <c:dLbls>
            <c:dLbl>
              <c:idx val="2"/>
              <c:delete val="1"/>
              <c:extLst>
                <c:ext xmlns:c15="http://schemas.microsoft.com/office/drawing/2012/chart" uri="{CE6537A1-D6FC-4f65-9D91-7224C49458BB}"/>
              </c:extLst>
            </c:dLbl>
            <c:spPr>
              <a:noFill/>
              <a:ln w="25400">
                <a:noFill/>
              </a:ln>
            </c:spPr>
            <c:txPr>
              <a:bodyPr rot="-5400000" vert="horz"/>
              <a:lstStyle/>
              <a:p>
                <a:pPr>
                  <a:defRPr sz="1000" b="0" i="0" u="none" strike="noStrike" baseline="0">
                    <a:solidFill>
                      <a:srgbClr val="333333"/>
                    </a:solidFill>
                    <a:latin typeface="Calibri"/>
                    <a:ea typeface="Calibri"/>
                    <a:cs typeface="Calibri"/>
                  </a:defRPr>
                </a:pPr>
                <a:endParaRPr lang="es-AR"/>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Calculos!$J$2:$O$2</c:f>
              <c:strCache>
                <c:ptCount val="6"/>
                <c:pt idx="0">
                  <c:v>CloudLoop</c:v>
                </c:pt>
                <c:pt idx="1">
                  <c:v>Dasein</c:v>
                </c:pt>
                <c:pt idx="2">
                  <c:v>JClouds</c:v>
                </c:pt>
                <c:pt idx="3">
                  <c:v>JetS3t</c:v>
                </c:pt>
                <c:pt idx="4">
                  <c:v>libcloud</c:v>
                </c:pt>
                <c:pt idx="5">
                  <c:v>Aether</c:v>
                </c:pt>
              </c:strCache>
            </c:strRef>
          </c:cat>
          <c:val>
            <c:numRef>
              <c:f>Calculos!$J$5:$O$5</c:f>
              <c:numCache>
                <c:formatCode>0</c:formatCode>
                <c:ptCount val="6"/>
                <c:pt idx="0">
                  <c:v>738.33333333333337</c:v>
                </c:pt>
                <c:pt idx="1">
                  <c:v>900</c:v>
                </c:pt>
                <c:pt idx="2" formatCode="General">
                  <c:v>0</c:v>
                </c:pt>
                <c:pt idx="3">
                  <c:v>648</c:v>
                </c:pt>
                <c:pt idx="4">
                  <c:v>999</c:v>
                </c:pt>
                <c:pt idx="5">
                  <c:v>14.666666666666666</c:v>
                </c:pt>
              </c:numCache>
            </c:numRef>
          </c:val>
        </c:ser>
        <c:ser>
          <c:idx val="3"/>
          <c:order val="3"/>
          <c:tx>
            <c:strRef>
              <c:f>Calculos!$I$6</c:f>
              <c:strCache>
                <c:ptCount val="1"/>
                <c:pt idx="0">
                  <c:v>JetS3t</c:v>
                </c:pt>
              </c:strCache>
            </c:strRef>
          </c:tx>
          <c:invertIfNegative val="0"/>
          <c:dLbls>
            <c:dLbl>
              <c:idx val="3"/>
              <c:delete val="1"/>
              <c:extLst>
                <c:ext xmlns:c15="http://schemas.microsoft.com/office/drawing/2012/chart" uri="{CE6537A1-D6FC-4f65-9D91-7224C49458BB}"/>
              </c:extLst>
            </c:dLbl>
            <c:dLbl>
              <c:idx val="4"/>
              <c:layout>
                <c:manualLayout>
                  <c:x val="0"/>
                  <c:y val="2.2408963585434174E-2"/>
                </c:manualLayout>
              </c:layout>
              <c:dLblPos val="outEnd"/>
              <c:showLegendKey val="0"/>
              <c:showVal val="1"/>
              <c:showCatName val="0"/>
              <c:showSerName val="0"/>
              <c:showPercent val="0"/>
              <c:showBubbleSize val="0"/>
              <c:extLst>
                <c:ext xmlns:c15="http://schemas.microsoft.com/office/drawing/2012/chart" uri="{CE6537A1-D6FC-4f65-9D91-7224C49458BB}"/>
              </c:extLst>
            </c:dLbl>
            <c:spPr>
              <a:noFill/>
              <a:ln w="25400">
                <a:noFill/>
              </a:ln>
            </c:spPr>
            <c:txPr>
              <a:bodyPr rot="-5400000" vert="horz"/>
              <a:lstStyle/>
              <a:p>
                <a:pPr>
                  <a:defRPr sz="1000" b="0" i="0" u="none" strike="noStrike" baseline="0">
                    <a:solidFill>
                      <a:srgbClr val="333333"/>
                    </a:solidFill>
                    <a:latin typeface="Calibri"/>
                    <a:ea typeface="Calibri"/>
                    <a:cs typeface="Calibri"/>
                  </a:defRPr>
                </a:pPr>
                <a:endParaRPr lang="es-AR"/>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Calculos!$J$2:$O$2</c:f>
              <c:strCache>
                <c:ptCount val="6"/>
                <c:pt idx="0">
                  <c:v>CloudLoop</c:v>
                </c:pt>
                <c:pt idx="1">
                  <c:v>Dasein</c:v>
                </c:pt>
                <c:pt idx="2">
                  <c:v>JClouds</c:v>
                </c:pt>
                <c:pt idx="3">
                  <c:v>JetS3t</c:v>
                </c:pt>
                <c:pt idx="4">
                  <c:v>libcloud</c:v>
                </c:pt>
                <c:pt idx="5">
                  <c:v>Aether</c:v>
                </c:pt>
              </c:strCache>
            </c:strRef>
          </c:cat>
          <c:val>
            <c:numRef>
              <c:f>Calculos!$J$6:$O$6</c:f>
              <c:numCache>
                <c:formatCode>0</c:formatCode>
                <c:ptCount val="6"/>
                <c:pt idx="0">
                  <c:v>661.66666666666663</c:v>
                </c:pt>
                <c:pt idx="1">
                  <c:v>832.33333333333337</c:v>
                </c:pt>
                <c:pt idx="2">
                  <c:v>648</c:v>
                </c:pt>
                <c:pt idx="3" formatCode="General">
                  <c:v>0</c:v>
                </c:pt>
                <c:pt idx="4">
                  <c:v>941</c:v>
                </c:pt>
                <c:pt idx="5">
                  <c:v>11.333333333333334</c:v>
                </c:pt>
              </c:numCache>
            </c:numRef>
          </c:val>
        </c:ser>
        <c:ser>
          <c:idx val="4"/>
          <c:order val="4"/>
          <c:tx>
            <c:strRef>
              <c:f>Calculos!$I$7</c:f>
              <c:strCache>
                <c:ptCount val="1"/>
                <c:pt idx="0">
                  <c:v>libcloud</c:v>
                </c:pt>
              </c:strCache>
            </c:strRef>
          </c:tx>
          <c:invertIfNegative val="0"/>
          <c:dLbls>
            <c:dLbl>
              <c:idx val="4"/>
              <c:delete val="1"/>
              <c:extLst>
                <c:ext xmlns:c15="http://schemas.microsoft.com/office/drawing/2012/chart" uri="{CE6537A1-D6FC-4f65-9D91-7224C49458BB}"/>
              </c:extLst>
            </c:dLbl>
            <c:spPr>
              <a:noFill/>
              <a:ln w="25400">
                <a:noFill/>
              </a:ln>
            </c:spPr>
            <c:txPr>
              <a:bodyPr rot="-5400000" vert="horz"/>
              <a:lstStyle/>
              <a:p>
                <a:pPr>
                  <a:defRPr sz="1000" b="0" i="0" u="none" strike="noStrike" baseline="0">
                    <a:solidFill>
                      <a:srgbClr val="333333"/>
                    </a:solidFill>
                    <a:latin typeface="Calibri"/>
                    <a:ea typeface="Calibri"/>
                    <a:cs typeface="Calibri"/>
                  </a:defRPr>
                </a:pPr>
                <a:endParaRPr lang="es-AR"/>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Calculos!$J$2:$O$2</c:f>
              <c:strCache>
                <c:ptCount val="6"/>
                <c:pt idx="0">
                  <c:v>CloudLoop</c:v>
                </c:pt>
                <c:pt idx="1">
                  <c:v>Dasein</c:v>
                </c:pt>
                <c:pt idx="2">
                  <c:v>JClouds</c:v>
                </c:pt>
                <c:pt idx="3">
                  <c:v>JetS3t</c:v>
                </c:pt>
                <c:pt idx="4">
                  <c:v>libcloud</c:v>
                </c:pt>
                <c:pt idx="5">
                  <c:v>Aether</c:v>
                </c:pt>
              </c:strCache>
            </c:strRef>
          </c:cat>
          <c:val>
            <c:numRef>
              <c:f>Calculos!$J$7:$O$7</c:f>
              <c:numCache>
                <c:formatCode>0</c:formatCode>
                <c:ptCount val="6"/>
                <c:pt idx="0" formatCode="General">
                  <c:v>1034</c:v>
                </c:pt>
                <c:pt idx="1">
                  <c:v>937.33333333333337</c:v>
                </c:pt>
                <c:pt idx="2">
                  <c:v>999</c:v>
                </c:pt>
                <c:pt idx="3">
                  <c:v>941</c:v>
                </c:pt>
                <c:pt idx="4" formatCode="General">
                  <c:v>0</c:v>
                </c:pt>
                <c:pt idx="5">
                  <c:v>10.666666666666666</c:v>
                </c:pt>
              </c:numCache>
            </c:numRef>
          </c:val>
        </c:ser>
        <c:dLbls>
          <c:showLegendKey val="0"/>
          <c:showVal val="0"/>
          <c:showCatName val="0"/>
          <c:showSerName val="0"/>
          <c:showPercent val="0"/>
          <c:showBubbleSize val="0"/>
        </c:dLbls>
        <c:gapWidth val="186"/>
        <c:overlap val="-50"/>
        <c:axId val="275190144"/>
        <c:axId val="275192064"/>
      </c:barChart>
      <c:catAx>
        <c:axId val="275190144"/>
        <c:scaling>
          <c:orientation val="minMax"/>
        </c:scaling>
        <c:delete val="0"/>
        <c:axPos val="b"/>
        <c:majorGridlines/>
        <c:title>
          <c:tx>
            <c:rich>
              <a:bodyPr/>
              <a:lstStyle/>
              <a:p>
                <a:pPr>
                  <a:defRPr/>
                </a:pPr>
                <a:r>
                  <a:rPr lang="es-ES_tradnl" b="1"/>
                  <a:t>Frameworks destino</a:t>
                </a:r>
              </a:p>
            </c:rich>
          </c:tx>
          <c:layout>
            <c:manualLayout>
              <c:xMode val="edge"/>
              <c:yMode val="edge"/>
              <c:x val="0.41112532397780688"/>
              <c:y val="0.93457308402487427"/>
            </c:manualLayout>
          </c:layout>
          <c:overlay val="0"/>
        </c:title>
        <c:numFmt formatCode="General" sourceLinked="1"/>
        <c:majorTickMark val="none"/>
        <c:minorTickMark val="none"/>
        <c:tickLblPos val="nextTo"/>
        <c:txPr>
          <a:bodyPr rot="0" vert="horz"/>
          <a:lstStyle/>
          <a:p>
            <a:pPr>
              <a:defRPr sz="1000" b="0" i="0" u="none" strike="noStrike" baseline="0">
                <a:solidFill>
                  <a:srgbClr val="333333"/>
                </a:solidFill>
                <a:latin typeface="Calibri"/>
                <a:ea typeface="Calibri"/>
                <a:cs typeface="Calibri"/>
              </a:defRPr>
            </a:pPr>
            <a:endParaRPr lang="es-AR"/>
          </a:p>
        </c:txPr>
        <c:crossAx val="275192064"/>
        <c:crosses val="autoZero"/>
        <c:auto val="1"/>
        <c:lblAlgn val="ctr"/>
        <c:lblOffset val="100"/>
        <c:noMultiLvlLbl val="0"/>
      </c:catAx>
      <c:valAx>
        <c:axId val="275192064"/>
        <c:scaling>
          <c:orientation val="minMax"/>
        </c:scaling>
        <c:delete val="0"/>
        <c:axPos val="l"/>
        <c:majorGridlines>
          <c:spPr>
            <a:ln w="9525" cap="flat" cmpd="sng" algn="ctr">
              <a:solidFill>
                <a:schemeClr val="accent6">
                  <a:shade val="95000"/>
                  <a:satMod val="105000"/>
                </a:schemeClr>
              </a:solidFill>
              <a:prstDash val="solid"/>
            </a:ln>
            <a:effectLst/>
          </c:spPr>
        </c:majorGridlines>
        <c:title>
          <c:tx>
            <c:rich>
              <a:bodyPr/>
              <a:lstStyle/>
              <a:p>
                <a:pPr>
                  <a:defRPr sz="1000" b="1" i="0" u="none" strike="noStrike" baseline="0">
                    <a:solidFill>
                      <a:srgbClr val="333333"/>
                    </a:solidFill>
                    <a:latin typeface="Calibri"/>
                    <a:ea typeface="Calibri"/>
                    <a:cs typeface="Calibri"/>
                  </a:defRPr>
                </a:pPr>
                <a:r>
                  <a:rPr lang="es-ES_tradnl"/>
                  <a:t>Nro de líneas</a:t>
                </a:r>
              </a:p>
            </c:rich>
          </c:tx>
          <c:overlay val="0"/>
        </c:title>
        <c:numFmt formatCode="General" sourceLinked="1"/>
        <c:majorTickMark val="none"/>
        <c:minorTickMark val="none"/>
        <c:tickLblPos val="nextTo"/>
        <c:txPr>
          <a:bodyPr rot="0" vert="horz"/>
          <a:lstStyle/>
          <a:p>
            <a:pPr>
              <a:defRPr sz="1000" b="0" i="0" u="none" strike="noStrike" baseline="0">
                <a:solidFill>
                  <a:srgbClr val="333333"/>
                </a:solidFill>
                <a:latin typeface="Calibri"/>
                <a:ea typeface="Calibri"/>
                <a:cs typeface="Calibri"/>
              </a:defRPr>
            </a:pPr>
            <a:endParaRPr lang="es-AR"/>
          </a:p>
        </c:txPr>
        <c:crossAx val="275190144"/>
        <c:crosses val="autoZero"/>
        <c:crossBetween val="between"/>
      </c:valAx>
    </c:plotArea>
    <c:legend>
      <c:legendPos val="r"/>
      <c:layout>
        <c:manualLayout>
          <c:xMode val="edge"/>
          <c:yMode val="edge"/>
          <c:x val="0.86953370195061486"/>
          <c:y val="0.21126984567768778"/>
          <c:w val="0.11987819013390463"/>
          <c:h val="0.50155046000486381"/>
        </c:manualLayout>
      </c:layout>
      <c:overlay val="0"/>
      <c:txPr>
        <a:bodyPr/>
        <a:lstStyle/>
        <a:p>
          <a:pPr>
            <a:defRPr sz="920" b="0" i="0" u="none" strike="noStrike" baseline="0">
              <a:solidFill>
                <a:srgbClr val="333333"/>
              </a:solidFill>
              <a:latin typeface="Calibri"/>
              <a:ea typeface="Calibri"/>
              <a:cs typeface="Calibri"/>
            </a:defRPr>
          </a:pPr>
          <a:endParaRPr lang="es-AR"/>
        </a:p>
      </c:txPr>
    </c:legend>
    <c:plotVisOnly val="1"/>
    <c:dispBlanksAs val="gap"/>
    <c:showDLblsOverMax val="0"/>
  </c:chart>
  <c:txPr>
    <a:bodyPr/>
    <a:lstStyle/>
    <a:p>
      <a:pPr>
        <a:defRPr sz="1000" b="0" i="0" u="none" strike="noStrike" baseline="0">
          <a:solidFill>
            <a:srgbClr val="333333"/>
          </a:solidFill>
          <a:latin typeface="Calibri"/>
          <a:ea typeface="Calibri"/>
          <a:cs typeface="Calibri"/>
        </a:defRPr>
      </a:pPr>
      <a:endParaRPr lang="es-AR"/>
    </a:p>
  </c:txPr>
  <c:externalData r:id="rId2">
    <c:autoUpdate val="0"/>
  </c:externalData>
</c:chartSpace>
</file>

<file path=word/charts/chart37.xml><?xml version="1.0" encoding="utf-8"?>
<c:chartSpace xmlns:c="http://schemas.openxmlformats.org/drawingml/2006/chart" xmlns:a="http://schemas.openxmlformats.org/drawingml/2006/main" xmlns:r="http://schemas.openxmlformats.org/officeDocument/2006/relationships">
  <c:date1904 val="0"/>
  <c:lang val="es-AR"/>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7.8633068238184875E-2"/>
          <c:y val="3.8828476125094213E-2"/>
          <c:w val="0.71589103797661224"/>
          <c:h val="0.79939951649594776"/>
        </c:manualLayout>
      </c:layout>
      <c:lineChart>
        <c:grouping val="standard"/>
        <c:varyColors val="0"/>
        <c:ser>
          <c:idx val="0"/>
          <c:order val="0"/>
          <c:tx>
            <c:strRef>
              <c:f>Calculos!$I$27</c:f>
              <c:strCache>
                <c:ptCount val="1"/>
                <c:pt idx="0">
                  <c:v>Migración a Aether</c:v>
                </c:pt>
              </c:strCache>
            </c:strRef>
          </c:tx>
          <c:spPr>
            <a:ln>
              <a:solidFill>
                <a:srgbClr val="C00000"/>
              </a:solidFill>
            </a:ln>
          </c:spPr>
          <c:marker>
            <c:symbol val="square"/>
            <c:size val="7"/>
            <c:spPr>
              <a:solidFill>
                <a:srgbClr val="C00000"/>
              </a:solidFill>
            </c:spPr>
          </c:marker>
          <c:dLbls>
            <c:dLbl>
              <c:idx val="0"/>
              <c:layout>
                <c:manualLayout>
                  <c:x val="0"/>
                  <c:y val="-1.0952379857279855E-2"/>
                </c:manualLayout>
              </c:layout>
              <c:dLblPos val="r"/>
              <c:showLegendKey val="0"/>
              <c:showVal val="1"/>
              <c:showCatName val="0"/>
              <c:showSerName val="0"/>
              <c:showPercent val="0"/>
              <c:showBubbleSize val="0"/>
              <c:extLst>
                <c:ext xmlns:c15="http://schemas.microsoft.com/office/drawing/2012/chart" uri="{CE6537A1-D6FC-4f65-9D91-7224C49458BB}"/>
              </c:extLst>
            </c:dLbl>
            <c:dLbl>
              <c:idx val="1"/>
              <c:layout>
                <c:manualLayout>
                  <c:x val="3.0609866498317419E-17"/>
                  <c:y val="-2.1904759714559775E-2"/>
                </c:manualLayout>
              </c:layout>
              <c:dLblPos val="r"/>
              <c:showLegendKey val="0"/>
              <c:showVal val="1"/>
              <c:showCatName val="0"/>
              <c:showSerName val="0"/>
              <c:showPercent val="0"/>
              <c:showBubbleSize val="0"/>
              <c:extLst>
                <c:ext xmlns:c15="http://schemas.microsoft.com/office/drawing/2012/chart" uri="{CE6537A1-D6FC-4f65-9D91-7224C49458BB}"/>
              </c:extLst>
            </c:dLbl>
            <c:dLbl>
              <c:idx val="2"/>
              <c:layout>
                <c:manualLayout>
                  <c:x val="0"/>
                  <c:y val="-4.7460312714879369E-2"/>
                </c:manualLayout>
              </c:layout>
              <c:dLblPos val="r"/>
              <c:showLegendKey val="0"/>
              <c:showVal val="1"/>
              <c:showCatName val="0"/>
              <c:showSerName val="0"/>
              <c:showPercent val="0"/>
              <c:showBubbleSize val="0"/>
              <c:extLst>
                <c:ext xmlns:c15="http://schemas.microsoft.com/office/drawing/2012/chart" uri="{CE6537A1-D6FC-4f65-9D91-7224C49458BB}"/>
              </c:extLst>
            </c:dLbl>
            <c:dLbl>
              <c:idx val="3"/>
              <c:layout>
                <c:manualLayout>
                  <c:x val="-1.1687670054343768E-2"/>
                  <c:y val="-1.8253966428799756E-2"/>
                </c:manualLayout>
              </c:layout>
              <c:dLblPos val="r"/>
              <c:showLegendKey val="0"/>
              <c:showVal val="1"/>
              <c:showCatName val="0"/>
              <c:showSerName val="0"/>
              <c:showPercent val="0"/>
              <c:showBubbleSize val="0"/>
              <c:extLst>
                <c:ext xmlns:c15="http://schemas.microsoft.com/office/drawing/2012/chart" uri="{CE6537A1-D6FC-4f65-9D91-7224C49458BB}"/>
              </c:extLst>
            </c:dLbl>
            <c:dLbl>
              <c:idx val="4"/>
              <c:layout>
                <c:manualLayout>
                  <c:x val="-1.864143613312878E-2"/>
                  <c:y val="3.5463389259314609E-2"/>
                </c:manualLayout>
              </c:layout>
              <c:dLblPos val="r"/>
              <c:showLegendKey val="0"/>
              <c:showVal val="1"/>
              <c:showCatName val="0"/>
              <c:showSerName val="0"/>
              <c:showPercent val="0"/>
              <c:showBubbleSize val="0"/>
              <c:extLst>
                <c:ext xmlns:c15="http://schemas.microsoft.com/office/drawing/2012/chart" uri="{CE6537A1-D6FC-4f65-9D91-7224C49458BB}"/>
              </c:extLst>
            </c:dLbl>
            <c:dLbl>
              <c:idx val="5"/>
              <c:layout>
                <c:manualLayout>
                  <c:x val="-2.2547605132325773E-3"/>
                  <c:y val="-1.4749255403695762E-2"/>
                </c:manualLayout>
              </c:layout>
              <c:dLblPos val="r"/>
              <c:showLegendKey val="0"/>
              <c:showVal val="1"/>
              <c:showCatName val="0"/>
              <c:showSerName val="0"/>
              <c:showPercent val="0"/>
              <c:showBubbleSize val="0"/>
              <c:extLst>
                <c:ext xmlns:c15="http://schemas.microsoft.com/office/drawing/2012/chart" uri="{CE6537A1-D6FC-4f65-9D91-7224C49458BB}"/>
              </c:extLst>
            </c:dLbl>
            <c:spPr>
              <a:noFill/>
              <a:ln w="25400">
                <a:noFill/>
              </a:ln>
            </c:spPr>
            <c:txPr>
              <a:bodyPr/>
              <a:lstStyle/>
              <a:p>
                <a:pPr>
                  <a:defRPr sz="1000" b="0" i="0" u="none" strike="noStrike" baseline="0">
                    <a:solidFill>
                      <a:srgbClr val="333333"/>
                    </a:solidFill>
                    <a:latin typeface="Calibri"/>
                    <a:ea typeface="Calibri"/>
                    <a:cs typeface="Calibri"/>
                  </a:defRPr>
                </a:pPr>
                <a:endParaRPr lang="es-AR"/>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Calculos!$J$26:$O$26</c:f>
              <c:strCache>
                <c:ptCount val="6"/>
                <c:pt idx="0">
                  <c:v>CloudLoop</c:v>
                </c:pt>
                <c:pt idx="1">
                  <c:v>Dasein</c:v>
                </c:pt>
                <c:pt idx="2">
                  <c:v>JClouds</c:v>
                </c:pt>
                <c:pt idx="3">
                  <c:v>JetS3t</c:v>
                </c:pt>
                <c:pt idx="4">
                  <c:v>libcloud</c:v>
                </c:pt>
                <c:pt idx="5">
                  <c:v>Original</c:v>
                </c:pt>
              </c:strCache>
            </c:strRef>
          </c:cat>
          <c:val>
            <c:numRef>
              <c:f>Calculos!$J$27:$O$27</c:f>
              <c:numCache>
                <c:formatCode>0</c:formatCode>
                <c:ptCount val="6"/>
                <c:pt idx="0">
                  <c:v>55.333333333333336</c:v>
                </c:pt>
                <c:pt idx="1">
                  <c:v>43.933333333333337</c:v>
                </c:pt>
                <c:pt idx="2">
                  <c:v>40.133333333333333</c:v>
                </c:pt>
                <c:pt idx="3">
                  <c:v>46.199999999999996</c:v>
                </c:pt>
                <c:pt idx="4">
                  <c:v>42.199999999999996</c:v>
                </c:pt>
                <c:pt idx="5">
                  <c:v>35.666666666666664</c:v>
                </c:pt>
              </c:numCache>
            </c:numRef>
          </c:val>
          <c:smooth val="0"/>
        </c:ser>
        <c:ser>
          <c:idx val="1"/>
          <c:order val="1"/>
          <c:tx>
            <c:strRef>
              <c:f>Calculos!$I$29</c:f>
              <c:strCache>
                <c:ptCount val="1"/>
                <c:pt idx="0">
                  <c:v>Promedio del framework</c:v>
                </c:pt>
              </c:strCache>
            </c:strRef>
          </c:tx>
          <c:spPr>
            <a:ln>
              <a:solidFill>
                <a:schemeClr val="accent3">
                  <a:lumMod val="60000"/>
                  <a:lumOff val="40000"/>
                </a:schemeClr>
              </a:solidFill>
            </a:ln>
          </c:spPr>
          <c:marker>
            <c:symbol val="diamond"/>
            <c:size val="7"/>
            <c:spPr>
              <a:solidFill>
                <a:schemeClr val="accent3">
                  <a:lumMod val="75000"/>
                </a:schemeClr>
              </a:solidFill>
            </c:spPr>
          </c:marker>
          <c:dLbls>
            <c:dLbl>
              <c:idx val="0"/>
              <c:layout>
                <c:manualLayout>
                  <c:x val="-1.8477689677717082E-2"/>
                  <c:y val="-3.14754033354014E-2"/>
                </c:manualLayout>
              </c:layout>
              <c:showLegendKey val="0"/>
              <c:showVal val="1"/>
              <c:showCatName val="0"/>
              <c:showSerName val="0"/>
              <c:showPercent val="0"/>
              <c:showBubbleSize val="0"/>
              <c:extLst>
                <c:ext xmlns:c15="http://schemas.microsoft.com/office/drawing/2012/chart" uri="{CE6537A1-D6FC-4f65-9D91-7224C49458BB}"/>
              </c:extLst>
            </c:dLbl>
            <c:dLbl>
              <c:idx val="4"/>
              <c:layout>
                <c:manualLayout>
                  <c:x val="-1.6797899707015531E-3"/>
                  <c:y val="-1.0491801111800467E-2"/>
                </c:manualLayout>
              </c:layout>
              <c:showLegendKey val="0"/>
              <c:showVal val="1"/>
              <c:showCatName val="0"/>
              <c:showSerName val="0"/>
              <c:showPercent val="0"/>
              <c:showBubbleSize val="0"/>
              <c:extLst>
                <c:ext xmlns:c15="http://schemas.microsoft.com/office/drawing/2012/chart" uri="{CE6537A1-D6FC-4f65-9D91-7224C49458BB}"/>
              </c:extLst>
            </c:dLbl>
            <c:dLbl>
              <c:idx val="5"/>
              <c:layout>
                <c:manualLayout>
                  <c:x val="-3.3595799414031062E-3"/>
                  <c:y val="2.0983602223600933E-2"/>
                </c:manualLayout>
              </c:layout>
              <c:showLegendKey val="0"/>
              <c:showVal val="1"/>
              <c:showCatName val="0"/>
              <c:showSerName val="0"/>
              <c:showPercent val="0"/>
              <c:showBubbleSize val="0"/>
              <c:extLst>
                <c:ext xmlns:c15="http://schemas.microsoft.com/office/drawing/2012/chart" uri="{CE6537A1-D6FC-4f65-9D91-7224C49458BB}"/>
              </c:extLst>
            </c:dLbl>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Calculos!$J$26:$O$26</c:f>
              <c:strCache>
                <c:ptCount val="6"/>
                <c:pt idx="0">
                  <c:v>CloudLoop</c:v>
                </c:pt>
                <c:pt idx="1">
                  <c:v>Dasein</c:v>
                </c:pt>
                <c:pt idx="2">
                  <c:v>JClouds</c:v>
                </c:pt>
                <c:pt idx="3">
                  <c:v>JetS3t</c:v>
                </c:pt>
                <c:pt idx="4">
                  <c:v>libcloud</c:v>
                </c:pt>
                <c:pt idx="5">
                  <c:v>Original</c:v>
                </c:pt>
              </c:strCache>
            </c:strRef>
          </c:cat>
          <c:val>
            <c:numRef>
              <c:f>Calculos!$J$29:$O$29</c:f>
              <c:numCache>
                <c:formatCode>0</c:formatCode>
                <c:ptCount val="6"/>
                <c:pt idx="0">
                  <c:v>39.266666666666666</c:v>
                </c:pt>
                <c:pt idx="1">
                  <c:v>35.93333333333333</c:v>
                </c:pt>
                <c:pt idx="2">
                  <c:v>53.666666666666664</c:v>
                </c:pt>
                <c:pt idx="3">
                  <c:v>36.56666666666667</c:v>
                </c:pt>
                <c:pt idx="4">
                  <c:v>46.466666666666669</c:v>
                </c:pt>
                <c:pt idx="5">
                  <c:v>35.666666666666664</c:v>
                </c:pt>
              </c:numCache>
            </c:numRef>
          </c:val>
          <c:smooth val="0"/>
        </c:ser>
        <c:dLbls>
          <c:showLegendKey val="0"/>
          <c:showVal val="0"/>
          <c:showCatName val="0"/>
          <c:showSerName val="0"/>
          <c:showPercent val="0"/>
          <c:showBubbleSize val="0"/>
        </c:dLbls>
        <c:marker val="1"/>
        <c:smooth val="0"/>
        <c:axId val="275234816"/>
        <c:axId val="275236736"/>
      </c:lineChart>
      <c:catAx>
        <c:axId val="275234816"/>
        <c:scaling>
          <c:orientation val="minMax"/>
        </c:scaling>
        <c:delete val="0"/>
        <c:axPos val="b"/>
        <c:title>
          <c:tx>
            <c:rich>
              <a:bodyPr/>
              <a:lstStyle/>
              <a:p>
                <a:pPr>
                  <a:defRPr/>
                </a:pPr>
                <a:r>
                  <a:rPr lang="es-ES_tradnl" b="1"/>
                  <a:t>Frameworks</a:t>
                </a:r>
              </a:p>
            </c:rich>
          </c:tx>
          <c:overlay val="0"/>
        </c:title>
        <c:numFmt formatCode="General" sourceLinked="1"/>
        <c:majorTickMark val="none"/>
        <c:minorTickMark val="none"/>
        <c:tickLblPos val="nextTo"/>
        <c:txPr>
          <a:bodyPr rot="0" vert="horz"/>
          <a:lstStyle/>
          <a:p>
            <a:pPr>
              <a:defRPr sz="1000" b="0" i="0" u="none" strike="noStrike" baseline="0">
                <a:solidFill>
                  <a:srgbClr val="333333"/>
                </a:solidFill>
                <a:latin typeface="Calibri"/>
                <a:ea typeface="Calibri"/>
                <a:cs typeface="Calibri"/>
              </a:defRPr>
            </a:pPr>
            <a:endParaRPr lang="es-AR"/>
          </a:p>
        </c:txPr>
        <c:crossAx val="275236736"/>
        <c:crosses val="autoZero"/>
        <c:auto val="1"/>
        <c:lblAlgn val="ctr"/>
        <c:lblOffset val="100"/>
        <c:noMultiLvlLbl val="0"/>
      </c:catAx>
      <c:valAx>
        <c:axId val="275236736"/>
        <c:scaling>
          <c:orientation val="minMax"/>
        </c:scaling>
        <c:delete val="0"/>
        <c:axPos val="l"/>
        <c:majorGridlines>
          <c:spPr>
            <a:ln w="9525" cap="flat" cmpd="sng" algn="ctr">
              <a:solidFill>
                <a:schemeClr val="accent6">
                  <a:shade val="95000"/>
                  <a:satMod val="105000"/>
                </a:schemeClr>
              </a:solidFill>
              <a:prstDash val="solid"/>
            </a:ln>
            <a:effectLst/>
          </c:spPr>
        </c:majorGridlines>
        <c:title>
          <c:tx>
            <c:rich>
              <a:bodyPr/>
              <a:lstStyle/>
              <a:p>
                <a:pPr>
                  <a:defRPr sz="1000" b="1" i="0" u="none" strike="noStrike" baseline="0">
                    <a:solidFill>
                      <a:srgbClr val="333333"/>
                    </a:solidFill>
                    <a:latin typeface="Calibri"/>
                    <a:ea typeface="Calibri"/>
                    <a:cs typeface="Calibri"/>
                  </a:defRPr>
                </a:pPr>
                <a:r>
                  <a:rPr lang="es-ES_tradnl"/>
                  <a:t>Consumo</a:t>
                </a:r>
                <a:r>
                  <a:rPr lang="es-ES_tradnl" baseline="0"/>
                  <a:t> de memoria (</a:t>
                </a:r>
                <a:r>
                  <a:rPr lang="es-ES_tradnl"/>
                  <a:t>MB)</a:t>
                </a:r>
              </a:p>
            </c:rich>
          </c:tx>
          <c:overlay val="0"/>
          <c:spPr>
            <a:noFill/>
            <a:ln w="25400">
              <a:noFill/>
            </a:ln>
          </c:spPr>
        </c:title>
        <c:numFmt formatCode="0" sourceLinked="1"/>
        <c:majorTickMark val="none"/>
        <c:minorTickMark val="none"/>
        <c:tickLblPos val="nextTo"/>
        <c:txPr>
          <a:bodyPr rot="0" vert="horz"/>
          <a:lstStyle/>
          <a:p>
            <a:pPr>
              <a:defRPr sz="1000" b="0" i="0" u="none" strike="noStrike" baseline="0">
                <a:solidFill>
                  <a:srgbClr val="333333"/>
                </a:solidFill>
                <a:latin typeface="Calibri"/>
                <a:ea typeface="Calibri"/>
                <a:cs typeface="Calibri"/>
              </a:defRPr>
            </a:pPr>
            <a:endParaRPr lang="es-AR"/>
          </a:p>
        </c:txPr>
        <c:crossAx val="275234816"/>
        <c:crosses val="autoZero"/>
        <c:crossBetween val="between"/>
      </c:valAx>
    </c:plotArea>
    <c:legend>
      <c:legendPos val="r"/>
      <c:layout>
        <c:manualLayout>
          <c:xMode val="edge"/>
          <c:yMode val="edge"/>
          <c:x val="0.80546921097090673"/>
          <c:y val="0.33006911871865074"/>
          <c:w val="0.19453078902909329"/>
          <c:h val="0.20451881014873141"/>
        </c:manualLayout>
      </c:layout>
      <c:overlay val="0"/>
      <c:txPr>
        <a:bodyPr/>
        <a:lstStyle/>
        <a:p>
          <a:pPr>
            <a:defRPr sz="920" b="0" i="0" u="none" strike="noStrike" baseline="0">
              <a:solidFill>
                <a:srgbClr val="333333"/>
              </a:solidFill>
              <a:latin typeface="Calibri"/>
              <a:ea typeface="Calibri"/>
              <a:cs typeface="Calibri"/>
            </a:defRPr>
          </a:pPr>
          <a:endParaRPr lang="es-AR"/>
        </a:p>
      </c:txPr>
    </c:legend>
    <c:plotVisOnly val="1"/>
    <c:dispBlanksAs val="gap"/>
    <c:showDLblsOverMax val="0"/>
  </c:chart>
  <c:txPr>
    <a:bodyPr/>
    <a:lstStyle/>
    <a:p>
      <a:pPr>
        <a:defRPr sz="1000" b="0" i="0" u="none" strike="noStrike" baseline="0">
          <a:solidFill>
            <a:srgbClr val="333333"/>
          </a:solidFill>
          <a:latin typeface="Calibri"/>
          <a:ea typeface="Calibri"/>
          <a:cs typeface="Calibri"/>
        </a:defRPr>
      </a:pPr>
      <a:endParaRPr lang="es-AR"/>
    </a:p>
  </c:txPr>
  <c:externalData r:id="rId2">
    <c:autoUpdate val="0"/>
  </c:externalData>
</c:chartSpace>
</file>

<file path=word/charts/chart38.xml><?xml version="1.0" encoding="utf-8"?>
<c:chartSpace xmlns:c="http://schemas.openxmlformats.org/drawingml/2006/chart" xmlns:a="http://schemas.openxmlformats.org/drawingml/2006/main" xmlns:r="http://schemas.openxmlformats.org/officeDocument/2006/relationships">
  <c:date1904 val="0"/>
  <c:lang val="es-AR"/>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7.8633068238184875E-2"/>
          <c:y val="3.8828476125094213E-2"/>
          <c:w val="0.71484158347540727"/>
          <c:h val="0.79939951649594776"/>
        </c:manualLayout>
      </c:layout>
      <c:lineChart>
        <c:grouping val="standard"/>
        <c:varyColors val="0"/>
        <c:ser>
          <c:idx val="1"/>
          <c:order val="0"/>
          <c:tx>
            <c:strRef>
              <c:f>Calculos!$I$28</c:f>
              <c:strCache>
                <c:ptCount val="1"/>
                <c:pt idx="0">
                  <c:v>Migración a Aether</c:v>
                </c:pt>
              </c:strCache>
            </c:strRef>
          </c:tx>
          <c:spPr>
            <a:ln>
              <a:solidFill>
                <a:srgbClr val="C00000"/>
              </a:solidFill>
            </a:ln>
          </c:spPr>
          <c:marker>
            <c:spPr>
              <a:solidFill>
                <a:srgbClr val="C00000"/>
              </a:solidFill>
            </c:spPr>
          </c:marker>
          <c:dLbls>
            <c:dLbl>
              <c:idx val="0"/>
              <c:layout>
                <c:manualLayout>
                  <c:x val="-3.9534126400299898E-3"/>
                  <c:y val="-2.3468891624896092E-2"/>
                </c:manualLayout>
              </c:layout>
              <c:dLblPos val="r"/>
              <c:showLegendKey val="0"/>
              <c:showVal val="1"/>
              <c:showCatName val="0"/>
              <c:showSerName val="0"/>
              <c:showPercent val="0"/>
              <c:showBubbleSize val="0"/>
              <c:extLst>
                <c:ext xmlns:c15="http://schemas.microsoft.com/office/drawing/2012/chart" uri="{CE6537A1-D6FC-4f65-9D91-7224C49458BB}"/>
              </c:extLst>
            </c:dLbl>
            <c:dLbl>
              <c:idx val="1"/>
              <c:layout>
                <c:manualLayout>
                  <c:x val="-6.099256856617575E-4"/>
                  <c:y val="1.0439716105254513E-2"/>
                </c:manualLayout>
              </c:layout>
              <c:dLblPos val="r"/>
              <c:showLegendKey val="0"/>
              <c:showVal val="1"/>
              <c:showCatName val="0"/>
              <c:showSerName val="0"/>
              <c:showPercent val="0"/>
              <c:showBubbleSize val="0"/>
              <c:extLst>
                <c:ext xmlns:c15="http://schemas.microsoft.com/office/drawing/2012/chart" uri="{CE6537A1-D6FC-4f65-9D91-7224C49458BB}"/>
              </c:extLst>
            </c:dLbl>
            <c:dLbl>
              <c:idx val="2"/>
              <c:layout>
                <c:manualLayout>
                  <c:x val="0"/>
                  <c:y val="4.0158726143359399E-2"/>
                </c:manualLayout>
              </c:layout>
              <c:dLblPos val="r"/>
              <c:showLegendKey val="0"/>
              <c:showVal val="1"/>
              <c:showCatName val="0"/>
              <c:showSerName val="0"/>
              <c:showPercent val="0"/>
              <c:showBubbleSize val="0"/>
              <c:extLst>
                <c:ext xmlns:c15="http://schemas.microsoft.com/office/drawing/2012/chart" uri="{CE6537A1-D6FC-4f65-9D91-7224C49458BB}"/>
              </c:extLst>
            </c:dLbl>
            <c:dLbl>
              <c:idx val="5"/>
              <c:layout>
                <c:manualLayout>
                  <c:x val="0"/>
                  <c:y val="2.0983602223600933E-2"/>
                </c:manualLayout>
              </c:layout>
              <c:showLegendKey val="0"/>
              <c:showVal val="1"/>
              <c:showCatName val="0"/>
              <c:showSerName val="0"/>
              <c:showPercent val="0"/>
              <c:showBubbleSize val="0"/>
              <c:extLst>
                <c:ext xmlns:c15="http://schemas.microsoft.com/office/drawing/2012/chart" uri="{CE6537A1-D6FC-4f65-9D91-7224C49458BB}"/>
              </c:extLst>
            </c:dLbl>
            <c:spPr>
              <a:noFill/>
              <a:ln w="25400">
                <a:noFill/>
              </a:ln>
            </c:spPr>
            <c:txPr>
              <a:bodyPr/>
              <a:lstStyle/>
              <a:p>
                <a:pPr>
                  <a:defRPr sz="1000" b="0" i="0" u="none" strike="noStrike" baseline="0">
                    <a:solidFill>
                      <a:srgbClr val="333333"/>
                    </a:solidFill>
                    <a:latin typeface="Calibri"/>
                    <a:ea typeface="Calibri"/>
                    <a:cs typeface="Calibri"/>
                  </a:defRPr>
                </a:pPr>
                <a:endParaRPr lang="es-AR"/>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Calculos!$J$26:$O$26</c:f>
              <c:strCache>
                <c:ptCount val="6"/>
                <c:pt idx="0">
                  <c:v>CloudLoop</c:v>
                </c:pt>
                <c:pt idx="1">
                  <c:v>Dasein</c:v>
                </c:pt>
                <c:pt idx="2">
                  <c:v>JClouds</c:v>
                </c:pt>
                <c:pt idx="3">
                  <c:v>JetS3t</c:v>
                </c:pt>
                <c:pt idx="4">
                  <c:v>libcloud</c:v>
                </c:pt>
                <c:pt idx="5">
                  <c:v>Original</c:v>
                </c:pt>
              </c:strCache>
            </c:strRef>
          </c:cat>
          <c:val>
            <c:numRef>
              <c:f>Calculos!$J$28:$O$28</c:f>
              <c:numCache>
                <c:formatCode>0</c:formatCode>
                <c:ptCount val="6"/>
                <c:pt idx="0">
                  <c:v>40.666666666666664</c:v>
                </c:pt>
                <c:pt idx="1">
                  <c:v>36</c:v>
                </c:pt>
                <c:pt idx="2">
                  <c:v>41</c:v>
                </c:pt>
                <c:pt idx="3">
                  <c:v>38.666666666666664</c:v>
                </c:pt>
                <c:pt idx="4">
                  <c:v>58.666666666666664</c:v>
                </c:pt>
                <c:pt idx="5">
                  <c:v>32.333333333333336</c:v>
                </c:pt>
              </c:numCache>
            </c:numRef>
          </c:val>
          <c:smooth val="0"/>
        </c:ser>
        <c:ser>
          <c:idx val="0"/>
          <c:order val="1"/>
          <c:tx>
            <c:strRef>
              <c:f>Calculos!$I$30</c:f>
              <c:strCache>
                <c:ptCount val="1"/>
                <c:pt idx="0">
                  <c:v>Promedio del framework</c:v>
                </c:pt>
              </c:strCache>
            </c:strRef>
          </c:tx>
          <c:spPr>
            <a:ln>
              <a:solidFill>
                <a:schemeClr val="accent3">
                  <a:lumMod val="60000"/>
                  <a:lumOff val="40000"/>
                </a:schemeClr>
              </a:solidFill>
            </a:ln>
          </c:spPr>
          <c:marker>
            <c:spPr>
              <a:solidFill>
                <a:schemeClr val="accent3">
                  <a:lumMod val="75000"/>
                </a:schemeClr>
              </a:solidFill>
            </c:spPr>
          </c:marker>
          <c:dLbls>
            <c:dLbl>
              <c:idx val="5"/>
              <c:layout>
                <c:manualLayout>
                  <c:x val="0"/>
                  <c:y val="-3.14754033354014E-2"/>
                </c:manualLayout>
              </c:layout>
              <c:showLegendKey val="0"/>
              <c:showVal val="1"/>
              <c:showCatName val="0"/>
              <c:showSerName val="0"/>
              <c:showPercent val="0"/>
              <c:showBubbleSize val="0"/>
              <c:extLst>
                <c:ext xmlns:c15="http://schemas.microsoft.com/office/drawing/2012/chart" uri="{CE6537A1-D6FC-4f65-9D91-7224C49458BB}"/>
              </c:extLst>
            </c:dLbl>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Calculos!$J$26:$O$26</c:f>
              <c:strCache>
                <c:ptCount val="6"/>
                <c:pt idx="0">
                  <c:v>CloudLoop</c:v>
                </c:pt>
                <c:pt idx="1">
                  <c:v>Dasein</c:v>
                </c:pt>
                <c:pt idx="2">
                  <c:v>JClouds</c:v>
                </c:pt>
                <c:pt idx="3">
                  <c:v>JetS3t</c:v>
                </c:pt>
                <c:pt idx="4">
                  <c:v>libcloud</c:v>
                </c:pt>
                <c:pt idx="5">
                  <c:v>Original</c:v>
                </c:pt>
              </c:strCache>
            </c:strRef>
          </c:cat>
          <c:val>
            <c:numRef>
              <c:f>Calculos!$J$30:$O$30</c:f>
              <c:numCache>
                <c:formatCode>0</c:formatCode>
                <c:ptCount val="6"/>
                <c:pt idx="0">
                  <c:v>28.666666666666668</c:v>
                </c:pt>
                <c:pt idx="1">
                  <c:v>51.666666666666664</c:v>
                </c:pt>
                <c:pt idx="2">
                  <c:v>44.666666666666664</c:v>
                </c:pt>
                <c:pt idx="3">
                  <c:v>21</c:v>
                </c:pt>
                <c:pt idx="4">
                  <c:v>70</c:v>
                </c:pt>
                <c:pt idx="5">
                  <c:v>32.333333333333336</c:v>
                </c:pt>
              </c:numCache>
            </c:numRef>
          </c:val>
          <c:smooth val="0"/>
        </c:ser>
        <c:dLbls>
          <c:showLegendKey val="0"/>
          <c:showVal val="0"/>
          <c:showCatName val="0"/>
          <c:showSerName val="0"/>
          <c:showPercent val="0"/>
          <c:showBubbleSize val="0"/>
        </c:dLbls>
        <c:marker val="1"/>
        <c:smooth val="0"/>
        <c:axId val="275295616"/>
        <c:axId val="275301888"/>
      </c:lineChart>
      <c:catAx>
        <c:axId val="275295616"/>
        <c:scaling>
          <c:orientation val="minMax"/>
        </c:scaling>
        <c:delete val="0"/>
        <c:axPos val="b"/>
        <c:title>
          <c:tx>
            <c:rich>
              <a:bodyPr/>
              <a:lstStyle/>
              <a:p>
                <a:pPr>
                  <a:defRPr/>
                </a:pPr>
                <a:r>
                  <a:rPr lang="es-ES_tradnl" b="1"/>
                  <a:t>Frameworks</a:t>
                </a:r>
              </a:p>
            </c:rich>
          </c:tx>
          <c:overlay val="0"/>
        </c:title>
        <c:numFmt formatCode="General" sourceLinked="1"/>
        <c:majorTickMark val="none"/>
        <c:minorTickMark val="none"/>
        <c:tickLblPos val="nextTo"/>
        <c:txPr>
          <a:bodyPr rot="0" vert="horz"/>
          <a:lstStyle/>
          <a:p>
            <a:pPr>
              <a:defRPr sz="1000" b="0" i="0" u="none" strike="noStrike" baseline="0">
                <a:solidFill>
                  <a:srgbClr val="333333"/>
                </a:solidFill>
                <a:latin typeface="Calibri"/>
                <a:ea typeface="Calibri"/>
                <a:cs typeface="Calibri"/>
              </a:defRPr>
            </a:pPr>
            <a:endParaRPr lang="es-AR"/>
          </a:p>
        </c:txPr>
        <c:crossAx val="275301888"/>
        <c:crosses val="autoZero"/>
        <c:auto val="1"/>
        <c:lblAlgn val="ctr"/>
        <c:lblOffset val="100"/>
        <c:noMultiLvlLbl val="0"/>
      </c:catAx>
      <c:valAx>
        <c:axId val="275301888"/>
        <c:scaling>
          <c:orientation val="minMax"/>
        </c:scaling>
        <c:delete val="0"/>
        <c:axPos val="l"/>
        <c:majorGridlines>
          <c:spPr>
            <a:ln w="9525" cap="flat" cmpd="sng" algn="ctr">
              <a:solidFill>
                <a:schemeClr val="accent6">
                  <a:shade val="95000"/>
                  <a:satMod val="105000"/>
                </a:schemeClr>
              </a:solidFill>
              <a:prstDash val="solid"/>
            </a:ln>
            <a:effectLst/>
          </c:spPr>
        </c:majorGridlines>
        <c:title>
          <c:tx>
            <c:rich>
              <a:bodyPr/>
              <a:lstStyle/>
              <a:p>
                <a:pPr>
                  <a:defRPr sz="1000" b="1" i="0" u="none" strike="noStrike" baseline="0">
                    <a:solidFill>
                      <a:srgbClr val="333333"/>
                    </a:solidFill>
                    <a:latin typeface="Calibri"/>
                    <a:ea typeface="Calibri"/>
                    <a:cs typeface="Calibri"/>
                  </a:defRPr>
                </a:pPr>
                <a:r>
                  <a:rPr lang="es-ES_tradnl"/>
                  <a:t>Consumo de CPU (Segs)</a:t>
                </a:r>
              </a:p>
            </c:rich>
          </c:tx>
          <c:overlay val="0"/>
          <c:spPr>
            <a:noFill/>
            <a:ln w="25400">
              <a:noFill/>
            </a:ln>
          </c:spPr>
        </c:title>
        <c:numFmt formatCode="0" sourceLinked="1"/>
        <c:majorTickMark val="none"/>
        <c:minorTickMark val="none"/>
        <c:tickLblPos val="nextTo"/>
        <c:txPr>
          <a:bodyPr rot="0" vert="horz"/>
          <a:lstStyle/>
          <a:p>
            <a:pPr>
              <a:defRPr sz="1000" b="0" i="0" u="none" strike="noStrike" baseline="0">
                <a:solidFill>
                  <a:srgbClr val="333333"/>
                </a:solidFill>
                <a:latin typeface="Calibri"/>
                <a:ea typeface="Calibri"/>
                <a:cs typeface="Calibri"/>
              </a:defRPr>
            </a:pPr>
            <a:endParaRPr lang="es-AR"/>
          </a:p>
        </c:txPr>
        <c:crossAx val="275295616"/>
        <c:crosses val="autoZero"/>
        <c:crossBetween val="between"/>
      </c:valAx>
    </c:plotArea>
    <c:legend>
      <c:legendPos val="r"/>
      <c:layout>
        <c:manualLayout>
          <c:xMode val="edge"/>
          <c:yMode val="edge"/>
          <c:x val="0.80392196282098027"/>
          <c:y val="0.37203613699230992"/>
          <c:w val="0.1960780371790197"/>
          <c:h val="0.22303732866724993"/>
        </c:manualLayout>
      </c:layout>
      <c:overlay val="0"/>
      <c:txPr>
        <a:bodyPr/>
        <a:lstStyle/>
        <a:p>
          <a:pPr>
            <a:defRPr sz="920" b="0" i="0" u="none" strike="noStrike" baseline="0">
              <a:solidFill>
                <a:srgbClr val="333333"/>
              </a:solidFill>
              <a:latin typeface="Calibri"/>
              <a:ea typeface="Calibri"/>
              <a:cs typeface="Calibri"/>
            </a:defRPr>
          </a:pPr>
          <a:endParaRPr lang="es-AR"/>
        </a:p>
      </c:txPr>
    </c:legend>
    <c:plotVisOnly val="1"/>
    <c:dispBlanksAs val="gap"/>
    <c:showDLblsOverMax val="0"/>
  </c:chart>
  <c:txPr>
    <a:bodyPr/>
    <a:lstStyle/>
    <a:p>
      <a:pPr>
        <a:defRPr sz="1000" b="0" i="0" u="none" strike="noStrike" baseline="0">
          <a:solidFill>
            <a:srgbClr val="333333"/>
          </a:solidFill>
          <a:latin typeface="Calibri"/>
          <a:ea typeface="Calibri"/>
          <a:cs typeface="Calibri"/>
        </a:defRPr>
      </a:pPr>
      <a:endParaRPr lang="es-AR"/>
    </a:p>
  </c:txPr>
  <c:externalData r:id="rId2">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s-AR"/>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7.0084776902887141E-2"/>
          <c:y val="4.0092433072887859E-2"/>
          <c:w val="0.75031469816272967"/>
          <c:h val="0.79286950553082913"/>
        </c:manualLayout>
      </c:layout>
      <c:lineChart>
        <c:grouping val="standard"/>
        <c:varyColors val="0"/>
        <c:ser>
          <c:idx val="1"/>
          <c:order val="0"/>
          <c:tx>
            <c:strRef>
              <c:f>neoedit!$A$28</c:f>
              <c:strCache>
                <c:ptCount val="1"/>
                <c:pt idx="0">
                  <c:v>Consumo de CPU (Segs)</c:v>
                </c:pt>
              </c:strCache>
            </c:strRef>
          </c:tx>
          <c:dLbls>
            <c:dLbl>
              <c:idx val="0"/>
              <c:layout>
                <c:manualLayout>
                  <c:x val="-1.3123359580052494E-7"/>
                  <c:y val="-2.5555560346624238E-2"/>
                </c:manualLayout>
              </c:layout>
              <c:dLblPos val="r"/>
              <c:showLegendKey val="0"/>
              <c:showVal val="1"/>
              <c:showCatName val="0"/>
              <c:showSerName val="0"/>
              <c:showPercent val="0"/>
              <c:showBubbleSize val="0"/>
              <c:extLst>
                <c:ext xmlns:c15="http://schemas.microsoft.com/office/drawing/2012/chart" uri="{CE6537A1-D6FC-4f65-9D91-7224C49458BB}"/>
              </c:extLst>
            </c:dLbl>
            <c:dLbl>
              <c:idx val="1"/>
              <c:layout>
                <c:manualLayout>
                  <c:x val="-2.3333333333333303E-2"/>
                  <c:y val="-5.5005075635239806E-2"/>
                </c:manualLayout>
              </c:layout>
              <c:dLblPos val="r"/>
              <c:showLegendKey val="0"/>
              <c:showVal val="1"/>
              <c:showCatName val="0"/>
              <c:showSerName val="0"/>
              <c:showPercent val="0"/>
              <c:showBubbleSize val="0"/>
              <c:extLst>
                <c:ext xmlns:c15="http://schemas.microsoft.com/office/drawing/2012/chart" uri="{CE6537A1-D6FC-4f65-9D91-7224C49458BB}"/>
              </c:extLst>
            </c:dLbl>
            <c:dLbl>
              <c:idx val="2"/>
              <c:layout>
                <c:manualLayout>
                  <c:x val="1.6666666666666668E-3"/>
                  <c:y val="-1.4603177340928135E-2"/>
                </c:manualLayout>
              </c:layout>
              <c:dLblPos val="r"/>
              <c:showLegendKey val="0"/>
              <c:showVal val="1"/>
              <c:showCatName val="0"/>
              <c:showSerName val="0"/>
              <c:showPercent val="0"/>
              <c:showBubbleSize val="0"/>
              <c:extLst>
                <c:ext xmlns:c15="http://schemas.microsoft.com/office/drawing/2012/chart" uri="{CE6537A1-D6FC-4f65-9D91-7224C49458BB}"/>
              </c:extLst>
            </c:dLbl>
            <c:dLbl>
              <c:idx val="3"/>
              <c:layout>
                <c:manualLayout>
                  <c:x val="-1.3333333333333334E-2"/>
                  <c:y val="-3.2768772347030399E-2"/>
                </c:manualLayout>
              </c:layout>
              <c:dLblPos val="r"/>
              <c:showLegendKey val="0"/>
              <c:showVal val="1"/>
              <c:showCatName val="0"/>
              <c:showSerName val="0"/>
              <c:showPercent val="0"/>
              <c:showBubbleSize val="0"/>
              <c:extLst>
                <c:ext xmlns:c15="http://schemas.microsoft.com/office/drawing/2012/chart" uri="{CE6537A1-D6FC-4f65-9D91-7224C49458BB}"/>
              </c:extLst>
            </c:dLbl>
            <c:dLbl>
              <c:idx val="4"/>
              <c:layout>
                <c:manualLayout>
                  <c:x val="-9.0149606299211992E-3"/>
                  <c:y val="4.260504208752084E-2"/>
                </c:manualLayout>
              </c:layout>
              <c:dLblPos val="r"/>
              <c:showLegendKey val="0"/>
              <c:showVal val="1"/>
              <c:showCatName val="0"/>
              <c:showSerName val="0"/>
              <c:showPercent val="0"/>
              <c:showBubbleSize val="0"/>
              <c:extLst>
                <c:ext xmlns:c15="http://schemas.microsoft.com/office/drawing/2012/chart" uri="{CE6537A1-D6FC-4f65-9D91-7224C49458BB}"/>
              </c:extLst>
            </c:dLbl>
            <c:dLbl>
              <c:idx val="5"/>
              <c:layout>
                <c:manualLayout>
                  <c:x val="-1.739199475065617E-2"/>
                  <c:y val="-4.2995280175867852E-2"/>
                </c:manualLayout>
              </c:layout>
              <c:dLblPos val="r"/>
              <c:showLegendKey val="0"/>
              <c:showVal val="1"/>
              <c:showCatName val="0"/>
              <c:showSerName val="0"/>
              <c:showPercent val="0"/>
              <c:showBubbleSize val="0"/>
              <c:extLst>
                <c:ext xmlns:c15="http://schemas.microsoft.com/office/drawing/2012/chart" uri="{CE6537A1-D6FC-4f65-9D91-7224C49458BB}"/>
              </c:extLst>
            </c:dLbl>
            <c:dLbl>
              <c:idx val="6"/>
              <c:layout>
                <c:manualLayout>
                  <c:x val="-5.0000000000000001E-3"/>
                  <c:y val="-3.6140935201571023E-2"/>
                </c:manualLayout>
              </c:layout>
              <c:dLblPos val="r"/>
              <c:showLegendKey val="0"/>
              <c:showVal val="1"/>
              <c:showCatName val="0"/>
              <c:showSerName val="0"/>
              <c:showPercent val="0"/>
              <c:showBubbleSize val="0"/>
              <c:extLst>
                <c:ext xmlns:c15="http://schemas.microsoft.com/office/drawing/2012/chart" uri="{CE6537A1-D6FC-4f65-9D91-7224C49458BB}"/>
              </c:extLst>
            </c:dLbl>
            <c:spPr>
              <a:noFill/>
              <a:ln w="25400">
                <a:noFill/>
              </a:ln>
            </c:spPr>
            <c:txPr>
              <a:bodyPr/>
              <a:lstStyle/>
              <a:p>
                <a:pPr>
                  <a:defRPr sz="1000" b="0" i="0" u="none" strike="noStrike" baseline="0">
                    <a:solidFill>
                      <a:srgbClr val="333333"/>
                    </a:solidFill>
                    <a:latin typeface="Calibri"/>
                    <a:ea typeface="Calibri"/>
                    <a:cs typeface="Calibri"/>
                  </a:defRPr>
                </a:pPr>
                <a:endParaRPr lang="es-AR"/>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neoedit!$B$26:$H$26</c:f>
              <c:strCache>
                <c:ptCount val="7"/>
                <c:pt idx="0">
                  <c:v>CloudLoop</c:v>
                </c:pt>
                <c:pt idx="1">
                  <c:v>Dasein</c:v>
                </c:pt>
                <c:pt idx="2">
                  <c:v>JClouds</c:v>
                </c:pt>
                <c:pt idx="3">
                  <c:v>JetS3t</c:v>
                </c:pt>
                <c:pt idx="4">
                  <c:v>libcloud</c:v>
                </c:pt>
                <c:pt idx="5">
                  <c:v>Aether</c:v>
                </c:pt>
                <c:pt idx="6">
                  <c:v>Original</c:v>
                </c:pt>
              </c:strCache>
            </c:strRef>
          </c:cat>
          <c:val>
            <c:numRef>
              <c:f>neoedit!$B$28:$H$28</c:f>
              <c:numCache>
                <c:formatCode>General</c:formatCode>
                <c:ptCount val="7"/>
                <c:pt idx="0">
                  <c:v>7</c:v>
                </c:pt>
                <c:pt idx="1">
                  <c:v>5</c:v>
                </c:pt>
                <c:pt idx="2">
                  <c:v>8</c:v>
                </c:pt>
                <c:pt idx="3">
                  <c:v>5</c:v>
                </c:pt>
                <c:pt idx="4">
                  <c:v>6</c:v>
                </c:pt>
                <c:pt idx="5">
                  <c:v>8</c:v>
                </c:pt>
                <c:pt idx="6">
                  <c:v>6</c:v>
                </c:pt>
              </c:numCache>
            </c:numRef>
          </c:val>
          <c:smooth val="0"/>
        </c:ser>
        <c:dLbls>
          <c:showLegendKey val="0"/>
          <c:showVal val="0"/>
          <c:showCatName val="0"/>
          <c:showSerName val="0"/>
          <c:showPercent val="0"/>
          <c:showBubbleSize val="0"/>
        </c:dLbls>
        <c:marker val="1"/>
        <c:smooth val="0"/>
        <c:axId val="356636160"/>
        <c:axId val="356638080"/>
      </c:lineChart>
      <c:catAx>
        <c:axId val="356636160"/>
        <c:scaling>
          <c:orientation val="minMax"/>
        </c:scaling>
        <c:delete val="0"/>
        <c:axPos val="b"/>
        <c:title>
          <c:tx>
            <c:rich>
              <a:bodyPr/>
              <a:lstStyle/>
              <a:p>
                <a:pPr>
                  <a:defRPr/>
                </a:pPr>
                <a:r>
                  <a:rPr lang="es-ES_tradnl" b="1"/>
                  <a:t>Frameworks</a:t>
                </a:r>
              </a:p>
            </c:rich>
          </c:tx>
          <c:overlay val="0"/>
        </c:title>
        <c:numFmt formatCode="General" sourceLinked="1"/>
        <c:majorTickMark val="none"/>
        <c:minorTickMark val="none"/>
        <c:tickLblPos val="nextTo"/>
        <c:txPr>
          <a:bodyPr rot="0" vert="horz"/>
          <a:lstStyle/>
          <a:p>
            <a:pPr>
              <a:defRPr sz="1000" b="0" i="0" u="none" strike="noStrike" baseline="0">
                <a:solidFill>
                  <a:srgbClr val="333333"/>
                </a:solidFill>
                <a:latin typeface="Calibri"/>
                <a:ea typeface="Calibri"/>
                <a:cs typeface="Calibri"/>
              </a:defRPr>
            </a:pPr>
            <a:endParaRPr lang="es-AR"/>
          </a:p>
        </c:txPr>
        <c:crossAx val="356638080"/>
        <c:crosses val="autoZero"/>
        <c:auto val="1"/>
        <c:lblAlgn val="ctr"/>
        <c:lblOffset val="100"/>
        <c:noMultiLvlLbl val="0"/>
      </c:catAx>
      <c:valAx>
        <c:axId val="356638080"/>
        <c:scaling>
          <c:orientation val="minMax"/>
        </c:scaling>
        <c:delete val="0"/>
        <c:axPos val="l"/>
        <c:majorGridlines>
          <c:spPr>
            <a:ln w="9525" cap="flat" cmpd="sng" algn="ctr">
              <a:solidFill>
                <a:schemeClr val="accent6">
                  <a:shade val="95000"/>
                  <a:satMod val="105000"/>
                </a:schemeClr>
              </a:solidFill>
              <a:prstDash val="solid"/>
            </a:ln>
            <a:effectLst/>
          </c:spPr>
        </c:majorGridlines>
        <c:title>
          <c:tx>
            <c:rich>
              <a:bodyPr rot="-5400000" vert="horz"/>
              <a:lstStyle/>
              <a:p>
                <a:pPr>
                  <a:defRPr/>
                </a:pPr>
                <a:r>
                  <a:rPr lang="es-ES_tradnl" b="1"/>
                  <a:t>Segs</a:t>
                </a:r>
              </a:p>
            </c:rich>
          </c:tx>
          <c:overlay val="0"/>
        </c:title>
        <c:numFmt formatCode="General" sourceLinked="1"/>
        <c:majorTickMark val="none"/>
        <c:minorTickMark val="none"/>
        <c:tickLblPos val="nextTo"/>
        <c:txPr>
          <a:bodyPr rot="0" vert="horz"/>
          <a:lstStyle/>
          <a:p>
            <a:pPr>
              <a:defRPr sz="1000" b="0" i="0" u="none" strike="noStrike" baseline="0">
                <a:solidFill>
                  <a:srgbClr val="333333"/>
                </a:solidFill>
                <a:latin typeface="Calibri"/>
                <a:ea typeface="Calibri"/>
                <a:cs typeface="Calibri"/>
              </a:defRPr>
            </a:pPr>
            <a:endParaRPr lang="es-AR"/>
          </a:p>
        </c:txPr>
        <c:crossAx val="356636160"/>
        <c:crosses val="autoZero"/>
        <c:crossBetween val="between"/>
      </c:valAx>
    </c:plotArea>
    <c:legend>
      <c:legendPos val="r"/>
      <c:layout>
        <c:manualLayout>
          <c:xMode val="edge"/>
          <c:yMode val="edge"/>
          <c:x val="0.8125"/>
          <c:y val="0.44274668509944637"/>
          <c:w val="0.18124999999999999"/>
          <c:h val="0.13445407559349198"/>
        </c:manualLayout>
      </c:layout>
      <c:overlay val="0"/>
      <c:txPr>
        <a:bodyPr/>
        <a:lstStyle/>
        <a:p>
          <a:pPr>
            <a:defRPr sz="920" b="0" i="0" u="none" strike="noStrike" baseline="0">
              <a:solidFill>
                <a:srgbClr val="333333"/>
              </a:solidFill>
              <a:latin typeface="Calibri"/>
              <a:ea typeface="Calibri"/>
              <a:cs typeface="Calibri"/>
            </a:defRPr>
          </a:pPr>
          <a:endParaRPr lang="es-AR"/>
        </a:p>
      </c:txPr>
    </c:legend>
    <c:plotVisOnly val="1"/>
    <c:dispBlanksAs val="gap"/>
    <c:showDLblsOverMax val="0"/>
  </c:chart>
  <c:txPr>
    <a:bodyPr/>
    <a:lstStyle/>
    <a:p>
      <a:pPr>
        <a:defRPr sz="1000" b="0" i="0" u="none" strike="noStrike" baseline="0">
          <a:solidFill>
            <a:srgbClr val="333333"/>
          </a:solidFill>
          <a:latin typeface="Calibri"/>
          <a:ea typeface="Calibri"/>
          <a:cs typeface="Calibri"/>
        </a:defRPr>
      </a:pPr>
      <a:endParaRPr lang="es-AR"/>
    </a:p>
  </c:txPr>
  <c:externalData r:id="rId2">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s-AR"/>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8.0416666666666664E-2"/>
          <c:y val="8.054587516183119E-2"/>
          <c:w val="0.67291666666666672"/>
          <c:h val="0.7595285494973506"/>
        </c:manualLayout>
      </c:layout>
      <c:lineChart>
        <c:grouping val="standard"/>
        <c:varyColors val="0"/>
        <c:ser>
          <c:idx val="0"/>
          <c:order val="0"/>
          <c:tx>
            <c:strRef>
              <c:f>neoedit!$A$11</c:f>
              <c:strCache>
                <c:ptCount val="1"/>
                <c:pt idx="0">
                  <c:v>Costo en líneas de código para migración entre protocolos</c:v>
                </c:pt>
              </c:strCache>
            </c:strRef>
          </c:tx>
          <c:dLbls>
            <c:dLbl>
              <c:idx val="0"/>
              <c:layout>
                <c:manualLayout>
                  <c:x val="-2.3437532808398949E-2"/>
                  <c:y val="-3.5102279394379654E-2"/>
                </c:manualLayout>
              </c:layout>
              <c:dLblPos val="r"/>
              <c:showLegendKey val="0"/>
              <c:showVal val="1"/>
              <c:showCatName val="0"/>
              <c:showSerName val="0"/>
              <c:showPercent val="0"/>
              <c:showBubbleSize val="0"/>
              <c:extLst>
                <c:ext xmlns:c15="http://schemas.microsoft.com/office/drawing/2012/chart" uri="{CE6537A1-D6FC-4f65-9D91-7224C49458BB}"/>
              </c:extLst>
            </c:dLbl>
            <c:dLbl>
              <c:idx val="1"/>
              <c:layout>
                <c:manualLayout>
                  <c:x val="0"/>
                  <c:y val="-1.5007217053397923E-2"/>
                </c:manualLayout>
              </c:layout>
              <c:dLblPos val="r"/>
              <c:showLegendKey val="0"/>
              <c:showVal val="1"/>
              <c:showCatName val="0"/>
              <c:showSerName val="0"/>
              <c:showPercent val="0"/>
              <c:showBubbleSize val="0"/>
              <c:extLst>
                <c:ext xmlns:c15="http://schemas.microsoft.com/office/drawing/2012/chart" uri="{CE6537A1-D6FC-4f65-9D91-7224C49458BB}"/>
              </c:extLst>
            </c:dLbl>
            <c:dLbl>
              <c:idx val="2"/>
              <c:layout>
                <c:manualLayout>
                  <c:x val="-2.010419947506558E-2"/>
                  <c:y val="-4.9508033853653516E-2"/>
                </c:manualLayout>
              </c:layout>
              <c:dLblPos val="r"/>
              <c:showLegendKey val="0"/>
              <c:showVal val="1"/>
              <c:showCatName val="0"/>
              <c:showSerName val="0"/>
              <c:showPercent val="0"/>
              <c:showBubbleSize val="0"/>
              <c:extLst>
                <c:ext xmlns:c15="http://schemas.microsoft.com/office/drawing/2012/chart" uri="{CE6537A1-D6FC-4f65-9D91-7224C49458BB}"/>
              </c:extLst>
            </c:dLbl>
            <c:dLbl>
              <c:idx val="3"/>
              <c:layout>
                <c:manualLayout>
                  <c:x val="0"/>
                  <c:y val="-1.8759021316747403E-2"/>
                </c:manualLayout>
              </c:layout>
              <c:dLblPos val="r"/>
              <c:showLegendKey val="0"/>
              <c:showVal val="1"/>
              <c:showCatName val="0"/>
              <c:showSerName val="0"/>
              <c:showPercent val="0"/>
              <c:showBubbleSize val="0"/>
              <c:extLst>
                <c:ext xmlns:c15="http://schemas.microsoft.com/office/drawing/2012/chart" uri="{CE6537A1-D6FC-4f65-9D91-7224C49458BB}"/>
              </c:extLst>
            </c:dLbl>
            <c:dLbl>
              <c:idx val="4"/>
              <c:layout>
                <c:manualLayout>
                  <c:x val="0"/>
                  <c:y val="-1.5007217053397855E-2"/>
                </c:manualLayout>
              </c:layout>
              <c:dLblPos val="r"/>
              <c:showLegendKey val="0"/>
              <c:showVal val="1"/>
              <c:showCatName val="0"/>
              <c:showSerName val="0"/>
              <c:showPercent val="0"/>
              <c:showBubbleSize val="0"/>
              <c:extLst>
                <c:ext xmlns:c15="http://schemas.microsoft.com/office/drawing/2012/chart" uri="{CE6537A1-D6FC-4f65-9D91-7224C49458BB}"/>
              </c:extLst>
            </c:dLbl>
            <c:dLbl>
              <c:idx val="5"/>
              <c:layout>
                <c:manualLayout>
                  <c:x val="0"/>
                  <c:y val="-1.8759021316747403E-2"/>
                </c:manualLayout>
              </c:layout>
              <c:dLblPos val="r"/>
              <c:showLegendKey val="0"/>
              <c:showVal val="1"/>
              <c:showCatName val="0"/>
              <c:showSerName val="0"/>
              <c:showPercent val="0"/>
              <c:showBubbleSize val="0"/>
              <c:extLst>
                <c:ext xmlns:c15="http://schemas.microsoft.com/office/drawing/2012/chart" uri="{CE6537A1-D6FC-4f65-9D91-7224C49458BB}"/>
              </c:extLst>
            </c:dLbl>
            <c:spPr>
              <a:noFill/>
              <a:ln w="25400">
                <a:noFill/>
              </a:ln>
            </c:spPr>
            <c:txPr>
              <a:bodyPr/>
              <a:lstStyle/>
              <a:p>
                <a:pPr>
                  <a:defRPr sz="1000" b="0" i="0" u="none" strike="noStrike" baseline="0">
                    <a:solidFill>
                      <a:srgbClr val="333333"/>
                    </a:solidFill>
                    <a:latin typeface="Calibri"/>
                    <a:ea typeface="Calibri"/>
                    <a:cs typeface="Calibri"/>
                  </a:defRPr>
                </a:pPr>
                <a:endParaRPr lang="es-AR"/>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neoedit!$B$10:$G$10</c:f>
              <c:strCache>
                <c:ptCount val="6"/>
                <c:pt idx="0">
                  <c:v>CloudLoop</c:v>
                </c:pt>
                <c:pt idx="1">
                  <c:v>Dasein</c:v>
                </c:pt>
                <c:pt idx="2">
                  <c:v>JClouds</c:v>
                </c:pt>
                <c:pt idx="3">
                  <c:v>JetS3t</c:v>
                </c:pt>
                <c:pt idx="4">
                  <c:v>libcloud</c:v>
                </c:pt>
                <c:pt idx="5">
                  <c:v>Aether</c:v>
                </c:pt>
              </c:strCache>
            </c:strRef>
          </c:cat>
          <c:val>
            <c:numRef>
              <c:f>neoedit!$B$11:$G$11</c:f>
              <c:numCache>
                <c:formatCode>General</c:formatCode>
                <c:ptCount val="6"/>
                <c:pt idx="0">
                  <c:v>10</c:v>
                </c:pt>
                <c:pt idx="1">
                  <c:v>24</c:v>
                </c:pt>
                <c:pt idx="2">
                  <c:v>12</c:v>
                </c:pt>
                <c:pt idx="3">
                  <c:v>25</c:v>
                </c:pt>
                <c:pt idx="4">
                  <c:v>22</c:v>
                </c:pt>
                <c:pt idx="5">
                  <c:v>0</c:v>
                </c:pt>
              </c:numCache>
            </c:numRef>
          </c:val>
          <c:smooth val="0"/>
        </c:ser>
        <c:ser>
          <c:idx val="1"/>
          <c:order val="1"/>
          <c:tx>
            <c:strRef>
              <c:f>neoedit!$A$12</c:f>
              <c:strCache>
                <c:ptCount val="1"/>
                <c:pt idx="0">
                  <c:v>Costo en líneas de configuración para migración entre protocolos</c:v>
                </c:pt>
              </c:strCache>
            </c:strRef>
          </c:tx>
          <c:dLbls>
            <c:dLbl>
              <c:idx val="0"/>
              <c:layout>
                <c:manualLayout>
                  <c:x val="0"/>
                  <c:y val="-3.0014434106795846E-2"/>
                </c:manualLayout>
              </c:layout>
              <c:dLblPos val="r"/>
              <c:showLegendKey val="0"/>
              <c:showVal val="1"/>
              <c:showCatName val="0"/>
              <c:showSerName val="0"/>
              <c:showPercent val="0"/>
              <c:showBubbleSize val="0"/>
              <c:extLst>
                <c:ext xmlns:c15="http://schemas.microsoft.com/office/drawing/2012/chart" uri="{CE6537A1-D6FC-4f65-9D91-7224C49458BB}"/>
              </c:extLst>
            </c:dLbl>
            <c:dLbl>
              <c:idx val="1"/>
              <c:layout>
                <c:manualLayout>
                  <c:x val="0"/>
                  <c:y val="-2.2510825580096885E-2"/>
                </c:manualLayout>
              </c:layout>
              <c:dLblPos val="r"/>
              <c:showLegendKey val="0"/>
              <c:showVal val="1"/>
              <c:showCatName val="0"/>
              <c:showSerName val="0"/>
              <c:showPercent val="0"/>
              <c:showBubbleSize val="0"/>
              <c:extLst>
                <c:ext xmlns:c15="http://schemas.microsoft.com/office/drawing/2012/chart" uri="{CE6537A1-D6FC-4f65-9D91-7224C49458BB}"/>
              </c:extLst>
            </c:dLbl>
            <c:dLbl>
              <c:idx val="2"/>
              <c:layout>
                <c:manualLayout>
                  <c:x val="0"/>
                  <c:y val="-2.2510825580096885E-2"/>
                </c:manualLayout>
              </c:layout>
              <c:dLblPos val="r"/>
              <c:showLegendKey val="0"/>
              <c:showVal val="1"/>
              <c:showCatName val="0"/>
              <c:showSerName val="0"/>
              <c:showPercent val="0"/>
              <c:showBubbleSize val="0"/>
              <c:extLst>
                <c:ext xmlns:c15="http://schemas.microsoft.com/office/drawing/2012/chart" uri="{CE6537A1-D6FC-4f65-9D91-7224C49458BB}"/>
              </c:extLst>
            </c:dLbl>
            <c:dLbl>
              <c:idx val="3"/>
              <c:layout>
                <c:manualLayout>
                  <c:x val="0"/>
                  <c:y val="-2.2510825580096885E-2"/>
                </c:manualLayout>
              </c:layout>
              <c:dLblPos val="r"/>
              <c:showLegendKey val="0"/>
              <c:showVal val="1"/>
              <c:showCatName val="0"/>
              <c:showSerName val="0"/>
              <c:showPercent val="0"/>
              <c:showBubbleSize val="0"/>
              <c:extLst>
                <c:ext xmlns:c15="http://schemas.microsoft.com/office/drawing/2012/chart" uri="{CE6537A1-D6FC-4f65-9D91-7224C49458BB}"/>
              </c:extLst>
            </c:dLbl>
            <c:dLbl>
              <c:idx val="4"/>
              <c:layout>
                <c:manualLayout>
                  <c:x val="0"/>
                  <c:y val="-3.3766238370145328E-2"/>
                </c:manualLayout>
              </c:layout>
              <c:dLblPos val="r"/>
              <c:showLegendKey val="0"/>
              <c:showVal val="1"/>
              <c:showCatName val="0"/>
              <c:showSerName val="0"/>
              <c:showPercent val="0"/>
              <c:showBubbleSize val="0"/>
              <c:extLst>
                <c:ext xmlns:c15="http://schemas.microsoft.com/office/drawing/2012/chart" uri="{CE6537A1-D6FC-4f65-9D91-7224C49458BB}"/>
              </c:extLst>
            </c:dLbl>
            <c:spPr>
              <a:noFill/>
              <a:ln w="25400">
                <a:noFill/>
              </a:ln>
            </c:spPr>
            <c:txPr>
              <a:bodyPr/>
              <a:lstStyle/>
              <a:p>
                <a:pPr>
                  <a:defRPr sz="1000" b="0" i="0" u="none" strike="noStrike" baseline="0">
                    <a:solidFill>
                      <a:srgbClr val="333333"/>
                    </a:solidFill>
                    <a:latin typeface="Calibri"/>
                    <a:ea typeface="Calibri"/>
                    <a:cs typeface="Calibri"/>
                  </a:defRPr>
                </a:pPr>
                <a:endParaRPr lang="es-AR"/>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neoedit!$B$10:$G$10</c:f>
              <c:strCache>
                <c:ptCount val="6"/>
                <c:pt idx="0">
                  <c:v>CloudLoop</c:v>
                </c:pt>
                <c:pt idx="1">
                  <c:v>Dasein</c:v>
                </c:pt>
                <c:pt idx="2">
                  <c:v>JClouds</c:v>
                </c:pt>
                <c:pt idx="3">
                  <c:v>JetS3t</c:v>
                </c:pt>
                <c:pt idx="4">
                  <c:v>libcloud</c:v>
                </c:pt>
                <c:pt idx="5">
                  <c:v>Aether</c:v>
                </c:pt>
              </c:strCache>
            </c:strRef>
          </c:cat>
          <c:val>
            <c:numRef>
              <c:f>neoedit!$B$12:$G$12</c:f>
              <c:numCache>
                <c:formatCode>General</c:formatCode>
                <c:ptCount val="6"/>
                <c:pt idx="0">
                  <c:v>59</c:v>
                </c:pt>
                <c:pt idx="1">
                  <c:v>6</c:v>
                </c:pt>
                <c:pt idx="2">
                  <c:v>6</c:v>
                </c:pt>
                <c:pt idx="3">
                  <c:v>6</c:v>
                </c:pt>
                <c:pt idx="4">
                  <c:v>7</c:v>
                </c:pt>
                <c:pt idx="5">
                  <c:v>10</c:v>
                </c:pt>
              </c:numCache>
            </c:numRef>
          </c:val>
          <c:smooth val="0"/>
        </c:ser>
        <c:dLbls>
          <c:showLegendKey val="0"/>
          <c:showVal val="0"/>
          <c:showCatName val="0"/>
          <c:showSerName val="0"/>
          <c:showPercent val="0"/>
          <c:showBubbleSize val="0"/>
        </c:dLbls>
        <c:marker val="1"/>
        <c:smooth val="0"/>
        <c:axId val="358937728"/>
        <c:axId val="358939648"/>
      </c:lineChart>
      <c:catAx>
        <c:axId val="358937728"/>
        <c:scaling>
          <c:orientation val="minMax"/>
        </c:scaling>
        <c:delete val="0"/>
        <c:axPos val="b"/>
        <c:title>
          <c:tx>
            <c:rich>
              <a:bodyPr/>
              <a:lstStyle/>
              <a:p>
                <a:pPr>
                  <a:defRPr b="1"/>
                </a:pPr>
                <a:r>
                  <a:rPr lang="es-ES_tradnl" b="1"/>
                  <a:t>Frameworks</a:t>
                </a:r>
              </a:p>
            </c:rich>
          </c:tx>
          <c:layout>
            <c:manualLayout>
              <c:xMode val="edge"/>
              <c:yMode val="edge"/>
              <c:x val="0.3565249343832021"/>
              <c:y val="0.9372951022631606"/>
            </c:manualLayout>
          </c:layout>
          <c:overlay val="0"/>
        </c:title>
        <c:numFmt formatCode="General" sourceLinked="1"/>
        <c:majorTickMark val="none"/>
        <c:minorTickMark val="none"/>
        <c:tickLblPos val="nextTo"/>
        <c:txPr>
          <a:bodyPr rot="0" vert="horz"/>
          <a:lstStyle/>
          <a:p>
            <a:pPr>
              <a:defRPr sz="1000" b="0" i="0" u="none" strike="noStrike" baseline="0">
                <a:solidFill>
                  <a:srgbClr val="333333"/>
                </a:solidFill>
                <a:latin typeface="Calibri"/>
                <a:ea typeface="Calibri"/>
                <a:cs typeface="Calibri"/>
              </a:defRPr>
            </a:pPr>
            <a:endParaRPr lang="es-AR"/>
          </a:p>
        </c:txPr>
        <c:crossAx val="358939648"/>
        <c:crosses val="autoZero"/>
        <c:auto val="1"/>
        <c:lblAlgn val="ctr"/>
        <c:lblOffset val="100"/>
        <c:noMultiLvlLbl val="0"/>
      </c:catAx>
      <c:valAx>
        <c:axId val="358939648"/>
        <c:scaling>
          <c:orientation val="minMax"/>
        </c:scaling>
        <c:delete val="0"/>
        <c:axPos val="l"/>
        <c:majorGridlines>
          <c:spPr>
            <a:ln w="9525" cap="flat" cmpd="sng" algn="ctr">
              <a:solidFill>
                <a:schemeClr val="accent6">
                  <a:shade val="95000"/>
                  <a:satMod val="105000"/>
                </a:schemeClr>
              </a:solidFill>
              <a:prstDash val="solid"/>
            </a:ln>
            <a:effectLst/>
          </c:spPr>
        </c:majorGridlines>
        <c:title>
          <c:tx>
            <c:rich>
              <a:bodyPr/>
              <a:lstStyle/>
              <a:p>
                <a:pPr>
                  <a:defRPr sz="1000" b="1" i="0" u="none" strike="noStrike" baseline="0">
                    <a:solidFill>
                      <a:srgbClr val="333333"/>
                    </a:solidFill>
                    <a:latin typeface="Calibri"/>
                    <a:ea typeface="Calibri"/>
                    <a:cs typeface="Calibri"/>
                  </a:defRPr>
                </a:pPr>
                <a:r>
                  <a:rPr lang="es-ES_tradnl"/>
                  <a:t>Nro de líneas</a:t>
                </a:r>
              </a:p>
            </c:rich>
          </c:tx>
          <c:layout>
            <c:manualLayout>
              <c:xMode val="edge"/>
              <c:yMode val="edge"/>
              <c:x val="5.21522309711286E-3"/>
              <c:y val="0.351289485040785"/>
            </c:manualLayout>
          </c:layout>
          <c:overlay val="0"/>
          <c:spPr>
            <a:noFill/>
            <a:ln w="25400">
              <a:noFill/>
            </a:ln>
          </c:spPr>
        </c:title>
        <c:numFmt formatCode="General" sourceLinked="1"/>
        <c:majorTickMark val="none"/>
        <c:minorTickMark val="none"/>
        <c:tickLblPos val="nextTo"/>
        <c:txPr>
          <a:bodyPr rot="0" vert="horz"/>
          <a:lstStyle/>
          <a:p>
            <a:pPr>
              <a:defRPr sz="1000" b="0" i="0" u="none" strike="noStrike" baseline="0">
                <a:solidFill>
                  <a:srgbClr val="333333"/>
                </a:solidFill>
                <a:latin typeface="Calibri"/>
                <a:ea typeface="Calibri"/>
                <a:cs typeface="Calibri"/>
              </a:defRPr>
            </a:pPr>
            <a:endParaRPr lang="es-AR"/>
          </a:p>
        </c:txPr>
        <c:crossAx val="358937728"/>
        <c:crosses val="autoZero"/>
        <c:crossBetween val="between"/>
      </c:valAx>
    </c:plotArea>
    <c:legend>
      <c:legendPos val="r"/>
      <c:layout>
        <c:manualLayout>
          <c:xMode val="edge"/>
          <c:yMode val="edge"/>
          <c:x val="0.74458333333333337"/>
          <c:y val="0.32202446392314166"/>
          <c:w val="0.25041666666666668"/>
          <c:h val="0.46128686744345637"/>
        </c:manualLayout>
      </c:layout>
      <c:overlay val="0"/>
      <c:txPr>
        <a:bodyPr/>
        <a:lstStyle/>
        <a:p>
          <a:pPr>
            <a:defRPr sz="920" b="0" i="0" u="none" strike="noStrike" baseline="0">
              <a:solidFill>
                <a:srgbClr val="333333"/>
              </a:solidFill>
              <a:latin typeface="Calibri"/>
              <a:ea typeface="Calibri"/>
              <a:cs typeface="Calibri"/>
            </a:defRPr>
          </a:pPr>
          <a:endParaRPr lang="es-AR"/>
        </a:p>
      </c:txPr>
    </c:legend>
    <c:plotVisOnly val="1"/>
    <c:dispBlanksAs val="gap"/>
    <c:showDLblsOverMax val="0"/>
  </c:chart>
  <c:txPr>
    <a:bodyPr/>
    <a:lstStyle/>
    <a:p>
      <a:pPr>
        <a:defRPr sz="1000" b="0" i="0" u="none" strike="noStrike" baseline="0">
          <a:solidFill>
            <a:srgbClr val="333333"/>
          </a:solidFill>
          <a:latin typeface="Calibri"/>
          <a:ea typeface="Calibri"/>
          <a:cs typeface="Calibri"/>
        </a:defRPr>
      </a:pPr>
      <a:endParaRPr lang="es-AR"/>
    </a:p>
  </c:txPr>
  <c:externalData r:id="rId2">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s-AR"/>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8.7690172061825611E-2"/>
          <c:y val="3.9901238760249307E-2"/>
          <c:w val="0.76705488480606576"/>
          <c:h val="0.793857277274303"/>
        </c:manualLayout>
      </c:layout>
      <c:barChart>
        <c:barDir val="col"/>
        <c:grouping val="clustered"/>
        <c:varyColors val="0"/>
        <c:ser>
          <c:idx val="0"/>
          <c:order val="0"/>
          <c:tx>
            <c:strRef>
              <c:f>Calculos!$A$19</c:f>
              <c:strCache>
                <c:ptCount val="1"/>
                <c:pt idx="0">
                  <c:v>CloudLoop</c:v>
                </c:pt>
              </c:strCache>
            </c:strRef>
          </c:tx>
          <c:invertIfNegative val="0"/>
          <c:dLbls>
            <c:dLbl>
              <c:idx val="0"/>
              <c:delete val="1"/>
              <c:extLst>
                <c:ext xmlns:c15="http://schemas.microsoft.com/office/drawing/2012/chart" uri="{CE6537A1-D6FC-4f65-9D91-7224C49458BB}"/>
              </c:extLst>
            </c:dLbl>
            <c:dLbl>
              <c:idx val="3"/>
              <c:layout>
                <c:manualLayout>
                  <c:x val="0"/>
                  <c:y val="3.7518042633494808E-3"/>
                </c:manualLayout>
              </c:layout>
              <c:dLblPos val="outEnd"/>
              <c:showLegendKey val="0"/>
              <c:showVal val="1"/>
              <c:showCatName val="0"/>
              <c:showSerName val="0"/>
              <c:showPercent val="0"/>
              <c:showBubbleSize val="0"/>
              <c:extLst>
                <c:ext xmlns:c15="http://schemas.microsoft.com/office/drawing/2012/chart" uri="{CE6537A1-D6FC-4f65-9D91-7224C49458BB}"/>
              </c:extLst>
            </c:dLbl>
            <c:spPr>
              <a:noFill/>
              <a:ln w="25400">
                <a:noFill/>
              </a:ln>
            </c:spPr>
            <c:txPr>
              <a:bodyPr rot="-5400000" vert="horz"/>
              <a:lstStyle/>
              <a:p>
                <a:pPr>
                  <a:defRPr sz="1000" b="0" i="0" u="none" strike="noStrike" baseline="0">
                    <a:solidFill>
                      <a:srgbClr val="333333"/>
                    </a:solidFill>
                    <a:latin typeface="Calibri"/>
                    <a:ea typeface="Calibri"/>
                    <a:cs typeface="Calibri"/>
                  </a:defRPr>
                </a:pPr>
                <a:endParaRPr lang="es-AR"/>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Calculos!$B$18:$G$18</c:f>
              <c:strCache>
                <c:ptCount val="6"/>
                <c:pt idx="0">
                  <c:v>CloudLoop</c:v>
                </c:pt>
                <c:pt idx="1">
                  <c:v>Dasein</c:v>
                </c:pt>
                <c:pt idx="2">
                  <c:v>JClouds</c:v>
                </c:pt>
                <c:pt idx="3">
                  <c:v>JetS3t</c:v>
                </c:pt>
                <c:pt idx="4">
                  <c:v>libcloud</c:v>
                </c:pt>
                <c:pt idx="5">
                  <c:v>Aether</c:v>
                </c:pt>
              </c:strCache>
            </c:strRef>
          </c:cat>
          <c:val>
            <c:numRef>
              <c:f>Calculos!$B$19:$G$19</c:f>
              <c:numCache>
                <c:formatCode>General</c:formatCode>
                <c:ptCount val="6"/>
                <c:pt idx="0">
                  <c:v>0</c:v>
                </c:pt>
                <c:pt idx="1">
                  <c:v>440</c:v>
                </c:pt>
                <c:pt idx="2">
                  <c:v>376</c:v>
                </c:pt>
                <c:pt idx="3">
                  <c:v>449</c:v>
                </c:pt>
                <c:pt idx="4">
                  <c:v>442</c:v>
                </c:pt>
                <c:pt idx="5">
                  <c:v>0</c:v>
                </c:pt>
              </c:numCache>
            </c:numRef>
          </c:val>
        </c:ser>
        <c:ser>
          <c:idx val="1"/>
          <c:order val="1"/>
          <c:tx>
            <c:strRef>
              <c:f>Calculos!$A$20</c:f>
              <c:strCache>
                <c:ptCount val="1"/>
                <c:pt idx="0">
                  <c:v>Dasein</c:v>
                </c:pt>
              </c:strCache>
            </c:strRef>
          </c:tx>
          <c:invertIfNegative val="0"/>
          <c:dLbls>
            <c:dLbl>
              <c:idx val="1"/>
              <c:delete val="1"/>
              <c:extLst>
                <c:ext xmlns:c15="http://schemas.microsoft.com/office/drawing/2012/chart" uri="{CE6537A1-D6FC-4f65-9D91-7224C49458BB}"/>
              </c:extLst>
            </c:dLbl>
            <c:dLbl>
              <c:idx val="3"/>
              <c:layout>
                <c:manualLayout>
                  <c:x val="-6.1186888769457792E-17"/>
                  <c:y val="-1.5007217053397923E-2"/>
                </c:manualLayout>
              </c:layout>
              <c:dLblPos val="outEnd"/>
              <c:showLegendKey val="0"/>
              <c:showVal val="1"/>
              <c:showCatName val="0"/>
              <c:showSerName val="0"/>
              <c:showPercent val="0"/>
              <c:showBubbleSize val="0"/>
              <c:extLst>
                <c:ext xmlns:c15="http://schemas.microsoft.com/office/drawing/2012/chart" uri="{CE6537A1-D6FC-4f65-9D91-7224C49458BB}"/>
              </c:extLst>
            </c:dLbl>
            <c:dLbl>
              <c:idx val="4"/>
              <c:layout>
                <c:manualLayout>
                  <c:x val="1.6687526074259491E-3"/>
                  <c:y val="-1.5007217053397923E-2"/>
                </c:manualLayout>
              </c:layout>
              <c:dLblPos val="outEnd"/>
              <c:showLegendKey val="0"/>
              <c:showVal val="1"/>
              <c:showCatName val="0"/>
              <c:showSerName val="0"/>
              <c:showPercent val="0"/>
              <c:showBubbleSize val="0"/>
              <c:extLst>
                <c:ext xmlns:c15="http://schemas.microsoft.com/office/drawing/2012/chart" uri="{CE6537A1-D6FC-4f65-9D91-7224C49458BB}"/>
              </c:extLst>
            </c:dLbl>
            <c:spPr>
              <a:noFill/>
              <a:ln w="25400">
                <a:noFill/>
              </a:ln>
            </c:spPr>
            <c:txPr>
              <a:bodyPr rot="-5400000" vert="horz"/>
              <a:lstStyle/>
              <a:p>
                <a:pPr>
                  <a:defRPr sz="1000" b="0" i="0" u="none" strike="noStrike" baseline="0">
                    <a:solidFill>
                      <a:srgbClr val="333333"/>
                    </a:solidFill>
                    <a:latin typeface="Calibri"/>
                    <a:ea typeface="Calibri"/>
                    <a:cs typeface="Calibri"/>
                  </a:defRPr>
                </a:pPr>
                <a:endParaRPr lang="es-AR"/>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Calculos!$B$18:$G$18</c:f>
              <c:strCache>
                <c:ptCount val="6"/>
                <c:pt idx="0">
                  <c:v>CloudLoop</c:v>
                </c:pt>
                <c:pt idx="1">
                  <c:v>Dasein</c:v>
                </c:pt>
                <c:pt idx="2">
                  <c:v>JClouds</c:v>
                </c:pt>
                <c:pt idx="3">
                  <c:v>JetS3t</c:v>
                </c:pt>
                <c:pt idx="4">
                  <c:v>libcloud</c:v>
                </c:pt>
                <c:pt idx="5">
                  <c:v>Aether</c:v>
                </c:pt>
              </c:strCache>
            </c:strRef>
          </c:cat>
          <c:val>
            <c:numRef>
              <c:f>Calculos!$B$20:$G$20</c:f>
              <c:numCache>
                <c:formatCode>General</c:formatCode>
                <c:ptCount val="6"/>
                <c:pt idx="0">
                  <c:v>440</c:v>
                </c:pt>
                <c:pt idx="1">
                  <c:v>0</c:v>
                </c:pt>
                <c:pt idx="2">
                  <c:v>438</c:v>
                </c:pt>
                <c:pt idx="3">
                  <c:v>451</c:v>
                </c:pt>
                <c:pt idx="4">
                  <c:v>442</c:v>
                </c:pt>
                <c:pt idx="5">
                  <c:v>0</c:v>
                </c:pt>
              </c:numCache>
            </c:numRef>
          </c:val>
        </c:ser>
        <c:ser>
          <c:idx val="2"/>
          <c:order val="2"/>
          <c:tx>
            <c:strRef>
              <c:f>Calculos!$A$21</c:f>
              <c:strCache>
                <c:ptCount val="1"/>
                <c:pt idx="0">
                  <c:v>JClouds</c:v>
                </c:pt>
              </c:strCache>
            </c:strRef>
          </c:tx>
          <c:invertIfNegative val="0"/>
          <c:dLbls>
            <c:dLbl>
              <c:idx val="2"/>
              <c:delete val="1"/>
              <c:extLst>
                <c:ext xmlns:c15="http://schemas.microsoft.com/office/drawing/2012/chart" uri="{CE6537A1-D6FC-4f65-9D91-7224C49458BB}"/>
              </c:extLst>
            </c:dLbl>
            <c:dLbl>
              <c:idx val="3"/>
              <c:layout>
                <c:manualLayout>
                  <c:x val="0"/>
                  <c:y val="7.5036085266989277E-3"/>
                </c:manualLayout>
              </c:layout>
              <c:dLblPos val="outEnd"/>
              <c:showLegendKey val="0"/>
              <c:showVal val="1"/>
              <c:showCatName val="0"/>
              <c:showSerName val="0"/>
              <c:showPercent val="0"/>
              <c:showBubbleSize val="0"/>
              <c:extLst>
                <c:ext xmlns:c15="http://schemas.microsoft.com/office/drawing/2012/chart" uri="{CE6537A1-D6FC-4f65-9D91-7224C49458BB}"/>
              </c:extLst>
            </c:dLbl>
            <c:dLbl>
              <c:idx val="4"/>
              <c:layout>
                <c:manualLayout>
                  <c:x val="1.6687526074259491E-3"/>
                  <c:y val="1.1255412790048443E-2"/>
                </c:manualLayout>
              </c:layout>
              <c:dLblPos val="outEnd"/>
              <c:showLegendKey val="0"/>
              <c:showVal val="1"/>
              <c:showCatName val="0"/>
              <c:showSerName val="0"/>
              <c:showPercent val="0"/>
              <c:showBubbleSize val="0"/>
              <c:extLst>
                <c:ext xmlns:c15="http://schemas.microsoft.com/office/drawing/2012/chart" uri="{CE6537A1-D6FC-4f65-9D91-7224C49458BB}"/>
              </c:extLst>
            </c:dLbl>
            <c:spPr>
              <a:noFill/>
              <a:ln w="25400">
                <a:noFill/>
              </a:ln>
            </c:spPr>
            <c:txPr>
              <a:bodyPr rot="-5400000" vert="horz"/>
              <a:lstStyle/>
              <a:p>
                <a:pPr>
                  <a:defRPr sz="1000" b="0" i="0" u="none" strike="noStrike" baseline="0">
                    <a:solidFill>
                      <a:srgbClr val="333333"/>
                    </a:solidFill>
                    <a:latin typeface="Calibri"/>
                    <a:ea typeface="Calibri"/>
                    <a:cs typeface="Calibri"/>
                  </a:defRPr>
                </a:pPr>
                <a:endParaRPr lang="es-AR"/>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Calculos!$B$18:$G$18</c:f>
              <c:strCache>
                <c:ptCount val="6"/>
                <c:pt idx="0">
                  <c:v>CloudLoop</c:v>
                </c:pt>
                <c:pt idx="1">
                  <c:v>Dasein</c:v>
                </c:pt>
                <c:pt idx="2">
                  <c:v>JClouds</c:v>
                </c:pt>
                <c:pt idx="3">
                  <c:v>JetS3t</c:v>
                </c:pt>
                <c:pt idx="4">
                  <c:v>libcloud</c:v>
                </c:pt>
                <c:pt idx="5">
                  <c:v>Aether</c:v>
                </c:pt>
              </c:strCache>
            </c:strRef>
          </c:cat>
          <c:val>
            <c:numRef>
              <c:f>Calculos!$B$21:$G$21</c:f>
              <c:numCache>
                <c:formatCode>General</c:formatCode>
                <c:ptCount val="6"/>
                <c:pt idx="0">
                  <c:v>376</c:v>
                </c:pt>
                <c:pt idx="1">
                  <c:v>438</c:v>
                </c:pt>
                <c:pt idx="2">
                  <c:v>0</c:v>
                </c:pt>
                <c:pt idx="3">
                  <c:v>447</c:v>
                </c:pt>
                <c:pt idx="4">
                  <c:v>424</c:v>
                </c:pt>
                <c:pt idx="5">
                  <c:v>0</c:v>
                </c:pt>
              </c:numCache>
            </c:numRef>
          </c:val>
        </c:ser>
        <c:ser>
          <c:idx val="3"/>
          <c:order val="3"/>
          <c:tx>
            <c:strRef>
              <c:f>Calculos!$A$22</c:f>
              <c:strCache>
                <c:ptCount val="1"/>
                <c:pt idx="0">
                  <c:v>JetS3t</c:v>
                </c:pt>
              </c:strCache>
            </c:strRef>
          </c:tx>
          <c:invertIfNegative val="0"/>
          <c:dLbls>
            <c:dLbl>
              <c:idx val="0"/>
              <c:layout>
                <c:manualLayout>
                  <c:x val="0"/>
                  <c:y val="-1.1255412790048443E-2"/>
                </c:manualLayout>
              </c:layout>
              <c:dLblPos val="outEnd"/>
              <c:showLegendKey val="0"/>
              <c:showVal val="1"/>
              <c:showCatName val="0"/>
              <c:showSerName val="0"/>
              <c:showPercent val="0"/>
              <c:showBubbleSize val="0"/>
              <c:extLst>
                <c:ext xmlns:c15="http://schemas.microsoft.com/office/drawing/2012/chart" uri="{CE6537A1-D6FC-4f65-9D91-7224C49458BB}"/>
              </c:extLst>
            </c:dLbl>
            <c:dLbl>
              <c:idx val="1"/>
              <c:layout>
                <c:manualLayout>
                  <c:x val="-1.6687526074259491E-3"/>
                  <c:y val="-7.5036085266989615E-3"/>
                </c:manualLayout>
              </c:layout>
              <c:dLblPos val="outEnd"/>
              <c:showLegendKey val="0"/>
              <c:showVal val="1"/>
              <c:showCatName val="0"/>
              <c:showSerName val="0"/>
              <c:showPercent val="0"/>
              <c:showBubbleSize val="0"/>
              <c:extLst>
                <c:ext xmlns:c15="http://schemas.microsoft.com/office/drawing/2012/chart" uri="{CE6537A1-D6FC-4f65-9D91-7224C49458BB}"/>
              </c:extLst>
            </c:dLbl>
            <c:dLbl>
              <c:idx val="3"/>
              <c:delete val="1"/>
              <c:extLst>
                <c:ext xmlns:c15="http://schemas.microsoft.com/office/drawing/2012/chart" uri="{CE6537A1-D6FC-4f65-9D91-7224C49458BB}"/>
              </c:extLst>
            </c:dLbl>
            <c:spPr>
              <a:noFill/>
              <a:ln w="25400">
                <a:noFill/>
              </a:ln>
            </c:spPr>
            <c:txPr>
              <a:bodyPr rot="-5400000" vert="horz"/>
              <a:lstStyle/>
              <a:p>
                <a:pPr>
                  <a:defRPr sz="1000" b="0" i="0" u="none" strike="noStrike" baseline="0">
                    <a:solidFill>
                      <a:srgbClr val="333333"/>
                    </a:solidFill>
                    <a:latin typeface="Calibri"/>
                    <a:ea typeface="Calibri"/>
                    <a:cs typeface="Calibri"/>
                  </a:defRPr>
                </a:pPr>
                <a:endParaRPr lang="es-AR"/>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Calculos!$B$18:$G$18</c:f>
              <c:strCache>
                <c:ptCount val="6"/>
                <c:pt idx="0">
                  <c:v>CloudLoop</c:v>
                </c:pt>
                <c:pt idx="1">
                  <c:v>Dasein</c:v>
                </c:pt>
                <c:pt idx="2">
                  <c:v>JClouds</c:v>
                </c:pt>
                <c:pt idx="3">
                  <c:v>JetS3t</c:v>
                </c:pt>
                <c:pt idx="4">
                  <c:v>libcloud</c:v>
                </c:pt>
                <c:pt idx="5">
                  <c:v>Aether</c:v>
                </c:pt>
              </c:strCache>
            </c:strRef>
          </c:cat>
          <c:val>
            <c:numRef>
              <c:f>Calculos!$B$22:$G$22</c:f>
              <c:numCache>
                <c:formatCode>General</c:formatCode>
                <c:ptCount val="6"/>
                <c:pt idx="0">
                  <c:v>449</c:v>
                </c:pt>
                <c:pt idx="1">
                  <c:v>451</c:v>
                </c:pt>
                <c:pt idx="2">
                  <c:v>447</c:v>
                </c:pt>
                <c:pt idx="3">
                  <c:v>0</c:v>
                </c:pt>
                <c:pt idx="4">
                  <c:v>449</c:v>
                </c:pt>
                <c:pt idx="5">
                  <c:v>0</c:v>
                </c:pt>
              </c:numCache>
            </c:numRef>
          </c:val>
        </c:ser>
        <c:ser>
          <c:idx val="4"/>
          <c:order val="4"/>
          <c:tx>
            <c:strRef>
              <c:f>Calculos!$A$23</c:f>
              <c:strCache>
                <c:ptCount val="1"/>
                <c:pt idx="0">
                  <c:v>libcloud</c:v>
                </c:pt>
              </c:strCache>
            </c:strRef>
          </c:tx>
          <c:invertIfNegative val="0"/>
          <c:dLbls>
            <c:dLbl>
              <c:idx val="4"/>
              <c:delete val="1"/>
              <c:extLst>
                <c:ext xmlns:c15="http://schemas.microsoft.com/office/drawing/2012/chart" uri="{CE6537A1-D6FC-4f65-9D91-7224C49458BB}"/>
              </c:extLst>
            </c:dLbl>
            <c:spPr>
              <a:noFill/>
              <a:ln w="25400">
                <a:noFill/>
              </a:ln>
            </c:spPr>
            <c:txPr>
              <a:bodyPr rot="-5400000" vert="horz"/>
              <a:lstStyle/>
              <a:p>
                <a:pPr>
                  <a:defRPr sz="1000" b="0" i="0" u="none" strike="noStrike" baseline="0">
                    <a:solidFill>
                      <a:srgbClr val="333333"/>
                    </a:solidFill>
                    <a:latin typeface="Calibri"/>
                    <a:ea typeface="Calibri"/>
                    <a:cs typeface="Calibri"/>
                  </a:defRPr>
                </a:pPr>
                <a:endParaRPr lang="es-AR"/>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Calculos!$B$18:$G$18</c:f>
              <c:strCache>
                <c:ptCount val="6"/>
                <c:pt idx="0">
                  <c:v>CloudLoop</c:v>
                </c:pt>
                <c:pt idx="1">
                  <c:v>Dasein</c:v>
                </c:pt>
                <c:pt idx="2">
                  <c:v>JClouds</c:v>
                </c:pt>
                <c:pt idx="3">
                  <c:v>JetS3t</c:v>
                </c:pt>
                <c:pt idx="4">
                  <c:v>libcloud</c:v>
                </c:pt>
                <c:pt idx="5">
                  <c:v>Aether</c:v>
                </c:pt>
              </c:strCache>
            </c:strRef>
          </c:cat>
          <c:val>
            <c:numRef>
              <c:f>Calculos!$B$23:$G$23</c:f>
              <c:numCache>
                <c:formatCode>General</c:formatCode>
                <c:ptCount val="6"/>
                <c:pt idx="0">
                  <c:v>442</c:v>
                </c:pt>
                <c:pt idx="1">
                  <c:v>442</c:v>
                </c:pt>
                <c:pt idx="2">
                  <c:v>424</c:v>
                </c:pt>
                <c:pt idx="3">
                  <c:v>449</c:v>
                </c:pt>
                <c:pt idx="4">
                  <c:v>0</c:v>
                </c:pt>
                <c:pt idx="5">
                  <c:v>0</c:v>
                </c:pt>
              </c:numCache>
            </c:numRef>
          </c:val>
        </c:ser>
        <c:dLbls>
          <c:showLegendKey val="0"/>
          <c:showVal val="0"/>
          <c:showCatName val="0"/>
          <c:showSerName val="0"/>
          <c:showPercent val="0"/>
          <c:showBubbleSize val="0"/>
        </c:dLbls>
        <c:gapWidth val="186"/>
        <c:overlap val="-50"/>
        <c:axId val="360329600"/>
        <c:axId val="360331520"/>
      </c:barChart>
      <c:catAx>
        <c:axId val="360329600"/>
        <c:scaling>
          <c:orientation val="minMax"/>
        </c:scaling>
        <c:delete val="0"/>
        <c:axPos val="b"/>
        <c:majorGridlines/>
        <c:title>
          <c:tx>
            <c:rich>
              <a:bodyPr/>
              <a:lstStyle/>
              <a:p>
                <a:pPr>
                  <a:defRPr b="1"/>
                </a:pPr>
                <a:r>
                  <a:rPr lang="es-ES_tradnl" b="1"/>
                  <a:t>Frameworks destino</a:t>
                </a:r>
              </a:p>
            </c:rich>
          </c:tx>
          <c:layout>
            <c:manualLayout>
              <c:xMode val="edge"/>
              <c:yMode val="edge"/>
              <c:x val="0.40689510181690369"/>
              <c:y val="0.93097919363853099"/>
            </c:manualLayout>
          </c:layout>
          <c:overlay val="0"/>
        </c:title>
        <c:numFmt formatCode="General" sourceLinked="1"/>
        <c:majorTickMark val="none"/>
        <c:minorTickMark val="none"/>
        <c:tickLblPos val="nextTo"/>
        <c:txPr>
          <a:bodyPr rot="0" vert="horz"/>
          <a:lstStyle/>
          <a:p>
            <a:pPr>
              <a:defRPr sz="1000" b="0" i="0" u="none" strike="noStrike" baseline="0">
                <a:solidFill>
                  <a:srgbClr val="333333"/>
                </a:solidFill>
                <a:latin typeface="Calibri"/>
                <a:ea typeface="Calibri"/>
                <a:cs typeface="Calibri"/>
              </a:defRPr>
            </a:pPr>
            <a:endParaRPr lang="es-AR"/>
          </a:p>
        </c:txPr>
        <c:crossAx val="360331520"/>
        <c:crosses val="autoZero"/>
        <c:auto val="1"/>
        <c:lblAlgn val="ctr"/>
        <c:lblOffset val="100"/>
        <c:noMultiLvlLbl val="0"/>
      </c:catAx>
      <c:valAx>
        <c:axId val="360331520"/>
        <c:scaling>
          <c:orientation val="minMax"/>
        </c:scaling>
        <c:delete val="0"/>
        <c:axPos val="l"/>
        <c:majorGridlines>
          <c:spPr>
            <a:ln w="9525" cap="flat" cmpd="sng" algn="ctr">
              <a:solidFill>
                <a:schemeClr val="accent6">
                  <a:shade val="95000"/>
                  <a:satMod val="105000"/>
                </a:schemeClr>
              </a:solidFill>
              <a:prstDash val="solid"/>
            </a:ln>
            <a:effectLst/>
          </c:spPr>
        </c:majorGridlines>
        <c:title>
          <c:tx>
            <c:rich>
              <a:bodyPr/>
              <a:lstStyle/>
              <a:p>
                <a:pPr>
                  <a:defRPr sz="1000" b="1" i="0" u="none" strike="noStrike" baseline="0">
                    <a:solidFill>
                      <a:srgbClr val="333333"/>
                    </a:solidFill>
                    <a:latin typeface="Calibri"/>
                    <a:ea typeface="Calibri"/>
                    <a:cs typeface="Calibri"/>
                  </a:defRPr>
                </a:pPr>
                <a:r>
                  <a:rPr lang="es-ES_tradnl"/>
                  <a:t>Nro de líneas</a:t>
                </a:r>
              </a:p>
            </c:rich>
          </c:tx>
          <c:layout>
            <c:manualLayout>
              <c:xMode val="edge"/>
              <c:yMode val="edge"/>
              <c:x val="1.4814814814814814E-3"/>
              <c:y val="0.32876615114645652"/>
            </c:manualLayout>
          </c:layout>
          <c:overlay val="0"/>
          <c:spPr>
            <a:noFill/>
            <a:ln w="25400">
              <a:noFill/>
            </a:ln>
          </c:spPr>
        </c:title>
        <c:numFmt formatCode="General" sourceLinked="1"/>
        <c:majorTickMark val="none"/>
        <c:minorTickMark val="none"/>
        <c:tickLblPos val="nextTo"/>
        <c:txPr>
          <a:bodyPr rot="0" vert="horz"/>
          <a:lstStyle/>
          <a:p>
            <a:pPr>
              <a:defRPr sz="1000" b="0" i="0" u="none" strike="noStrike" baseline="0">
                <a:solidFill>
                  <a:srgbClr val="333333"/>
                </a:solidFill>
                <a:latin typeface="Calibri"/>
                <a:ea typeface="Calibri"/>
                <a:cs typeface="Calibri"/>
              </a:defRPr>
            </a:pPr>
            <a:endParaRPr lang="es-AR"/>
          </a:p>
        </c:txPr>
        <c:crossAx val="360329600"/>
        <c:crosses val="autoZero"/>
        <c:crossBetween val="between"/>
      </c:valAx>
    </c:plotArea>
    <c:legend>
      <c:legendPos val="r"/>
      <c:layout>
        <c:manualLayout>
          <c:xMode val="edge"/>
          <c:yMode val="edge"/>
          <c:x val="0.83847080781568972"/>
          <c:y val="0.42857260489497634"/>
          <c:w val="0.14901405657626129"/>
          <c:h val="0.3361353360241735"/>
        </c:manualLayout>
      </c:layout>
      <c:overlay val="0"/>
      <c:txPr>
        <a:bodyPr/>
        <a:lstStyle/>
        <a:p>
          <a:pPr>
            <a:defRPr sz="920" b="0" i="0" u="none" strike="noStrike" baseline="0">
              <a:solidFill>
                <a:srgbClr val="333333"/>
              </a:solidFill>
              <a:latin typeface="Calibri"/>
              <a:ea typeface="Calibri"/>
              <a:cs typeface="Calibri"/>
            </a:defRPr>
          </a:pPr>
          <a:endParaRPr lang="es-AR"/>
        </a:p>
      </c:txPr>
    </c:legend>
    <c:plotVisOnly val="1"/>
    <c:dispBlanksAs val="gap"/>
    <c:showDLblsOverMax val="0"/>
  </c:chart>
  <c:txPr>
    <a:bodyPr/>
    <a:lstStyle/>
    <a:p>
      <a:pPr>
        <a:defRPr sz="1000" b="0" i="0" u="none" strike="noStrike" baseline="0">
          <a:solidFill>
            <a:srgbClr val="333333"/>
          </a:solidFill>
          <a:latin typeface="Calibri"/>
          <a:ea typeface="Calibri"/>
          <a:cs typeface="Calibri"/>
        </a:defRPr>
      </a:pPr>
      <a:endParaRPr lang="es-AR"/>
    </a:p>
  </c:txPr>
  <c:externalData r:id="rId2">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s-AR"/>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7.9438152422727976E-2"/>
          <c:y val="3.9901238760249307E-2"/>
          <c:w val="0.77661942257217853"/>
          <c:h val="0.793857277274303"/>
        </c:manualLayout>
      </c:layout>
      <c:barChart>
        <c:barDir val="col"/>
        <c:grouping val="clustered"/>
        <c:varyColors val="0"/>
        <c:ser>
          <c:idx val="0"/>
          <c:order val="0"/>
          <c:tx>
            <c:strRef>
              <c:f>Calculos!$A$27</c:f>
              <c:strCache>
                <c:ptCount val="1"/>
                <c:pt idx="0">
                  <c:v>CloudLoop</c:v>
                </c:pt>
              </c:strCache>
            </c:strRef>
          </c:tx>
          <c:invertIfNegative val="0"/>
          <c:dLbls>
            <c:dLbl>
              <c:idx val="0"/>
              <c:delete val="1"/>
              <c:extLst>
                <c:ext xmlns:c15="http://schemas.microsoft.com/office/drawing/2012/chart" uri="{CE6537A1-D6FC-4f65-9D91-7224C49458BB}"/>
              </c:extLst>
            </c:dLbl>
            <c:spPr>
              <a:noFill/>
              <a:ln w="25400">
                <a:noFill/>
              </a:ln>
            </c:spPr>
            <c:txPr>
              <a:bodyPr rot="-5400000" vert="horz"/>
              <a:lstStyle/>
              <a:p>
                <a:pPr>
                  <a:defRPr sz="1000" b="0" i="0" u="none" strike="noStrike" baseline="0">
                    <a:solidFill>
                      <a:srgbClr val="333333"/>
                    </a:solidFill>
                    <a:latin typeface="Calibri"/>
                    <a:ea typeface="Calibri"/>
                    <a:cs typeface="Calibri"/>
                  </a:defRPr>
                </a:pPr>
                <a:endParaRPr lang="es-AR"/>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Calculos!$B$26:$G$26</c:f>
              <c:strCache>
                <c:ptCount val="6"/>
                <c:pt idx="0">
                  <c:v>CloudLoop</c:v>
                </c:pt>
                <c:pt idx="1">
                  <c:v>Dasein</c:v>
                </c:pt>
                <c:pt idx="2">
                  <c:v>JClouds</c:v>
                </c:pt>
                <c:pt idx="3">
                  <c:v>JetS3t</c:v>
                </c:pt>
                <c:pt idx="4">
                  <c:v>libcloud</c:v>
                </c:pt>
                <c:pt idx="5">
                  <c:v>Aether</c:v>
                </c:pt>
              </c:strCache>
            </c:strRef>
          </c:cat>
          <c:val>
            <c:numRef>
              <c:f>Calculos!$B$27:$G$27</c:f>
              <c:numCache>
                <c:formatCode>General</c:formatCode>
                <c:ptCount val="6"/>
                <c:pt idx="0">
                  <c:v>0</c:v>
                </c:pt>
                <c:pt idx="1">
                  <c:v>104</c:v>
                </c:pt>
                <c:pt idx="2">
                  <c:v>97</c:v>
                </c:pt>
                <c:pt idx="3">
                  <c:v>97</c:v>
                </c:pt>
                <c:pt idx="4">
                  <c:v>97</c:v>
                </c:pt>
                <c:pt idx="5">
                  <c:v>11</c:v>
                </c:pt>
              </c:numCache>
            </c:numRef>
          </c:val>
        </c:ser>
        <c:ser>
          <c:idx val="1"/>
          <c:order val="1"/>
          <c:tx>
            <c:strRef>
              <c:f>Calculos!$A$28</c:f>
              <c:strCache>
                <c:ptCount val="1"/>
                <c:pt idx="0">
                  <c:v>Dasein</c:v>
                </c:pt>
              </c:strCache>
            </c:strRef>
          </c:tx>
          <c:invertIfNegative val="0"/>
          <c:dLbls>
            <c:dLbl>
              <c:idx val="1"/>
              <c:delete val="1"/>
              <c:extLst>
                <c:ext xmlns:c15="http://schemas.microsoft.com/office/drawing/2012/chart" uri="{CE6537A1-D6FC-4f65-9D91-7224C49458BB}"/>
              </c:extLst>
            </c:dLbl>
            <c:spPr>
              <a:noFill/>
              <a:ln w="25400">
                <a:noFill/>
              </a:ln>
            </c:spPr>
            <c:txPr>
              <a:bodyPr rot="-5400000" vert="horz"/>
              <a:lstStyle/>
              <a:p>
                <a:pPr>
                  <a:defRPr sz="1000" b="0" i="0" u="none" strike="noStrike" baseline="0">
                    <a:solidFill>
                      <a:srgbClr val="333333"/>
                    </a:solidFill>
                    <a:latin typeface="Calibri"/>
                    <a:ea typeface="Calibri"/>
                    <a:cs typeface="Calibri"/>
                  </a:defRPr>
                </a:pPr>
                <a:endParaRPr lang="es-AR"/>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Calculos!$B$26:$G$26</c:f>
              <c:strCache>
                <c:ptCount val="6"/>
                <c:pt idx="0">
                  <c:v>CloudLoop</c:v>
                </c:pt>
                <c:pt idx="1">
                  <c:v>Dasein</c:v>
                </c:pt>
                <c:pt idx="2">
                  <c:v>JClouds</c:v>
                </c:pt>
                <c:pt idx="3">
                  <c:v>JetS3t</c:v>
                </c:pt>
                <c:pt idx="4">
                  <c:v>libcloud</c:v>
                </c:pt>
                <c:pt idx="5">
                  <c:v>Aether</c:v>
                </c:pt>
              </c:strCache>
            </c:strRef>
          </c:cat>
          <c:val>
            <c:numRef>
              <c:f>Calculos!$B$28:$G$28</c:f>
              <c:numCache>
                <c:formatCode>General</c:formatCode>
                <c:ptCount val="6"/>
                <c:pt idx="0">
                  <c:v>104</c:v>
                </c:pt>
                <c:pt idx="1">
                  <c:v>0</c:v>
                </c:pt>
                <c:pt idx="2">
                  <c:v>7</c:v>
                </c:pt>
                <c:pt idx="3">
                  <c:v>7</c:v>
                </c:pt>
                <c:pt idx="4">
                  <c:v>7</c:v>
                </c:pt>
                <c:pt idx="5">
                  <c:v>7</c:v>
                </c:pt>
              </c:numCache>
            </c:numRef>
          </c:val>
        </c:ser>
        <c:ser>
          <c:idx val="2"/>
          <c:order val="2"/>
          <c:tx>
            <c:strRef>
              <c:f>Calculos!$A$29</c:f>
              <c:strCache>
                <c:ptCount val="1"/>
                <c:pt idx="0">
                  <c:v>JClouds</c:v>
                </c:pt>
              </c:strCache>
            </c:strRef>
          </c:tx>
          <c:invertIfNegative val="0"/>
          <c:dLbls>
            <c:dLbl>
              <c:idx val="2"/>
              <c:delete val="1"/>
              <c:extLst>
                <c:ext xmlns:c15="http://schemas.microsoft.com/office/drawing/2012/chart" uri="{CE6537A1-D6FC-4f65-9D91-7224C49458BB}"/>
              </c:extLst>
            </c:dLbl>
            <c:spPr>
              <a:noFill/>
              <a:ln w="25400">
                <a:noFill/>
              </a:ln>
            </c:spPr>
            <c:txPr>
              <a:bodyPr rot="-5400000" vert="horz"/>
              <a:lstStyle/>
              <a:p>
                <a:pPr>
                  <a:defRPr sz="1000" b="0" i="0" u="none" strike="noStrike" baseline="0">
                    <a:solidFill>
                      <a:srgbClr val="333333"/>
                    </a:solidFill>
                    <a:latin typeface="Calibri"/>
                    <a:ea typeface="Calibri"/>
                    <a:cs typeface="Calibri"/>
                  </a:defRPr>
                </a:pPr>
                <a:endParaRPr lang="es-AR"/>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Calculos!$B$26:$G$26</c:f>
              <c:strCache>
                <c:ptCount val="6"/>
                <c:pt idx="0">
                  <c:v>CloudLoop</c:v>
                </c:pt>
                <c:pt idx="1">
                  <c:v>Dasein</c:v>
                </c:pt>
                <c:pt idx="2">
                  <c:v>JClouds</c:v>
                </c:pt>
                <c:pt idx="3">
                  <c:v>JetS3t</c:v>
                </c:pt>
                <c:pt idx="4">
                  <c:v>libcloud</c:v>
                </c:pt>
                <c:pt idx="5">
                  <c:v>Aether</c:v>
                </c:pt>
              </c:strCache>
            </c:strRef>
          </c:cat>
          <c:val>
            <c:numRef>
              <c:f>Calculos!$B$29:$G$29</c:f>
              <c:numCache>
                <c:formatCode>General</c:formatCode>
                <c:ptCount val="6"/>
                <c:pt idx="0">
                  <c:v>97</c:v>
                </c:pt>
                <c:pt idx="1">
                  <c:v>7</c:v>
                </c:pt>
                <c:pt idx="2">
                  <c:v>0</c:v>
                </c:pt>
                <c:pt idx="3">
                  <c:v>0</c:v>
                </c:pt>
                <c:pt idx="4">
                  <c:v>0</c:v>
                </c:pt>
                <c:pt idx="5">
                  <c:v>8</c:v>
                </c:pt>
              </c:numCache>
            </c:numRef>
          </c:val>
        </c:ser>
        <c:ser>
          <c:idx val="3"/>
          <c:order val="3"/>
          <c:tx>
            <c:strRef>
              <c:f>Calculos!$A$30</c:f>
              <c:strCache>
                <c:ptCount val="1"/>
                <c:pt idx="0">
                  <c:v>JetS3t</c:v>
                </c:pt>
              </c:strCache>
            </c:strRef>
          </c:tx>
          <c:invertIfNegative val="0"/>
          <c:dLbls>
            <c:dLbl>
              <c:idx val="3"/>
              <c:delete val="1"/>
              <c:extLst>
                <c:ext xmlns:c15="http://schemas.microsoft.com/office/drawing/2012/chart" uri="{CE6537A1-D6FC-4f65-9D91-7224C49458BB}"/>
              </c:extLst>
            </c:dLbl>
            <c:spPr>
              <a:noFill/>
              <a:ln w="25400">
                <a:noFill/>
              </a:ln>
            </c:spPr>
            <c:txPr>
              <a:bodyPr rot="-5400000" vert="horz"/>
              <a:lstStyle/>
              <a:p>
                <a:pPr>
                  <a:defRPr sz="1000" b="0" i="0" u="none" strike="noStrike" baseline="0">
                    <a:solidFill>
                      <a:srgbClr val="333333"/>
                    </a:solidFill>
                    <a:latin typeface="Calibri"/>
                    <a:ea typeface="Calibri"/>
                    <a:cs typeface="Calibri"/>
                  </a:defRPr>
                </a:pPr>
                <a:endParaRPr lang="es-AR"/>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Calculos!$B$26:$G$26</c:f>
              <c:strCache>
                <c:ptCount val="6"/>
                <c:pt idx="0">
                  <c:v>CloudLoop</c:v>
                </c:pt>
                <c:pt idx="1">
                  <c:v>Dasein</c:v>
                </c:pt>
                <c:pt idx="2">
                  <c:v>JClouds</c:v>
                </c:pt>
                <c:pt idx="3">
                  <c:v>JetS3t</c:v>
                </c:pt>
                <c:pt idx="4">
                  <c:v>libcloud</c:v>
                </c:pt>
                <c:pt idx="5">
                  <c:v>Aether</c:v>
                </c:pt>
              </c:strCache>
            </c:strRef>
          </c:cat>
          <c:val>
            <c:numRef>
              <c:f>Calculos!$B$30:$G$30</c:f>
              <c:numCache>
                <c:formatCode>General</c:formatCode>
                <c:ptCount val="6"/>
                <c:pt idx="0">
                  <c:v>97</c:v>
                </c:pt>
                <c:pt idx="1">
                  <c:v>7</c:v>
                </c:pt>
                <c:pt idx="2">
                  <c:v>0</c:v>
                </c:pt>
                <c:pt idx="3">
                  <c:v>0</c:v>
                </c:pt>
                <c:pt idx="4">
                  <c:v>0</c:v>
                </c:pt>
                <c:pt idx="5">
                  <c:v>7</c:v>
                </c:pt>
              </c:numCache>
            </c:numRef>
          </c:val>
        </c:ser>
        <c:ser>
          <c:idx val="4"/>
          <c:order val="4"/>
          <c:tx>
            <c:strRef>
              <c:f>Calculos!$A$31</c:f>
              <c:strCache>
                <c:ptCount val="1"/>
                <c:pt idx="0">
                  <c:v>libcloud</c:v>
                </c:pt>
              </c:strCache>
            </c:strRef>
          </c:tx>
          <c:invertIfNegative val="0"/>
          <c:dLbls>
            <c:dLbl>
              <c:idx val="4"/>
              <c:delete val="1"/>
              <c:extLst>
                <c:ext xmlns:c15="http://schemas.microsoft.com/office/drawing/2012/chart" uri="{CE6537A1-D6FC-4f65-9D91-7224C49458BB}"/>
              </c:extLst>
            </c:dLbl>
            <c:spPr>
              <a:noFill/>
              <a:ln w="25400">
                <a:noFill/>
              </a:ln>
            </c:spPr>
            <c:txPr>
              <a:bodyPr rot="-5400000" vert="horz"/>
              <a:lstStyle/>
              <a:p>
                <a:pPr>
                  <a:defRPr sz="1000" b="0" i="0" u="none" strike="noStrike" baseline="0">
                    <a:solidFill>
                      <a:srgbClr val="333333"/>
                    </a:solidFill>
                    <a:latin typeface="Calibri"/>
                    <a:ea typeface="Calibri"/>
                    <a:cs typeface="Calibri"/>
                  </a:defRPr>
                </a:pPr>
                <a:endParaRPr lang="es-AR"/>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Calculos!$B$26:$G$26</c:f>
              <c:strCache>
                <c:ptCount val="6"/>
                <c:pt idx="0">
                  <c:v>CloudLoop</c:v>
                </c:pt>
                <c:pt idx="1">
                  <c:v>Dasein</c:v>
                </c:pt>
                <c:pt idx="2">
                  <c:v>JClouds</c:v>
                </c:pt>
                <c:pt idx="3">
                  <c:v>JetS3t</c:v>
                </c:pt>
                <c:pt idx="4">
                  <c:v>libcloud</c:v>
                </c:pt>
                <c:pt idx="5">
                  <c:v>Aether</c:v>
                </c:pt>
              </c:strCache>
            </c:strRef>
          </c:cat>
          <c:val>
            <c:numRef>
              <c:f>Calculos!$B$31:$G$31</c:f>
              <c:numCache>
                <c:formatCode>General</c:formatCode>
                <c:ptCount val="6"/>
                <c:pt idx="0">
                  <c:v>97</c:v>
                </c:pt>
                <c:pt idx="1">
                  <c:v>7</c:v>
                </c:pt>
                <c:pt idx="2">
                  <c:v>0</c:v>
                </c:pt>
                <c:pt idx="3">
                  <c:v>0</c:v>
                </c:pt>
                <c:pt idx="4">
                  <c:v>0</c:v>
                </c:pt>
                <c:pt idx="5">
                  <c:v>7</c:v>
                </c:pt>
              </c:numCache>
            </c:numRef>
          </c:val>
        </c:ser>
        <c:dLbls>
          <c:showLegendKey val="0"/>
          <c:showVal val="0"/>
          <c:showCatName val="0"/>
          <c:showSerName val="0"/>
          <c:showPercent val="0"/>
          <c:showBubbleSize val="0"/>
        </c:dLbls>
        <c:gapWidth val="186"/>
        <c:overlap val="-50"/>
        <c:axId val="360414592"/>
        <c:axId val="360461824"/>
      </c:barChart>
      <c:catAx>
        <c:axId val="360414592"/>
        <c:scaling>
          <c:orientation val="minMax"/>
        </c:scaling>
        <c:delete val="0"/>
        <c:axPos val="b"/>
        <c:majorGridlines/>
        <c:title>
          <c:tx>
            <c:rich>
              <a:bodyPr/>
              <a:lstStyle/>
              <a:p>
                <a:pPr>
                  <a:defRPr/>
                </a:pPr>
                <a:r>
                  <a:rPr lang="es-ES_tradnl" b="1"/>
                  <a:t>Frameworks destino</a:t>
                </a:r>
              </a:p>
            </c:rich>
          </c:tx>
          <c:layout>
            <c:manualLayout>
              <c:xMode val="edge"/>
              <c:yMode val="edge"/>
              <c:x val="0.40701141732283463"/>
              <c:y val="0.92738530325218782"/>
            </c:manualLayout>
          </c:layout>
          <c:overlay val="0"/>
        </c:title>
        <c:numFmt formatCode="General" sourceLinked="1"/>
        <c:majorTickMark val="none"/>
        <c:minorTickMark val="none"/>
        <c:tickLblPos val="nextTo"/>
        <c:txPr>
          <a:bodyPr rot="0" vert="horz"/>
          <a:lstStyle/>
          <a:p>
            <a:pPr>
              <a:defRPr sz="1000" b="0" i="0" u="none" strike="noStrike" baseline="0">
                <a:solidFill>
                  <a:srgbClr val="333333"/>
                </a:solidFill>
                <a:latin typeface="Calibri"/>
                <a:ea typeface="Calibri"/>
                <a:cs typeface="Calibri"/>
              </a:defRPr>
            </a:pPr>
            <a:endParaRPr lang="es-AR"/>
          </a:p>
        </c:txPr>
        <c:crossAx val="360461824"/>
        <c:crosses val="autoZero"/>
        <c:auto val="1"/>
        <c:lblAlgn val="ctr"/>
        <c:lblOffset val="100"/>
        <c:noMultiLvlLbl val="0"/>
      </c:catAx>
      <c:valAx>
        <c:axId val="360461824"/>
        <c:scaling>
          <c:orientation val="minMax"/>
        </c:scaling>
        <c:delete val="0"/>
        <c:axPos val="l"/>
        <c:majorGridlines>
          <c:spPr>
            <a:ln w="9525" cap="flat" cmpd="sng" algn="ctr">
              <a:solidFill>
                <a:schemeClr val="accent6">
                  <a:shade val="95000"/>
                  <a:satMod val="105000"/>
                </a:schemeClr>
              </a:solidFill>
              <a:prstDash val="solid"/>
            </a:ln>
            <a:effectLst/>
          </c:spPr>
        </c:majorGridlines>
        <c:title>
          <c:tx>
            <c:rich>
              <a:bodyPr/>
              <a:lstStyle/>
              <a:p>
                <a:pPr>
                  <a:defRPr sz="1000" b="1" i="0" u="none" strike="noStrike" baseline="0">
                    <a:solidFill>
                      <a:srgbClr val="333333"/>
                    </a:solidFill>
                    <a:latin typeface="Calibri"/>
                    <a:ea typeface="Calibri"/>
                    <a:cs typeface="Calibri"/>
                  </a:defRPr>
                </a:pPr>
                <a:r>
                  <a:rPr lang="es-ES_tradnl"/>
                  <a:t>Nro de líneas</a:t>
                </a:r>
              </a:p>
            </c:rich>
          </c:tx>
          <c:overlay val="0"/>
          <c:spPr>
            <a:noFill/>
            <a:ln w="25400">
              <a:noFill/>
            </a:ln>
          </c:spPr>
        </c:title>
        <c:numFmt formatCode="General" sourceLinked="1"/>
        <c:majorTickMark val="none"/>
        <c:minorTickMark val="none"/>
        <c:tickLblPos val="nextTo"/>
        <c:txPr>
          <a:bodyPr rot="0" vert="horz"/>
          <a:lstStyle/>
          <a:p>
            <a:pPr>
              <a:defRPr sz="1000" b="0" i="0" u="none" strike="noStrike" baseline="0">
                <a:solidFill>
                  <a:srgbClr val="333333"/>
                </a:solidFill>
                <a:latin typeface="Calibri"/>
                <a:ea typeface="Calibri"/>
                <a:cs typeface="Calibri"/>
              </a:defRPr>
            </a:pPr>
            <a:endParaRPr lang="es-AR"/>
          </a:p>
        </c:txPr>
        <c:crossAx val="360414592"/>
        <c:crosses val="autoZero"/>
        <c:crossBetween val="between"/>
      </c:valAx>
    </c:plotArea>
    <c:legend>
      <c:legendPos val="r"/>
      <c:layout>
        <c:manualLayout>
          <c:xMode val="edge"/>
          <c:yMode val="edge"/>
          <c:x val="0.86845236653110669"/>
          <c:y val="0.42857260489497634"/>
          <c:w val="0.11904761904761904"/>
          <c:h val="0.3361353360241735"/>
        </c:manualLayout>
      </c:layout>
      <c:overlay val="0"/>
      <c:txPr>
        <a:bodyPr/>
        <a:lstStyle/>
        <a:p>
          <a:pPr>
            <a:defRPr sz="920" b="0" i="0" u="none" strike="noStrike" baseline="0">
              <a:solidFill>
                <a:srgbClr val="333333"/>
              </a:solidFill>
              <a:latin typeface="Calibri"/>
              <a:ea typeface="Calibri"/>
              <a:cs typeface="Calibri"/>
            </a:defRPr>
          </a:pPr>
          <a:endParaRPr lang="es-AR"/>
        </a:p>
      </c:txPr>
    </c:legend>
    <c:plotVisOnly val="1"/>
    <c:dispBlanksAs val="gap"/>
    <c:showDLblsOverMax val="0"/>
  </c:chart>
  <c:txPr>
    <a:bodyPr/>
    <a:lstStyle/>
    <a:p>
      <a:pPr>
        <a:defRPr sz="1000" b="0" i="0" u="none" strike="noStrike" baseline="0">
          <a:solidFill>
            <a:srgbClr val="333333"/>
          </a:solidFill>
          <a:latin typeface="Calibri"/>
          <a:ea typeface="Calibri"/>
          <a:cs typeface="Calibri"/>
        </a:defRPr>
      </a:pPr>
      <a:endParaRPr lang="es-AR"/>
    </a:p>
  </c:txPr>
  <c:externalData r:id="rId2">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s-AR"/>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0785688316474674"/>
          <c:y val="4.0780604903725877E-2"/>
          <c:w val="0.75166609392042316"/>
          <c:h val="0.75992943030881466"/>
        </c:manualLayout>
      </c:layout>
      <c:barChart>
        <c:barDir val="col"/>
        <c:grouping val="clustered"/>
        <c:varyColors val="0"/>
        <c:ser>
          <c:idx val="0"/>
          <c:order val="0"/>
          <c:tx>
            <c:strRef>
              <c:f>Calculos!$A$51</c:f>
              <c:strCache>
                <c:ptCount val="1"/>
                <c:pt idx="0">
                  <c:v>CloudLoop</c:v>
                </c:pt>
              </c:strCache>
            </c:strRef>
          </c:tx>
          <c:invertIfNegative val="0"/>
          <c:dLbls>
            <c:dLbl>
              <c:idx val="0"/>
              <c:delete val="1"/>
              <c:extLst>
                <c:ext xmlns:c15="http://schemas.microsoft.com/office/drawing/2012/chart" uri="{CE6537A1-D6FC-4f65-9D91-7224C49458BB}"/>
              </c:extLst>
            </c:dLbl>
            <c:spPr>
              <a:noFill/>
              <a:ln w="25400">
                <a:noFill/>
              </a:ln>
            </c:spPr>
            <c:txPr>
              <a:bodyPr rot="-5400000" vert="horz"/>
              <a:lstStyle/>
              <a:p>
                <a:pPr algn="ctr">
                  <a:defRPr sz="1000" b="0" i="0" u="none" strike="noStrike" baseline="0">
                    <a:solidFill>
                      <a:srgbClr val="333333"/>
                    </a:solidFill>
                    <a:latin typeface="Calibri"/>
                    <a:ea typeface="Calibri"/>
                    <a:cs typeface="Calibri"/>
                  </a:defRPr>
                </a:pPr>
                <a:endParaRPr lang="es-AR"/>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Calculos!$B$50:$G$50</c:f>
              <c:strCache>
                <c:ptCount val="6"/>
                <c:pt idx="0">
                  <c:v>CloudLoop</c:v>
                </c:pt>
                <c:pt idx="1">
                  <c:v>Dasein</c:v>
                </c:pt>
                <c:pt idx="2">
                  <c:v>JClouds</c:v>
                </c:pt>
                <c:pt idx="3">
                  <c:v>JetS3t</c:v>
                </c:pt>
                <c:pt idx="4">
                  <c:v>libcloud</c:v>
                </c:pt>
                <c:pt idx="5">
                  <c:v>Aether</c:v>
                </c:pt>
              </c:strCache>
            </c:strRef>
          </c:cat>
          <c:val>
            <c:numRef>
              <c:f>Calculos!$B$51:$G$51</c:f>
              <c:numCache>
                <c:formatCode>General</c:formatCode>
                <c:ptCount val="6"/>
                <c:pt idx="0">
                  <c:v>0</c:v>
                </c:pt>
                <c:pt idx="1">
                  <c:v>3303</c:v>
                </c:pt>
                <c:pt idx="2">
                  <c:v>1456</c:v>
                </c:pt>
                <c:pt idx="3">
                  <c:v>1084</c:v>
                </c:pt>
                <c:pt idx="4">
                  <c:v>1171</c:v>
                </c:pt>
                <c:pt idx="5">
                  <c:v>0</c:v>
                </c:pt>
              </c:numCache>
            </c:numRef>
          </c:val>
        </c:ser>
        <c:ser>
          <c:idx val="1"/>
          <c:order val="1"/>
          <c:tx>
            <c:strRef>
              <c:f>Calculos!$A$52</c:f>
              <c:strCache>
                <c:ptCount val="1"/>
                <c:pt idx="0">
                  <c:v>Dasein</c:v>
                </c:pt>
              </c:strCache>
            </c:strRef>
          </c:tx>
          <c:invertIfNegative val="0"/>
          <c:dLbls>
            <c:dLbl>
              <c:idx val="1"/>
              <c:delete val="1"/>
              <c:extLst>
                <c:ext xmlns:c15="http://schemas.microsoft.com/office/drawing/2012/chart" uri="{CE6537A1-D6FC-4f65-9D91-7224C49458BB}"/>
              </c:extLst>
            </c:dLbl>
            <c:spPr>
              <a:noFill/>
              <a:ln w="25400">
                <a:noFill/>
              </a:ln>
            </c:spPr>
            <c:txPr>
              <a:bodyPr rot="-5400000" vert="horz"/>
              <a:lstStyle/>
              <a:p>
                <a:pPr algn="ctr">
                  <a:defRPr sz="1000" b="0" i="0" u="none" strike="noStrike" baseline="0">
                    <a:solidFill>
                      <a:srgbClr val="333333"/>
                    </a:solidFill>
                    <a:latin typeface="Calibri"/>
                    <a:ea typeface="Calibri"/>
                    <a:cs typeface="Calibri"/>
                  </a:defRPr>
                </a:pPr>
                <a:endParaRPr lang="es-AR"/>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Calculos!$B$50:$G$50</c:f>
              <c:strCache>
                <c:ptCount val="6"/>
                <c:pt idx="0">
                  <c:v>CloudLoop</c:v>
                </c:pt>
                <c:pt idx="1">
                  <c:v>Dasein</c:v>
                </c:pt>
                <c:pt idx="2">
                  <c:v>JClouds</c:v>
                </c:pt>
                <c:pt idx="3">
                  <c:v>JetS3t</c:v>
                </c:pt>
                <c:pt idx="4">
                  <c:v>libcloud</c:v>
                </c:pt>
                <c:pt idx="5">
                  <c:v>Aether</c:v>
                </c:pt>
              </c:strCache>
            </c:strRef>
          </c:cat>
          <c:val>
            <c:numRef>
              <c:f>Calculos!$B$52:$G$52</c:f>
              <c:numCache>
                <c:formatCode>General</c:formatCode>
                <c:ptCount val="6"/>
                <c:pt idx="0">
                  <c:v>1851</c:v>
                </c:pt>
                <c:pt idx="1">
                  <c:v>0</c:v>
                </c:pt>
                <c:pt idx="2">
                  <c:v>1456</c:v>
                </c:pt>
                <c:pt idx="3">
                  <c:v>1084</c:v>
                </c:pt>
                <c:pt idx="4">
                  <c:v>1171</c:v>
                </c:pt>
                <c:pt idx="5">
                  <c:v>0</c:v>
                </c:pt>
              </c:numCache>
            </c:numRef>
          </c:val>
        </c:ser>
        <c:ser>
          <c:idx val="2"/>
          <c:order val="2"/>
          <c:tx>
            <c:strRef>
              <c:f>Calculos!$A$53</c:f>
              <c:strCache>
                <c:ptCount val="1"/>
                <c:pt idx="0">
                  <c:v>JClouds</c:v>
                </c:pt>
              </c:strCache>
            </c:strRef>
          </c:tx>
          <c:invertIfNegative val="0"/>
          <c:dLbls>
            <c:dLbl>
              <c:idx val="2"/>
              <c:delete val="1"/>
              <c:extLst>
                <c:ext xmlns:c15="http://schemas.microsoft.com/office/drawing/2012/chart" uri="{CE6537A1-D6FC-4f65-9D91-7224C49458BB}"/>
              </c:extLst>
            </c:dLbl>
            <c:spPr>
              <a:noFill/>
              <a:ln w="25400">
                <a:noFill/>
              </a:ln>
            </c:spPr>
            <c:txPr>
              <a:bodyPr rot="-5400000" vert="horz"/>
              <a:lstStyle/>
              <a:p>
                <a:pPr algn="ctr">
                  <a:defRPr sz="1000" b="0" i="0" u="none" strike="noStrike" baseline="0">
                    <a:solidFill>
                      <a:srgbClr val="333333"/>
                    </a:solidFill>
                    <a:latin typeface="Calibri"/>
                    <a:ea typeface="Calibri"/>
                    <a:cs typeface="Calibri"/>
                  </a:defRPr>
                </a:pPr>
                <a:endParaRPr lang="es-AR"/>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Calculos!$B$50:$G$50</c:f>
              <c:strCache>
                <c:ptCount val="6"/>
                <c:pt idx="0">
                  <c:v>CloudLoop</c:v>
                </c:pt>
                <c:pt idx="1">
                  <c:v>Dasein</c:v>
                </c:pt>
                <c:pt idx="2">
                  <c:v>JClouds</c:v>
                </c:pt>
                <c:pt idx="3">
                  <c:v>JetS3t</c:v>
                </c:pt>
                <c:pt idx="4">
                  <c:v>libcloud</c:v>
                </c:pt>
                <c:pt idx="5">
                  <c:v>Aether</c:v>
                </c:pt>
              </c:strCache>
            </c:strRef>
          </c:cat>
          <c:val>
            <c:numRef>
              <c:f>Calculos!$B$53:$G$53</c:f>
              <c:numCache>
                <c:formatCode>General</c:formatCode>
                <c:ptCount val="6"/>
                <c:pt idx="0">
                  <c:v>1851</c:v>
                </c:pt>
                <c:pt idx="1">
                  <c:v>3303</c:v>
                </c:pt>
                <c:pt idx="2">
                  <c:v>0</c:v>
                </c:pt>
                <c:pt idx="3">
                  <c:v>1084</c:v>
                </c:pt>
                <c:pt idx="4">
                  <c:v>1171</c:v>
                </c:pt>
                <c:pt idx="5">
                  <c:v>0</c:v>
                </c:pt>
              </c:numCache>
            </c:numRef>
          </c:val>
        </c:ser>
        <c:ser>
          <c:idx val="3"/>
          <c:order val="3"/>
          <c:tx>
            <c:strRef>
              <c:f>Calculos!$A$54</c:f>
              <c:strCache>
                <c:ptCount val="1"/>
                <c:pt idx="0">
                  <c:v>JetS3t</c:v>
                </c:pt>
              </c:strCache>
            </c:strRef>
          </c:tx>
          <c:invertIfNegative val="0"/>
          <c:dLbls>
            <c:dLbl>
              <c:idx val="3"/>
              <c:delete val="1"/>
              <c:extLst>
                <c:ext xmlns:c15="http://schemas.microsoft.com/office/drawing/2012/chart" uri="{CE6537A1-D6FC-4f65-9D91-7224C49458BB}"/>
              </c:extLst>
            </c:dLbl>
            <c:spPr>
              <a:noFill/>
              <a:ln w="25400">
                <a:noFill/>
              </a:ln>
            </c:spPr>
            <c:txPr>
              <a:bodyPr rot="-5400000" vert="horz"/>
              <a:lstStyle/>
              <a:p>
                <a:pPr algn="ctr">
                  <a:defRPr sz="1000" b="0" i="0" u="none" strike="noStrike" baseline="0">
                    <a:solidFill>
                      <a:srgbClr val="333333"/>
                    </a:solidFill>
                    <a:latin typeface="Calibri"/>
                    <a:ea typeface="Calibri"/>
                    <a:cs typeface="Calibri"/>
                  </a:defRPr>
                </a:pPr>
                <a:endParaRPr lang="es-AR"/>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Calculos!$B$50:$G$50</c:f>
              <c:strCache>
                <c:ptCount val="6"/>
                <c:pt idx="0">
                  <c:v>CloudLoop</c:v>
                </c:pt>
                <c:pt idx="1">
                  <c:v>Dasein</c:v>
                </c:pt>
                <c:pt idx="2">
                  <c:v>JClouds</c:v>
                </c:pt>
                <c:pt idx="3">
                  <c:v>JetS3t</c:v>
                </c:pt>
                <c:pt idx="4">
                  <c:v>libcloud</c:v>
                </c:pt>
                <c:pt idx="5">
                  <c:v>Aether</c:v>
                </c:pt>
              </c:strCache>
            </c:strRef>
          </c:cat>
          <c:val>
            <c:numRef>
              <c:f>Calculos!$B$54:$G$54</c:f>
              <c:numCache>
                <c:formatCode>General</c:formatCode>
                <c:ptCount val="6"/>
                <c:pt idx="0">
                  <c:v>1851</c:v>
                </c:pt>
                <c:pt idx="1">
                  <c:v>3303</c:v>
                </c:pt>
                <c:pt idx="2">
                  <c:v>1456</c:v>
                </c:pt>
                <c:pt idx="3">
                  <c:v>0</c:v>
                </c:pt>
                <c:pt idx="4">
                  <c:v>1171</c:v>
                </c:pt>
                <c:pt idx="5">
                  <c:v>0</c:v>
                </c:pt>
              </c:numCache>
            </c:numRef>
          </c:val>
        </c:ser>
        <c:ser>
          <c:idx val="4"/>
          <c:order val="4"/>
          <c:tx>
            <c:strRef>
              <c:f>Calculos!$A$55</c:f>
              <c:strCache>
                <c:ptCount val="1"/>
                <c:pt idx="0">
                  <c:v>libcloud</c:v>
                </c:pt>
              </c:strCache>
            </c:strRef>
          </c:tx>
          <c:invertIfNegative val="0"/>
          <c:dLbls>
            <c:dLbl>
              <c:idx val="4"/>
              <c:delete val="1"/>
              <c:extLst>
                <c:ext xmlns:c15="http://schemas.microsoft.com/office/drawing/2012/chart" uri="{CE6537A1-D6FC-4f65-9D91-7224C49458BB}"/>
              </c:extLst>
            </c:dLbl>
            <c:spPr>
              <a:noFill/>
              <a:ln w="25400">
                <a:noFill/>
              </a:ln>
            </c:spPr>
            <c:txPr>
              <a:bodyPr rot="-5400000" vert="horz"/>
              <a:lstStyle/>
              <a:p>
                <a:pPr algn="ctr">
                  <a:defRPr sz="1000" b="0" i="0" u="none" strike="noStrike" baseline="0">
                    <a:solidFill>
                      <a:srgbClr val="333333"/>
                    </a:solidFill>
                    <a:latin typeface="Calibri"/>
                    <a:ea typeface="Calibri"/>
                    <a:cs typeface="Calibri"/>
                  </a:defRPr>
                </a:pPr>
                <a:endParaRPr lang="es-AR"/>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Calculos!$B$50:$G$50</c:f>
              <c:strCache>
                <c:ptCount val="6"/>
                <c:pt idx="0">
                  <c:v>CloudLoop</c:v>
                </c:pt>
                <c:pt idx="1">
                  <c:v>Dasein</c:v>
                </c:pt>
                <c:pt idx="2">
                  <c:v>JClouds</c:v>
                </c:pt>
                <c:pt idx="3">
                  <c:v>JetS3t</c:v>
                </c:pt>
                <c:pt idx="4">
                  <c:v>libcloud</c:v>
                </c:pt>
                <c:pt idx="5">
                  <c:v>Aether</c:v>
                </c:pt>
              </c:strCache>
            </c:strRef>
          </c:cat>
          <c:val>
            <c:numRef>
              <c:f>Calculos!$B$55:$G$55</c:f>
              <c:numCache>
                <c:formatCode>General</c:formatCode>
                <c:ptCount val="6"/>
                <c:pt idx="0">
                  <c:v>1851</c:v>
                </c:pt>
                <c:pt idx="1">
                  <c:v>3303</c:v>
                </c:pt>
                <c:pt idx="2">
                  <c:v>1456</c:v>
                </c:pt>
                <c:pt idx="3">
                  <c:v>1084</c:v>
                </c:pt>
                <c:pt idx="4">
                  <c:v>0</c:v>
                </c:pt>
                <c:pt idx="5">
                  <c:v>0</c:v>
                </c:pt>
              </c:numCache>
            </c:numRef>
          </c:val>
        </c:ser>
        <c:dLbls>
          <c:showLegendKey val="0"/>
          <c:showVal val="0"/>
          <c:showCatName val="0"/>
          <c:showSerName val="0"/>
          <c:showPercent val="0"/>
          <c:showBubbleSize val="0"/>
        </c:dLbls>
        <c:gapWidth val="186"/>
        <c:overlap val="-50"/>
        <c:axId val="360577664"/>
        <c:axId val="360596224"/>
      </c:barChart>
      <c:catAx>
        <c:axId val="360577664"/>
        <c:scaling>
          <c:orientation val="minMax"/>
        </c:scaling>
        <c:delete val="0"/>
        <c:axPos val="b"/>
        <c:majorGridlines/>
        <c:title>
          <c:tx>
            <c:rich>
              <a:bodyPr/>
              <a:lstStyle/>
              <a:p>
                <a:pPr>
                  <a:defRPr/>
                </a:pPr>
                <a:r>
                  <a:rPr lang="es-ES_tradnl" b="1"/>
                  <a:t>Frameworks destino</a:t>
                </a:r>
              </a:p>
            </c:rich>
          </c:tx>
          <c:layout>
            <c:manualLayout>
              <c:xMode val="edge"/>
              <c:yMode val="edge"/>
              <c:x val="0.42883224511547063"/>
              <c:y val="0.94266010137162592"/>
            </c:manualLayout>
          </c:layout>
          <c:overlay val="0"/>
        </c:title>
        <c:numFmt formatCode="General" sourceLinked="1"/>
        <c:majorTickMark val="none"/>
        <c:minorTickMark val="none"/>
        <c:tickLblPos val="nextTo"/>
        <c:txPr>
          <a:bodyPr rot="0" vert="horz"/>
          <a:lstStyle/>
          <a:p>
            <a:pPr>
              <a:defRPr sz="1000" b="0" i="0" u="none" strike="noStrike" baseline="0">
                <a:solidFill>
                  <a:srgbClr val="333333"/>
                </a:solidFill>
                <a:latin typeface="Calibri"/>
                <a:ea typeface="Calibri"/>
                <a:cs typeface="Calibri"/>
              </a:defRPr>
            </a:pPr>
            <a:endParaRPr lang="es-AR"/>
          </a:p>
        </c:txPr>
        <c:crossAx val="360596224"/>
        <c:crosses val="autoZero"/>
        <c:auto val="1"/>
        <c:lblAlgn val="ctr"/>
        <c:lblOffset val="100"/>
        <c:noMultiLvlLbl val="0"/>
      </c:catAx>
      <c:valAx>
        <c:axId val="360596224"/>
        <c:scaling>
          <c:orientation val="minMax"/>
          <c:max val="4000"/>
        </c:scaling>
        <c:delete val="0"/>
        <c:axPos val="l"/>
        <c:majorGridlines>
          <c:spPr>
            <a:ln w="9525" cap="flat" cmpd="sng" algn="ctr">
              <a:solidFill>
                <a:schemeClr val="accent6">
                  <a:shade val="95000"/>
                  <a:satMod val="105000"/>
                </a:schemeClr>
              </a:solidFill>
              <a:prstDash val="solid"/>
            </a:ln>
            <a:effectLst/>
          </c:spPr>
        </c:majorGridlines>
        <c:title>
          <c:tx>
            <c:rich>
              <a:bodyPr/>
              <a:lstStyle/>
              <a:p>
                <a:pPr>
                  <a:defRPr sz="1000" b="1" i="0" u="none" strike="noStrike" baseline="0">
                    <a:solidFill>
                      <a:srgbClr val="333333"/>
                    </a:solidFill>
                    <a:latin typeface="Calibri"/>
                    <a:ea typeface="Calibri"/>
                    <a:cs typeface="Calibri"/>
                  </a:defRPr>
                </a:pPr>
                <a:r>
                  <a:rPr lang="es-ES_tradnl"/>
                  <a:t>Nro de líneas</a:t>
                </a:r>
              </a:p>
            </c:rich>
          </c:tx>
          <c:layout>
            <c:manualLayout>
              <c:xMode val="edge"/>
              <c:yMode val="edge"/>
              <c:x val="7.5901328273244783E-3"/>
              <c:y val="0.32768746881846383"/>
            </c:manualLayout>
          </c:layout>
          <c:overlay val="0"/>
          <c:spPr>
            <a:noFill/>
            <a:ln w="25400">
              <a:noFill/>
            </a:ln>
          </c:spPr>
        </c:title>
        <c:numFmt formatCode="General" sourceLinked="1"/>
        <c:majorTickMark val="none"/>
        <c:minorTickMark val="none"/>
        <c:tickLblPos val="nextTo"/>
        <c:txPr>
          <a:bodyPr rot="0" vert="horz"/>
          <a:lstStyle/>
          <a:p>
            <a:pPr>
              <a:defRPr sz="1000" b="0" i="0" u="none" strike="noStrike" baseline="0">
                <a:solidFill>
                  <a:srgbClr val="333333"/>
                </a:solidFill>
                <a:latin typeface="Calibri"/>
                <a:ea typeface="Calibri"/>
                <a:cs typeface="Calibri"/>
              </a:defRPr>
            </a:pPr>
            <a:endParaRPr lang="es-AR"/>
          </a:p>
        </c:txPr>
        <c:crossAx val="360577664"/>
        <c:crosses val="autoZero"/>
        <c:crossBetween val="between"/>
      </c:valAx>
    </c:plotArea>
    <c:legend>
      <c:legendPos val="r"/>
      <c:layout>
        <c:manualLayout>
          <c:xMode val="edge"/>
          <c:yMode val="edge"/>
          <c:x val="0.86472948945897887"/>
          <c:y val="0.42857247010790317"/>
          <c:w val="0.12277029887393108"/>
          <c:h val="0.33613531641878097"/>
        </c:manualLayout>
      </c:layout>
      <c:overlay val="0"/>
      <c:txPr>
        <a:bodyPr/>
        <a:lstStyle/>
        <a:p>
          <a:pPr>
            <a:defRPr sz="920" b="0" i="0" u="none" strike="noStrike" baseline="0">
              <a:solidFill>
                <a:srgbClr val="333333"/>
              </a:solidFill>
              <a:latin typeface="Calibri"/>
              <a:ea typeface="Calibri"/>
              <a:cs typeface="Calibri"/>
            </a:defRPr>
          </a:pPr>
          <a:endParaRPr lang="es-AR"/>
        </a:p>
      </c:txPr>
    </c:legend>
    <c:plotVisOnly val="1"/>
    <c:dispBlanksAs val="gap"/>
    <c:showDLblsOverMax val="0"/>
  </c:chart>
  <c:txPr>
    <a:bodyPr/>
    <a:lstStyle/>
    <a:p>
      <a:pPr>
        <a:defRPr sz="1000" b="0" i="0" u="none" strike="noStrike" baseline="0">
          <a:solidFill>
            <a:srgbClr val="333333"/>
          </a:solidFill>
          <a:latin typeface="Calibri"/>
          <a:ea typeface="Calibri"/>
          <a:cs typeface="Calibri"/>
        </a:defRPr>
      </a:pPr>
      <a:endParaRPr lang="es-AR"/>
    </a:p>
  </c:txPr>
  <c:externalData r:id="rId2">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s-AR"/>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7.8633068238184875E-2"/>
          <c:y val="3.8828476125094213E-2"/>
          <c:w val="0.75085326474365921"/>
          <c:h val="0.79939951649594776"/>
        </c:manualLayout>
      </c:layout>
      <c:lineChart>
        <c:grouping val="standard"/>
        <c:varyColors val="0"/>
        <c:ser>
          <c:idx val="0"/>
          <c:order val="0"/>
          <c:tx>
            <c:strRef>
              <c:f>neoedit!$A$32</c:f>
              <c:strCache>
                <c:ptCount val="1"/>
                <c:pt idx="0">
                  <c:v>Consumo de memoria (MB)</c:v>
                </c:pt>
              </c:strCache>
            </c:strRef>
          </c:tx>
          <c:dLbls>
            <c:dLbl>
              <c:idx val="1"/>
              <c:layout>
                <c:manualLayout>
                  <c:x val="-3.5332175994675014E-4"/>
                  <c:y val="1.2219646712138451E-2"/>
                </c:manualLayout>
              </c:layout>
              <c:dLblPos val="r"/>
              <c:showLegendKey val="0"/>
              <c:showVal val="1"/>
              <c:showCatName val="0"/>
              <c:showSerName val="0"/>
              <c:showPercent val="0"/>
              <c:showBubbleSize val="0"/>
              <c:extLst>
                <c:ext xmlns:c15="http://schemas.microsoft.com/office/drawing/2012/chart" uri="{CE6537A1-D6FC-4f65-9D91-7224C49458BB}"/>
              </c:extLst>
            </c:dLbl>
            <c:dLbl>
              <c:idx val="2"/>
              <c:layout>
                <c:manualLayout>
                  <c:x val="-4.1590608158969828E-3"/>
                  <c:y val="-2.7229517085225634E-2"/>
                </c:manualLayout>
              </c:layout>
              <c:dLblPos val="r"/>
              <c:showLegendKey val="0"/>
              <c:showVal val="1"/>
              <c:showCatName val="0"/>
              <c:showSerName val="0"/>
              <c:showPercent val="0"/>
              <c:showBubbleSize val="0"/>
              <c:extLst>
                <c:ext xmlns:c15="http://schemas.microsoft.com/office/drawing/2012/chart" uri="{CE6537A1-D6FC-4f65-9D91-7224C49458BB}"/>
              </c:extLst>
            </c:dLbl>
            <c:dLbl>
              <c:idx val="3"/>
              <c:layout>
                <c:manualLayout>
                  <c:x val="2.0477218915153214E-3"/>
                  <c:y val="-1.8628436017056153E-2"/>
                </c:manualLayout>
              </c:layout>
              <c:dLblPos val="r"/>
              <c:showLegendKey val="0"/>
              <c:showVal val="1"/>
              <c:showCatName val="0"/>
              <c:showSerName val="0"/>
              <c:showPercent val="0"/>
              <c:showBubbleSize val="0"/>
              <c:extLst>
                <c:ext xmlns:c15="http://schemas.microsoft.com/office/drawing/2012/chart" uri="{CE6537A1-D6FC-4f65-9D91-7224C49458BB}"/>
              </c:extLst>
            </c:dLbl>
            <c:dLbl>
              <c:idx val="4"/>
              <c:layout>
                <c:manualLayout>
                  <c:x val="1.9966784968260538E-3"/>
                  <c:y val="1.4823078086284655E-2"/>
                </c:manualLayout>
              </c:layout>
              <c:dLblPos val="r"/>
              <c:showLegendKey val="0"/>
              <c:showVal val="1"/>
              <c:showCatName val="0"/>
              <c:showSerName val="0"/>
              <c:showPercent val="0"/>
              <c:showBubbleSize val="0"/>
              <c:extLst>
                <c:ext xmlns:c15="http://schemas.microsoft.com/office/drawing/2012/chart" uri="{CE6537A1-D6FC-4f65-9D91-7224C49458BB}"/>
              </c:extLst>
            </c:dLbl>
            <c:spPr>
              <a:noFill/>
              <a:ln w="25400">
                <a:noFill/>
              </a:ln>
            </c:spPr>
            <c:txPr>
              <a:bodyPr/>
              <a:lstStyle/>
              <a:p>
                <a:pPr>
                  <a:defRPr sz="1000" b="0" i="0" u="none" strike="noStrike" baseline="0">
                    <a:solidFill>
                      <a:srgbClr val="333333"/>
                    </a:solidFill>
                    <a:latin typeface="Calibri"/>
                    <a:ea typeface="Calibri"/>
                    <a:cs typeface="Calibri"/>
                  </a:defRPr>
                </a:pPr>
                <a:endParaRPr lang="es-AR"/>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neoedit!$B$31:$G$31</c:f>
              <c:strCache>
                <c:ptCount val="6"/>
                <c:pt idx="0">
                  <c:v>CloudLoop</c:v>
                </c:pt>
                <c:pt idx="1">
                  <c:v>Dasein</c:v>
                </c:pt>
                <c:pt idx="2">
                  <c:v>JClouds</c:v>
                </c:pt>
                <c:pt idx="3">
                  <c:v>JetS3t</c:v>
                </c:pt>
                <c:pt idx="4">
                  <c:v>libcloud</c:v>
                </c:pt>
                <c:pt idx="5">
                  <c:v>Original</c:v>
                </c:pt>
              </c:strCache>
            </c:strRef>
          </c:cat>
          <c:val>
            <c:numRef>
              <c:f>neoedit!$B$32:$G$32</c:f>
              <c:numCache>
                <c:formatCode>General</c:formatCode>
                <c:ptCount val="6"/>
                <c:pt idx="0">
                  <c:v>41</c:v>
                </c:pt>
                <c:pt idx="1">
                  <c:v>27.8</c:v>
                </c:pt>
                <c:pt idx="2">
                  <c:v>30.4</c:v>
                </c:pt>
                <c:pt idx="3">
                  <c:v>30.6</c:v>
                </c:pt>
                <c:pt idx="4">
                  <c:v>27.6</c:v>
                </c:pt>
                <c:pt idx="5">
                  <c:v>32</c:v>
                </c:pt>
              </c:numCache>
            </c:numRef>
          </c:val>
          <c:smooth val="0"/>
        </c:ser>
        <c:dLbls>
          <c:showLegendKey val="0"/>
          <c:showVal val="0"/>
          <c:showCatName val="0"/>
          <c:showSerName val="0"/>
          <c:showPercent val="0"/>
          <c:showBubbleSize val="0"/>
        </c:dLbls>
        <c:marker val="1"/>
        <c:smooth val="0"/>
        <c:axId val="360662528"/>
        <c:axId val="360664448"/>
      </c:lineChart>
      <c:catAx>
        <c:axId val="360662528"/>
        <c:scaling>
          <c:orientation val="minMax"/>
        </c:scaling>
        <c:delete val="0"/>
        <c:axPos val="b"/>
        <c:title>
          <c:tx>
            <c:rich>
              <a:bodyPr/>
              <a:lstStyle/>
              <a:p>
                <a:pPr>
                  <a:defRPr/>
                </a:pPr>
                <a:r>
                  <a:rPr lang="es-ES_tradnl" b="1"/>
                  <a:t>Frameworks</a:t>
                </a:r>
              </a:p>
            </c:rich>
          </c:tx>
          <c:overlay val="0"/>
        </c:title>
        <c:numFmt formatCode="General" sourceLinked="1"/>
        <c:majorTickMark val="none"/>
        <c:minorTickMark val="none"/>
        <c:tickLblPos val="nextTo"/>
        <c:txPr>
          <a:bodyPr rot="0" vert="horz"/>
          <a:lstStyle/>
          <a:p>
            <a:pPr>
              <a:defRPr sz="1000" b="0" i="0" u="none" strike="noStrike" baseline="0">
                <a:solidFill>
                  <a:srgbClr val="333333"/>
                </a:solidFill>
                <a:latin typeface="Calibri"/>
                <a:ea typeface="Calibri"/>
                <a:cs typeface="Calibri"/>
              </a:defRPr>
            </a:pPr>
            <a:endParaRPr lang="es-AR"/>
          </a:p>
        </c:txPr>
        <c:crossAx val="360664448"/>
        <c:crosses val="autoZero"/>
        <c:auto val="1"/>
        <c:lblAlgn val="ctr"/>
        <c:lblOffset val="100"/>
        <c:noMultiLvlLbl val="0"/>
      </c:catAx>
      <c:valAx>
        <c:axId val="360664448"/>
        <c:scaling>
          <c:orientation val="minMax"/>
        </c:scaling>
        <c:delete val="0"/>
        <c:axPos val="l"/>
        <c:majorGridlines>
          <c:spPr>
            <a:ln w="9525" cap="flat" cmpd="sng" algn="ctr">
              <a:solidFill>
                <a:schemeClr val="accent6">
                  <a:shade val="95000"/>
                  <a:satMod val="105000"/>
                </a:schemeClr>
              </a:solidFill>
              <a:prstDash val="solid"/>
            </a:ln>
            <a:effectLst/>
          </c:spPr>
        </c:majorGridlines>
        <c:title>
          <c:tx>
            <c:rich>
              <a:bodyPr rot="-5400000" vert="horz"/>
              <a:lstStyle/>
              <a:p>
                <a:pPr>
                  <a:defRPr/>
                </a:pPr>
                <a:r>
                  <a:rPr lang="es-ES_tradnl" b="1"/>
                  <a:t>MB</a:t>
                </a:r>
              </a:p>
            </c:rich>
          </c:tx>
          <c:overlay val="0"/>
        </c:title>
        <c:numFmt formatCode="General" sourceLinked="1"/>
        <c:majorTickMark val="none"/>
        <c:minorTickMark val="none"/>
        <c:tickLblPos val="nextTo"/>
        <c:txPr>
          <a:bodyPr rot="0" vert="horz"/>
          <a:lstStyle/>
          <a:p>
            <a:pPr>
              <a:defRPr sz="1000" b="0" i="0" u="none" strike="noStrike" baseline="0">
                <a:solidFill>
                  <a:srgbClr val="333333"/>
                </a:solidFill>
                <a:latin typeface="Calibri"/>
                <a:ea typeface="Calibri"/>
                <a:cs typeface="Calibri"/>
              </a:defRPr>
            </a:pPr>
            <a:endParaRPr lang="es-AR"/>
          </a:p>
        </c:txPr>
        <c:crossAx val="360662528"/>
        <c:crosses val="autoZero"/>
        <c:crossBetween val="between"/>
      </c:valAx>
    </c:plotArea>
    <c:legend>
      <c:legendPos val="r"/>
      <c:layout>
        <c:manualLayout>
          <c:xMode val="edge"/>
          <c:yMode val="edge"/>
          <c:x val="0.81101416140254057"/>
          <c:y val="0.44897611311538477"/>
          <c:w val="0.17647071963313724"/>
          <c:h val="0.21489108766932485"/>
        </c:manualLayout>
      </c:layout>
      <c:overlay val="0"/>
      <c:txPr>
        <a:bodyPr/>
        <a:lstStyle/>
        <a:p>
          <a:pPr>
            <a:defRPr sz="920" b="0" i="0" u="none" strike="noStrike" baseline="0">
              <a:solidFill>
                <a:srgbClr val="333333"/>
              </a:solidFill>
              <a:latin typeface="Calibri"/>
              <a:ea typeface="Calibri"/>
              <a:cs typeface="Calibri"/>
            </a:defRPr>
          </a:pPr>
          <a:endParaRPr lang="es-AR"/>
        </a:p>
      </c:txPr>
    </c:legend>
    <c:plotVisOnly val="1"/>
    <c:dispBlanksAs val="gap"/>
    <c:showDLblsOverMax val="0"/>
  </c:chart>
  <c:txPr>
    <a:bodyPr/>
    <a:lstStyle/>
    <a:p>
      <a:pPr>
        <a:defRPr sz="1000" b="0" i="0" u="none" strike="noStrike" baseline="0">
          <a:solidFill>
            <a:srgbClr val="333333"/>
          </a:solidFill>
          <a:latin typeface="Calibri"/>
          <a:ea typeface="Calibri"/>
          <a:cs typeface="Calibri"/>
        </a:defRPr>
      </a:pPr>
      <a:endParaRPr lang="es-AR"/>
    </a:p>
  </c:txPr>
  <c:externalData r:id="rId2">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0.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4.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5.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6.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7.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8.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9.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0.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4.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5.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6.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7.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8.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9.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0.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4.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5.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6.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7.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8.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5.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6.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7.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8.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9.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jCl13</b:Tag>
    <b:SourceType>InternetSite</b:SourceType>
    <b:Guid>{382A28FA-F53D-46D6-A76B-5E3E4EF32980}</b:Guid>
    <b:Title>jClouds</b:Title>
    <b:Year>2013</b:Year>
    <b:Author>
      <b:Author>
        <b:Corporate>jClouds</b:Corporate>
      </b:Author>
    </b:Author>
    <b:YearAccessed>2013</b:YearAccessed>
    <b:MonthAccessed>Marzo</b:MonthAccessed>
    <b:DayAccessed>5</b:DayAccessed>
    <b:URL>http://www.jclouds.org/</b:URL>
    <b:RefOrder>18</b:RefOrder>
  </b:Source>
  <b:Source>
    <b:Tag>Das13</b:Tag>
    <b:SourceType>InternetSite</b:SourceType>
    <b:Guid>{362C9DA9-F4C0-45F4-8CD1-E2E5930D1198}</b:Guid>
    <b:Author>
      <b:Author>
        <b:Corporate>Dasein</b:Corporate>
      </b:Author>
    </b:Author>
    <b:Title>Dasein Cloud API</b:Title>
    <b:Year>2013</b:Year>
    <b:YearAccessed>2013</b:YearAccessed>
    <b:MonthAccessed>Marzo</b:MonthAccessed>
    <b:DayAccessed>5</b:DayAccessed>
    <b:URL>http://dasein-cloud.sourceforge.net/</b:URL>
    <b:RefOrder>19</b:RefOrder>
  </b:Source>
  <b:Source>
    <b:Tag>Apa13</b:Tag>
    <b:SourceType>InternetSite</b:SourceType>
    <b:Guid>{BEFA3756-026B-4D17-A8A3-A4A0AAC00C19}</b:Guid>
    <b:Author>
      <b:Author>
        <b:Corporate>Apache</b:Corporate>
      </b:Author>
    </b:Author>
    <b:Title>Apache libCloud</b:Title>
    <b:Year>2013</b:Year>
    <b:YearAccessed>2013</b:YearAccessed>
    <b:MonthAccessed>Marzo</b:MonthAccessed>
    <b:DayAccessed>5</b:DayAccessed>
    <b:URL>http://libcloud.apache.org/</b:URL>
    <b:RefOrder>20</b:RefOrder>
  </b:Source>
  <b:Source>
    <b:Tag>NIS13</b:Tag>
    <b:SourceType>InternetSite</b:SourceType>
    <b:Guid>{D5612515-BAAE-4BE6-97BC-783903B9E5ED}</b:Guid>
    <b:Title>Two New Publications Provide a Cloud Computing Standards Roadmap and Reference Architecture</b:Title>
    <b:InternetSiteTitle>Two New Publications Provide a Cloud Computing Standards Roadmap and Reference Architecture</b:InternetSiteTitle>
    <b:Year>2013</b:Year>
    <b:Month>Mayo</b:Month>
    <b:Day>3</b:Day>
    <b:URL>http://www.nist.gov/itl/csd/cloud-091311.cfm</b:URL>
    <b:Author>
      <b:Author>
        <b:Corporate>NIST</b:Corporate>
      </b:Author>
    </b:Author>
    <b:RefOrder>27</b:RefOrder>
  </b:Source>
  <b:Source>
    <b:Tag>Inf13</b:Tag>
    <b:SourceType>InternetSite</b:SourceType>
    <b:Guid>{EA7C30B6-8A82-4CA5-8604-427F9112A84C}</b:Guid>
    <b:Title>IEEE aims to drive cloud computing standards</b:Title>
    <b:InternetSiteTitle>IEEE aims to drive cloud computing standards</b:InternetSiteTitle>
    <b:Year>2013</b:Year>
    <b:Month>Mayo</b:Month>
    <b:Day>3</b:Day>
    <b:URL>http://www.infoworld.com/d/cloud-computing/ieee-aims-drive-cloud-computing-standards-712</b:URL>
    <b:Author>
      <b:Author>
        <b:Corporate>InfoWorld</b:Corporate>
      </b:Author>
    </b:Author>
    <b:RefOrder>28</b:RefOrder>
  </b:Source>
  <b:Source>
    <b:Tag>Tra13</b:Tag>
    <b:SourceType>InternetSite</b:SourceType>
    <b:Guid>{68F27D96-447B-485F-B439-274054B4ACE3}</b:Guid>
    <b:Title>CCSK Overview: Certificate of Cloud Security Knowledge</b:Title>
    <b:InternetSiteTitle>CCSK Overview: Certificate of Cloud Security Knowledge</b:InternetSiteTitle>
    <b:Year>2013</b:Year>
    <b:Month>Mayo</b:Month>
    <b:Day>3</b:Day>
    <b:URL>http://www.trainsignal.com/blog/ccsk-certificate-of-cloud-security-knowledge</b:URL>
    <b:Author>
      <b:Author>
        <b:Corporate>TrainSignal</b:Corporate>
      </b:Author>
    </b:Author>
    <b:RefOrder>29</b:RefOrder>
  </b:Source>
  <b:Source>
    <b:Tag>Com13</b:Tag>
    <b:SourceType>InternetSite</b:SourceType>
    <b:Guid>{E0AF0A4A-A9C9-46D7-B9A6-913466A73EBC}</b:Guid>
    <b:Author>
      <b:Author>
        <b:Corporate>Computer World</b:Corporate>
      </b:Author>
    </b:Author>
    <b:Title>Cloud storage specification gets ISO approval</b:Title>
    <b:InternetSiteTitle>Cloud storage specification gets ISO approval</b:InternetSiteTitle>
    <b:Year>2013</b:Year>
    <b:Month>Mayo</b:Month>
    <b:Day>3</b:Day>
    <b:URL>http://www.computerworld.com/s/article/9232598/Cloud_storage_specification_gets_ISO_approval</b:URL>
    <b:RefOrder>26</b:RefOrder>
  </b:Source>
  <b:Source>
    <b:Tag>Jet13</b:Tag>
    <b:SourceType>InternetSite</b:SourceType>
    <b:Guid>{113A1474-6CFB-452F-B6FE-9D1D0C7F94B3}</b:Guid>
    <b:Author>
      <b:Author>
        <b:Corporate>JetS3t</b:Corporate>
      </b:Author>
    </b:Author>
    <b:Title>JetS3t</b:Title>
    <b:InternetSiteTitle>JetS3t</b:InternetSiteTitle>
    <b:Year>2013</b:Year>
    <b:Month>Mayo</b:Month>
    <b:Day>3</b:Day>
    <b:URL>http://www.jets3t.org/</b:URL>
    <b:RefOrder>33</b:RefOrder>
  </b:Source>
  <b:Source>
    <b:Tag>Apa131</b:Tag>
    <b:SourceType>InternetSite</b:SourceType>
    <b:Guid>{BF1BA3AC-DFAF-4D6A-87C9-EBE1F87CD3EA}</b:Guid>
    <b:Author>
      <b:Author>
        <b:Corporate>Apache Software Foundation</b:Corporate>
      </b:Author>
    </b:Author>
    <b:Title>Deltacloud API</b:Title>
    <b:InternetSiteTitle>Deltacloud API</b:InternetSiteTitle>
    <b:Year>2013</b:Year>
    <b:Month>Mayo</b:Month>
    <b:Day>3</b:Day>
    <b:URL>http://deltacloud.apache.org/</b:URL>
    <b:RefOrder>31</b:RefOrder>
  </b:Source>
  <b:Source>
    <b:Tag>Clo13</b:Tag>
    <b:SourceType>InternetSite</b:SourceType>
    <b:Guid>{51192A0B-E2F6-4D8D-929F-CDD6DF453E99}</b:Guid>
    <b:Author>
      <b:Author>
        <b:Corporate>Cloudloop</b:Corporate>
      </b:Author>
    </b:Author>
    <b:Title>Cloudloop</b:Title>
    <b:InternetSiteTitle>Cloudloop</b:InternetSiteTitle>
    <b:Year>2013</b:Year>
    <b:Month>Mayo</b:Month>
    <b:Day>3</b:Day>
    <b:URL>https://java.net/projects/cloudloop</b:URL>
    <b:RefOrder>30</b:RefOrder>
  </b:Source>
  <b:Source>
    <b:Tag>jav13</b:Tag>
    <b:SourceType>InternetSite</b:SourceType>
    <b:Guid>{07AB9928-97D9-4BEA-A970-9D4D25D6C5AA}</b:Guid>
    <b:Author>
      <b:Author>
        <b:Corporate>java-storage</b:Corporate>
      </b:Author>
    </b:Author>
    <b:Title>java-storage</b:Title>
    <b:InternetSiteTitle>java-storage</b:InternetSiteTitle>
    <b:Year>2013</b:Year>
    <b:Month>Mayo</b:Month>
    <b:Day>3</b:Day>
    <b:URL>http://code.google.com/p/java-storage/</b:URL>
    <b:RefOrder>32</b:RefOrder>
  </b:Source>
  <b:Source xmlns:b="http://schemas.openxmlformats.org/officeDocument/2006/bibliography">
    <b:Tag>Man</b:Tag>
    <b:SourceType>Book</b:SourceType>
    <b:Guid>{8D4F85B0-CAC8-4B9B-B540-120F00EC7C98}</b:Guid>
    <b:Title>La Depresión de Internet</b:Title>
    <b:Author>
      <b:Author>
        <b:NameList>
          <b:Person>
            <b:Last>Mandel</b:Last>
            <b:First>Michael</b:First>
          </b:Person>
        </b:NameList>
      </b:Author>
    </b:Author>
    <b:City>Madrid</b:City>
    <b:Publisher>Pearson Educación</b:Publisher>
    <b:Year>2001</b:Year>
    <b:RefOrder>22</b:RefOrder>
  </b:Source>
  <b:Source>
    <b:Tag>Cla13</b:Tag>
    <b:SourceType>InternetSite</b:SourceType>
    <b:Guid>{182E9BC8-764A-4BF1-B25B-854FC55E60CF}</b:Guid>
    <b:Title>How Amazon exposed its guts: The History of AWS's EC2</b:Title>
    <b:Year>2013</b:Year>
    <b:InternetSiteTitle>How Amazon exposed its guts: The History of AWS's EC2</b:InternetSiteTitle>
    <b:Month>Mayo</b:Month>
    <b:Day>3</b:Day>
    <b:URL>http://www.zdnet.com/how-amazon-exposed-its-guts-the-history-of-awss-ec2-3040155310/</b:URL>
    <b:Author>
      <b:Author>
        <b:NameList>
          <b:Person>
            <b:Last>Clark</b:Last>
            <b:First>Jack</b:First>
          </b:Person>
        </b:NameList>
      </b:Author>
    </b:Author>
    <b:RefOrder>23</b:RefOrder>
  </b:Source>
  <b:Source>
    <b:Tag>Euc13</b:Tag>
    <b:SourceType>InternetSite</b:SourceType>
    <b:Guid>{978AF09B-BEE1-4C5F-BECD-8D21F121686B}</b:Guid>
    <b:Author>
      <b:Author>
        <b:Corporate>Eucalyptus Systems</b:Corporate>
      </b:Author>
    </b:Author>
    <b:Title>Eucalyptus</b:Title>
    <b:InternetSiteTitle>Eucalyptus</b:InternetSiteTitle>
    <b:Year>2013</b:Year>
    <b:Month>Mayo</b:Month>
    <b:Day>3</b:Day>
    <b:URL>http://www.eucalyptus.com/</b:URL>
    <b:RefOrder>24</b:RefOrder>
  </b:Source>
  <b:Source>
    <b:Tag>Ope13</b:Tag>
    <b:SourceType>InternetSite</b:SourceType>
    <b:Guid>{0853322D-1633-470E-B3E7-8763BE0C84BD}</b:Guid>
    <b:Author>
      <b:Author>
        <b:Corporate>OpenNebula Project</b:Corporate>
      </b:Author>
    </b:Author>
    <b:Title>OpenNebula</b:Title>
    <b:InternetSiteTitle>OpenNebula</b:InternetSiteTitle>
    <b:Year>2013</b:Year>
    <b:Month>Mayo</b:Month>
    <b:Day>3</b:Day>
    <b:URL>http://opennebula.org/</b:URL>
    <b:RefOrder>25</b:RefOrder>
  </b:Source>
  <b:Source>
    <b:Tag>Ama132</b:Tag>
    <b:SourceType>InternetSite</b:SourceType>
    <b:Guid>{CEDC9D4C-98BF-4E28-84F0-AB1BFCEBA391}</b:Guid>
    <b:Author>
      <b:Author>
        <b:Corporate>Amazon</b:Corporate>
      </b:Author>
    </b:Author>
    <b:Title>Amazon S3 Multipart Upload</b:Title>
    <b:InternetSiteTitle>Amazon S3 Multipart Upload</b:InternetSiteTitle>
    <b:Year>2013</b:Year>
    <b:Month>Mayo</b:Month>
    <b:Day>3</b:Day>
    <b:URL>http://aws.typepad.com/aws/2010/11/amazon-s3-multipart-upload.html</b:URL>
    <b:RefOrder>34</b:RefOrder>
  </b:Source>
  <b:Source>
    <b:Tag>Ale13</b:Tag>
    <b:SourceType>InternetSite</b:SourceType>
    <b:Guid>{2712496F-61AA-492C-A06D-99E4602E1586}</b:Guid>
    <b:Title>Diccionario de informática</b:Title>
    <b:Year>2013</b:Year>
    <b:Author>
      <b:Author>
        <b:Corporate>Alegsa</b:Corporate>
      </b:Author>
    </b:Author>
    <b:YearAccessed>2013</b:YearAccessed>
    <b:MonthAccessed>Marzo</b:MonthAccessed>
    <b:DayAccessed>25</b:DayAccessed>
    <b:URL>http://www.alegsa.com.ar/Dic/tecnologias%20de%20la%20informacion.php</b:URL>
    <b:RefOrder>1</b:RefOrder>
  </b:Source>
  <b:Source>
    <b:Tag>Elc13</b:Tag>
    <b:SourceType>InternetSite</b:SourceType>
    <b:Guid>{70B2A75B-5F01-4FA3-9EB2-8356CB9980A4}</b:Guid>
    <b:Title>El cloud multiplica la competitividad de las empresas</b:Title>
    <b:Year>2013</b:Year>
    <b:YearAccessed>2013</b:YearAccessed>
    <b:MonthAccessed>Abril</b:MonthAccessed>
    <b:DayAccessed>12</b:DayAccessed>
    <b:URL>http://cloud.ticbeat.com/cloud-multiplica-competitividad-empresas-entrevista/</b:URL>
    <b:Author>
      <b:Author>
        <b:NameList>
          <b:Person>
            <b:Last>Franco</b:Last>
          </b:Person>
        </b:NameList>
      </b:Author>
    </b:Author>
    <b:RefOrder>2</b:RefOrder>
  </b:Source>
  <b:Source>
    <b:Tag>Mel11</b:Tag>
    <b:SourceType>JournalArticle</b:SourceType>
    <b:Guid>{51B829BF-9577-42B5-B28D-FB5FB2D02531}</b:Guid>
    <b:Author>
      <b:Author>
        <b:NameList>
          <b:Person>
            <b:Last>Mell</b:Last>
            <b:First>Peter</b:First>
          </b:Person>
          <b:Person>
            <b:Last>Grance</b:Last>
            <b:First>Timothy </b:First>
          </b:Person>
        </b:NameList>
      </b:Author>
    </b:Author>
    <b:Title>The NIST Definition of Cloud Computing</b:Title>
    <b:Year>2011</b:Year>
    <b:URL>, , NIST Special Publication 800-145 (September 2011)..</b:URL>
    <b:JournalName>NIST Special Publication 800-145</b:JournalName>
    <b:LCID>es-ES</b:LCID>
    <b:RefOrder>3</b:RefOrder>
  </b:Source>
  <b:Source>
    <b:Tag>Goo13</b:Tag>
    <b:SourceType>InternetSite</b:SourceType>
    <b:Guid>{02DE22B3-49D7-4C72-A473-C609BF4ACE23}</b:Guid>
    <b:Author>
      <b:Author>
        <b:Corporate>Google</b:Corporate>
      </b:Author>
    </b:Author>
    <b:Title>Google App Engine</b:Title>
    <b:Year>2013</b:Year>
    <b:YearAccessed>2013</b:YearAccessed>
    <b:MonthAccessed>Mayo</b:MonthAccessed>
    <b:DayAccessed>3</b:DayAccessed>
    <b:URL>https://developers.google.com/appengine/</b:URL>
    <b:RefOrder>4</b:RefOrder>
  </b:Source>
  <b:Source>
    <b:Tag>Her13</b:Tag>
    <b:SourceType>InternetSite</b:SourceType>
    <b:Guid>{B3CCEE20-014D-4084-A37C-DA9EE038F3D6}</b:Guid>
    <b:Author>
      <b:Author>
        <b:Corporate>Heroku</b:Corporate>
      </b:Author>
    </b:Author>
    <b:Title>Heroku Cloud Application Platform</b:Title>
    <b:Year>2013</b:Year>
    <b:YearAccessed>2013</b:YearAccessed>
    <b:MonthAccessed>Mayo</b:MonthAccessed>
    <b:DayAccessed>3</b:DayAccessed>
    <b:URL>http://www.heroku.com/</b:URL>
    <b:RefOrder>5</b:RefOrder>
  </b:Source>
  <b:Source>
    <b:Tag>Ama13</b:Tag>
    <b:SourceType>InternetSite</b:SourceType>
    <b:Guid>{ED9CF466-EE3E-49BC-8AF4-0398BDD2DE3B}</b:Guid>
    <b:Author>
      <b:Author>
        <b:Corporate>Amazon</b:Corporate>
      </b:Author>
    </b:Author>
    <b:Title>Amazon EC2</b:Title>
    <b:Year>2013</b:Year>
    <b:YearAccessed>2013</b:YearAccessed>
    <b:MonthAccessed>Mayo</b:MonthAccessed>
    <b:DayAccessed>3</b:DayAccessed>
    <b:URL>http://aws.amazon.com/es/ec2/</b:URL>
    <b:RefOrder>6</b:RefOrder>
  </b:Source>
  <b:Source>
    <b:Tag>Goo131</b:Tag>
    <b:SourceType>InternetSite</b:SourceType>
    <b:Guid>{83F2A0D0-3F32-4E25-A42E-4110E55E6C25}</b:Guid>
    <b:Author>
      <b:Author>
        <b:Corporate>Google</b:Corporate>
      </b:Author>
    </b:Author>
    <b:Title>Google Cloud Storage</b:Title>
    <b:Year>2013</b:Year>
    <b:YearAccessed>2013</b:YearAccessed>
    <b:MonthAccessed>Mayo</b:MonthAccessed>
    <b:DayAccessed>3</b:DayAccessed>
    <b:URL>https://developers.google.com/storage/</b:URL>
    <b:RefOrder>7</b:RefOrder>
  </b:Source>
  <b:Source>
    <b:Tag>Mic13</b:Tag>
    <b:SourceType>InternetSite</b:SourceType>
    <b:Guid>{B085DBB2-7799-4800-9EA8-1EE6084389C8}</b:Guid>
    <b:Author>
      <b:Author>
        <b:Corporate>Microsoft</b:Corporate>
      </b:Author>
    </b:Author>
    <b:Title>Windows Azure</b:Title>
    <b:Year>2013</b:Year>
    <b:YearAccessed>2013</b:YearAccessed>
    <b:MonthAccessed>Mayo</b:MonthAccessed>
    <b:DayAccessed>3</b:DayAccessed>
    <b:URL>http://www.windowsazure.com/es-es/</b:URL>
    <b:RefOrder>8</b:RefOrder>
  </b:Source>
  <b:Source>
    <b:Tag>Rac13</b:Tag>
    <b:SourceType>InternetSite</b:SourceType>
    <b:Guid>{7297C246-8CA8-4975-9432-83F98A21AD25}</b:Guid>
    <b:Author>
      <b:Author>
        <b:Corporate>Rackspace</b:Corporate>
      </b:Author>
    </b:Author>
    <b:Title>Rackspace</b:Title>
    <b:Year>2013</b:Year>
    <b:YearAccessed>2013</b:YearAccessed>
    <b:MonthAccessed>Mayo</b:MonthAccessed>
    <b:DayAccessed>3</b:DayAccessed>
    <b:URL>http://www.rackspace.com/</b:URL>
    <b:RefOrder>9</b:RefOrder>
  </b:Source>
  <b:Source>
    <b:Tag>IBM13</b:Tag>
    <b:SourceType>InternetSite</b:SourceType>
    <b:Guid>{8D8DFA2A-3957-44AE-83EA-7D1475CEF8DF}</b:Guid>
    <b:Author>
      <b:Author>
        <b:Corporate>IBM</b:Corporate>
      </b:Author>
    </b:Author>
    <b:Title>IBM Cloud Computing</b:Title>
    <b:Year>2013</b:Year>
    <b:YearAccessed>2013</b:YearAccessed>
    <b:MonthAccessed>Mayo</b:MonthAccessed>
    <b:DayAccessed>3</b:DayAccessed>
    <b:URL>http://www.ibm.com/cloud-computing/us/en/</b:URL>
    <b:RefOrder>10</b:RefOrder>
  </b:Source>
  <b:Source>
    <b:Tag>Hew13</b:Tag>
    <b:SourceType>InternetSite</b:SourceType>
    <b:Guid>{CFFC931D-853B-4DDC-BD91-DC9666790F85}</b:Guid>
    <b:Author>
      <b:Author>
        <b:Corporate>Hewlett-Packard</b:Corporate>
      </b:Author>
    </b:Author>
    <b:Title>Hewlett-Packard Cloud Services</b:Title>
    <b:Year>2013</b:Year>
    <b:YearAccessed>2013</b:YearAccessed>
    <b:MonthAccessed>Mayo</b:MonthAccessed>
    <b:DayAccessed>3</b:DayAccessed>
    <b:URL>https://www.hpcloud.com/</b:URL>
    <b:RefOrder>11</b:RefOrder>
  </b:Source>
  <b:Source>
    <b:Tag>VMW13</b:Tag>
    <b:SourceType>InternetSite</b:SourceType>
    <b:Guid>{BBC675E4-FE42-448F-BA4A-039F7C3BA124}</b:Guid>
    <b:Author>
      <b:Author>
        <b:Corporate>VMWare</b:Corporate>
      </b:Author>
    </b:Author>
    <b:Title>VMWare Cloud Computing Solutions</b:Title>
    <b:Year>2013</b:Year>
    <b:YearAccessed>2013</b:YearAccessed>
    <b:MonthAccessed>Mayo</b:MonthAccessed>
    <b:DayAccessed>3</b:DayAccessed>
    <b:URL>http://www.vmware.com/solutions/cloud-computing/index.html</b:URL>
    <b:RefOrder>12</b:RefOrder>
  </b:Source>
  <b:Source>
    <b:Tag>Ama131</b:Tag>
    <b:SourceType>InternetSite</b:SourceType>
    <b:Guid>{8CE9A112-A829-43CB-9796-07EF06FD5E98}</b:Guid>
    <b:Author>
      <b:Author>
        <b:Corporate>Amazon</b:Corporate>
      </b:Author>
    </b:Author>
    <b:Title>Amazon EC2 Pricing</b:Title>
    <b:Year>2013</b:Year>
    <b:YearAccessed>2013</b:YearAccessed>
    <b:MonthAccessed>Mayo</b:MonthAccessed>
    <b:DayAccessed>3</b:DayAccessed>
    <b:URL>http://aws.amazon.com/es/ec2/pricing/</b:URL>
    <b:RefOrder>13</b:RefOrder>
  </b:Source>
  <b:Source>
    <b:Tag>Lea09</b:Tag>
    <b:SourceType>JournalArticle</b:SourceType>
    <b:Guid>{CC68F65F-8ED4-45B5-8AD8-8D0878603BFB}</b:Guid>
    <b:Author>
      <b:Author>
        <b:NameList>
          <b:Person>
            <b:Last>Leavitt</b:Last>
            <b:First>Neal</b:First>
          </b:Person>
        </b:NameList>
      </b:Author>
    </b:Author>
    <b:Title>Is cloud computing really ready for prime time</b:Title>
    <b:Year>2009</b:Year>
    <b:Issue>5</b:Issue>
    <b:City>Growth</b:City>
    <b:JournalName>Growth</b:JournalName>
    <b:Volume>27</b:Volume>
    <b:RefOrder>14</b:RefOrder>
  </b:Source>
  <b:Source>
    <b:Tag>Arm10</b:Tag>
    <b:SourceType>JournalArticle</b:SourceType>
    <b:Guid>{3E95841F-611B-4A7D-9196-EC2242F99552}</b:Guid>
    <b:Title>A view of Cloud Computing</b:Title>
    <b:JournalName>Communications of the ACM</b:JournalName>
    <b:Year>2010</b:Year>
    <b:Pages>50-58</b:Pages>
    <b:Author>
      <b:Author>
        <b:NameList>
          <b:Person>
            <b:Last>Armbrust</b:Last>
            <b:First>Michael</b:First>
          </b:Person>
          <b:Person>
            <b:Last>Fox</b:Last>
            <b:First>Armando</b:First>
          </b:Person>
          <b:Person>
            <b:Last>Griffith</b:Last>
            <b:First>Rean</b:First>
          </b:Person>
          <b:Person>
            <b:Last>Joseph</b:Last>
            <b:First>Anthony</b:First>
          </b:Person>
          <b:Person>
            <b:Last>Katz</b:Last>
            <b:First>Randy</b:First>
          </b:Person>
          <b:Person>
            <b:Last>Konwinski</b:Last>
            <b:First>Andy</b:First>
          </b:Person>
          <b:Person>
            <b:Last>Lee</b:Last>
            <b:First>Gunho</b:First>
          </b:Person>
        </b:NameList>
      </b:Author>
    </b:Author>
    <b:Volume>53</b:Volume>
    <b:Issue>4</b:Issue>
    <b:RefOrder>15</b:RefOrder>
  </b:Source>
  <b:Source>
    <b:Tag>Hof10</b:Tag>
    <b:SourceType>JournalArticle</b:SourceType>
    <b:Guid>{74892AFD-1D51-46B0-93EE-63CF12CA0217}</b:Guid>
    <b:Title>Cloud Computing: The limits of public Clouds for business applications</b:Title>
    <b:JournalName>Internet Computing, IEEE</b:JournalName>
    <b:Year>2010</b:Year>
    <b:Pages>90-93</b:Pages>
    <b:Author>
      <b:Author>
        <b:NameList>
          <b:Person>
            <b:Last>Hofmann</b:Last>
            <b:First>Paul</b:First>
          </b:Person>
          <b:Person>
            <b:Last>Woods</b:Last>
            <b:First>Dan</b:First>
          </b:Person>
        </b:NameList>
      </b:Author>
    </b:Author>
    <b:Volume>14</b:Volume>
    <b:Issue>6</b:Issue>
    <b:RefOrder>16</b:RefOrder>
  </b:Source>
  <b:Source>
    <b:Tag>Bri09</b:Tag>
    <b:SourceType>ConferenceProceedings</b:SourceType>
    <b:Guid>{29343912-D9F5-4278-B4F1-49394A2D1E47}</b:Guid>
    <b:Author>
      <b:Author>
        <b:NameList>
          <b:Person>
            <b:Last>Briscoe</b:Last>
            <b:First>Gerard</b:First>
          </b:Person>
          <b:Person>
            <b:Last>Marinos</b:Last>
            <b:First>Alexandros</b:First>
          </b:Person>
        </b:NameList>
      </b:Author>
    </b:Author>
    <b:Title>Digital ecosystems in the Clouds: towards community Cloud Computing</b:Title>
    <b:JournalName>In Digital Ecosystems and Technologies, 2009.DEST'09. 3rd IEEE International Conference on, pp. . IEEE, </b:JournalName>
    <b:Year>2009</b:Year>
    <b:Pages>103-108</b:Pages>
    <b:ConferenceName>In Digital Ecosystems and Technologies. 3rd IEEE International Conference.</b:ConferenceName>
    <b:RefOrder>17</b:RefOrder>
  </b:Source>
  <b:Source>
    <b:Tag>Placeholder1</b:Tag>
    <b:SourceType>InternetSite</b:SourceType>
    <b:Guid>{BD780003-DC4F-49E7-A801-256B560064BD}</b:Guid>
    <b:YearAccessed>2013</b:YearAccessed>
    <b:MonthAccessed>Marzo</b:MonthAccessed>
    <b:DayAccessed>5</b:DayAccessed>
    <b:URL>http://aws.amazon.com/sdkforjava/</b:URL>
    <b:Author>
      <b:Author>
        <b:NameList>
          <b:Person>
            <b:Last>Amazon</b:Last>
          </b:Person>
        </b:NameList>
      </b:Author>
    </b:Author>
    <b:Title>Amazon AWS SDK para Java</b:Title>
    <b:Year>2013</b:Year>
    <b:RefOrder>21</b:RefOrder>
  </b:Source>
  <b:Source>
    <b:Tag>For05</b:Tag>
    <b:SourceType>Book</b:SourceType>
    <b:Guid>{BB2723DC-4AA7-468D-AE96-175D864F1E66}</b:Guid>
    <b:Title>Java Reflection in Action</b:Title>
    <b:Year>2005</b:Year>
    <b:Author>
      <b:Author>
        <b:NameList>
          <b:Person>
            <b:Last>Forman</b:Last>
            <b:First>Ira R.</b:First>
          </b:Person>
          <b:Person>
            <b:Last>Forman</b:Last>
            <b:First>Nate</b:First>
          </b:Person>
        </b:NameList>
      </b:Author>
    </b:Author>
    <b:RefOrder>35</b:RefOrder>
  </b:Source>
  <b:Source>
    <b:Tag>Sob13</b:Tag>
    <b:SourceType>DocumentFromInternetSite</b:SourceType>
    <b:Guid>{2B7D5A5C-521C-4E45-8E18-FA5372CD3097}</b:Guid>
    <b:Title>An Introduction to Reflection-Oriented Programming</b:Title>
    <b:Year>2013</b:Year>
    <b:InternetSiteTitle>An Introduction to Reflection-Oriented Programming</b:InternetSiteTitle>
    <b:Month>Septiembre</b:Month>
    <b:Day>28</b:Day>
    <b:URL>http://www.cs.indiana.edu/~jsobel/rop.html</b:URL>
    <b:Author>
      <b:Author>
        <b:NameList>
          <b:Person>
            <b:Last>Sobel</b:Last>
            <b:First>Jonathan M. </b:First>
          </b:Person>
          <b:Person>
            <b:Last>Friedman</b:Last>
            <b:First>Daniel P.</b:First>
          </b:Person>
        </b:NameList>
      </b:Author>
    </b:Author>
    <b:RefOrder>36</b:RefOrder>
  </b:Source>
  <b:Source>
    <b:Tag>Ora13</b:Tag>
    <b:SourceType>InternetSite</b:SourceType>
    <b:Guid>{BD1F0AED-3975-4700-8FF3-7DFEC0C89A2C}</b:Guid>
    <b:Title>The Reflection API</b:Title>
    <b:InternetSiteTitle>The Reflection API</b:InternetSiteTitle>
    <b:Year>2013</b:Year>
    <b:Month>Septiembre</b:Month>
    <b:Day>28</b:Day>
    <b:URL>http://docs.oracle.com/javase/tutorial/reflect/index.html</b:URL>
    <b:Author>
      <b:Author>
        <b:Corporate>Oracle</b:Corporate>
      </b:Author>
    </b:Author>
    <b:RefOrder>37</b:RefOrder>
  </b:Source>
  <b:Source>
    <b:Tag>Mav13</b:Tag>
    <b:SourceType>InternetSite</b:SourceType>
    <b:Guid>{332855A1-AB86-4428-BEA1-586AA1B53500}</b:Guid>
    <b:Author>
      <b:Author>
        <b:Corporate>Apache</b:Corporate>
      </b:Author>
    </b:Author>
    <b:Title>Apache Maven Project</b:Title>
    <b:InternetSiteTitle>Apache Maven Project</b:InternetSiteTitle>
    <b:URL>http://maven.apache.org/</b:URL>
    <b:Year>2013</b:Year>
    <b:Month>Mayo</b:Month>
    <b:Day>3</b:Day>
    <b:RefOrder>38</b:RefOrder>
  </b:Source>
  <b:Source>
    <b:Tag>W3C13</b:Tag>
    <b:SourceType>InternetSite</b:SourceType>
    <b:Guid>{08D5AC31-36E8-4ED1-8AAB-C242E4F437D9}</b:Guid>
    <b:Author>
      <b:Author>
        <b:Corporate>W3C</b:Corporate>
      </b:Author>
    </b:Author>
    <b:Title>Extensible Markup Language (XML)</b:Title>
    <b:InternetSiteTitle>Extensible Markup Language (XML)</b:InternetSiteTitle>
    <b:Year>2013</b:Year>
    <b:Month>Mayo</b:Month>
    <b:Day>3</b:Day>
    <b:URL>http://www.w3.org/XML/</b:URL>
    <b:RefOrder>39</b:RefOrder>
  </b:Source>
  <b:Source>
    <b:Tag>Ecl13</b:Tag>
    <b:SourceType>InternetSite</b:SourceType>
    <b:Guid>{EFBC8CEF-EF91-452F-833A-E076C382EA45}</b:Guid>
    <b:Author>
      <b:Author>
        <b:Corporate>Eclipse Foundation, Inc.</b:Corporate>
      </b:Author>
    </b:Author>
    <b:Title>The Eclipse Foundation open source community website</b:Title>
    <b:InternetSiteTitle>The Eclipse Foundation open source community website</b:InternetSiteTitle>
    <b:Year>2013</b:Year>
    <b:Month>Mayo</b:Month>
    <b:Day>3</b:Day>
    <b:URL>http://www.eclipse.org/</b:URL>
    <b:RefOrder>40</b:RefOrder>
  </b:Source>
  <b:Source>
    <b:Tag>MarcadorDePosición1</b:Tag>
    <b:SourceType>InternetSite</b:SourceType>
    <b:Guid>{4371492A-C401-4AAE-9D92-5FF5FF216142}</b:Guid>
    <b:Author>
      <b:Author>
        <b:Corporate>Amazon</b:Corporate>
      </b:Author>
    </b:Author>
    <b:Title>Amazon Simple Queue Service (Amazon SQS)</b:Title>
    <b:InternetSiteTitle>Amazon Simple Queue Service (Amazon SQS)</b:InternetSiteTitle>
    <b:Year>2013</b:Year>
    <b:Month>Mayo</b:Month>
    <b:Day>3</b:Day>
    <b:URL>http://aws.amazon.com/es/sqs/</b:URL>
    <b:RefOrder>41</b:RefOrder>
  </b:Source>
  <b:Source>
    <b:Tag>Dro13</b:Tag>
    <b:SourceType>InternetSite</b:SourceType>
    <b:Guid>{FED24ADD-BE5A-46A5-BFDA-8CA0B008A5CC}</b:Guid>
    <b:Author>
      <b:Author>
        <b:Corporate>Dropbox</b:Corporate>
      </b:Author>
    </b:Author>
    <b:Title>Dropbox</b:Title>
    <b:InternetSiteTitle>Dropbox</b:InternetSiteTitle>
    <b:Year>2013</b:Year>
    <b:Month>Mayo</b:Month>
    <b:Day>3</b:Day>
    <b:URL>https://www.dropbox.com/</b:URL>
    <b:RefOrder>42</b:RefOrder>
  </b:Source>
  <b:Source>
    <b:Tag>MarcadorDePosición2</b:Tag>
    <b:SourceType>InternetSite</b:SourceType>
    <b:Guid>{CD5A6F0C-A1EC-462A-84B3-D9C58B140FED}</b:Guid>
    <b:Author>
      <b:Author>
        <b:Corporate>Microsoft</b:Corporate>
      </b:Author>
    </b:Author>
    <b:Title>Windows Azure: Plataforma en la nube de Microsoft</b:Title>
    <b:InternetSiteTitle>Windows Azure: Plataforma en la nube de Microsoft</b:InternetSiteTitle>
    <b:Year>2013</b:Year>
    <b:Month>Mayo</b:Month>
    <b:Day>3</b:Day>
    <b:URL>http://www.windowsazure.com/es-es/</b:URL>
    <b:RefOrder>43</b:RefOrder>
  </b:Source>
  <b:Source>
    <b:Tag>Ama</b:Tag>
    <b:SourceType>InternetSite</b:SourceType>
    <b:Guid>{DBFBF99C-A27E-48CB-85B1-14500EB439DC}</b:Guid>
    <b:Title>Amazon Elastic Compute Cloud (Amazon EC2)</b:Title>
    <b:InternetSiteTitle>Amazon Elastic Compute Cloud (Amazon EC2)</b:InternetSiteTitle>
    <b:URL>http://aws.amazon.com/es/ec2/</b:URL>
    <b:Author>
      <b:Author>
        <b:Corporate>Amazon</b:Corporate>
      </b:Author>
    </b:Author>
    <b:Year>2013</b:Year>
    <b:Month>Mayo</b:Month>
    <b:Day>3</b:Day>
    <b:RefOrder>44</b:RefOrder>
  </b:Source>
  <b:Source>
    <b:Tag>MarcadorDePosición3</b:Tag>
    <b:SourceType>InternetSite</b:SourceType>
    <b:Guid>{C987233C-6E11-4875-94A9-DA1F464CF6ED}</b:Guid>
    <b:Author>
      <b:Author>
        <b:Corporate>Oracle</b:Corporate>
      </b:Author>
    </b:Author>
    <b:Title>ClassLoader (Java Platform SE 7 )</b:Title>
    <b:InternetSiteTitle>ClassLoader (Java Platform SE 7 )</b:InternetSiteTitle>
    <b:Year>2013</b:Year>
    <b:Month>Mayo</b:Month>
    <b:Day>3</b:Day>
    <b:URL>http://docs.oracle.com/javase/7/docs/api/java/lang/ClassLoader.html</b:URL>
    <b:RefOrder>45</b:RefOrder>
  </b:Source>
  <b:Source>
    <b:Tag>Jav13</b:Tag>
    <b:SourceType>InternetSite</b:SourceType>
    <b:Guid>{A0952628-E520-4F9A-9979-C97A11A3FA2F}</b:Guid>
    <b:Author>
      <b:Author>
        <b:Corporate>Javassist</b:Corporate>
      </b:Author>
    </b:Author>
    <b:Title>Javassist</b:Title>
    <b:InternetSiteTitle>Javassist</b:InternetSiteTitle>
    <b:Year>2013</b:Year>
    <b:Month>Mayo</b:Month>
    <b:Day>3</b:Day>
    <b:URL>http://www.csg.ci.i.u-tokyo.ac.jp/~chiba/javassist/</b:URL>
    <b:RefOrder>46</b:RefOrder>
  </b:Source>
  <b:Source>
    <b:Tag>neo</b:Tag>
    <b:SourceType>InternetSite</b:SourceType>
    <b:Guid>{017295B3-421D-4617-90D5-7C8BC23EF25F}</b:Guid>
    <b:Author>
      <b:Author>
        <b:Corporate>neoeedit</b:Corporate>
      </b:Author>
    </b:Author>
    <b:Title>neoeedit</b:Title>
    <b:Year>2013</b:Year>
    <b:Month>Mayo</b:Month>
    <b:Day>5</b:Day>
    <b:URL>https://code.google.com/p/neoeedit/</b:URL>
    <b:RefOrder>47</b:RefOrder>
  </b:Source>
  <b:Source>
    <b:Tag>JFi13</b:Tag>
    <b:SourceType>InternetSite</b:SourceType>
    <b:Guid>{3905BBBD-0D00-409B-8C8D-84B96163344F}</b:Guid>
    <b:Author>
      <b:Author>
        <b:Corporate>JFileSync</b:Corporate>
      </b:Author>
    </b:Author>
    <b:Title>JFileSync</b:Title>
    <b:Year>2013</b:Year>
    <b:Month>Mayo</b:Month>
    <b:Day>5</b:Day>
    <b:URL>http://jfilesync.sourceforge.net/</b:URL>
    <b:RefOrder>48</b:RefOrder>
  </b:Source>
  <b:Source>
    <b:Tag>MuC13</b:Tag>
    <b:SourceType>InternetSite</b:SourceType>
    <b:Guid>{7F617888-08BF-4030-9F6B-921567D19A68}</b:Guid>
    <b:Author>
      <b:Author>
        <b:Corporate>MuCommander</b:Corporate>
      </b:Author>
    </b:Author>
    <b:Title>MuCommander</b:Title>
    <b:Year>2013</b:Year>
    <b:Month>Mayo</b:Month>
    <b:Day>5</b:Day>
    <b:URL>http://www.mucommander.com/</b:URL>
    <b:RefOrder>49</b:RefOrder>
  </b:Source>
  <b:Source>
    <b:Tag>You13</b:Tag>
    <b:SourceType>InternetSite</b:SourceType>
    <b:Guid>{2DF5CC9A-55AD-4E11-BEA4-B79E1DB4FAC2}</b:Guid>
    <b:Author>
      <b:Author>
        <b:Corporate>YourKit</b:Corporate>
      </b:Author>
    </b:Author>
    <b:Title>YourKit Java Profiler</b:Title>
    <b:Year>2013</b:Year>
    <b:Month>Mayo</b:Month>
    <b:Day>5</b:Day>
    <b:URL>http://www.yourkit.com/</b:URL>
    <b:RefOrder>52</b:RefOrder>
  </b:Source>
  <b:Source>
    <b:Tag>Ara13</b:Tag>
    <b:SourceType>InternetSite</b:SourceType>
    <b:Guid>{EBC6B9BF-1DBA-47C1-AD83-21709355124F}</b:Guid>
    <b:Author>
      <b:Author>
        <b:Corporate>Araxis</b:Corporate>
      </b:Author>
    </b:Author>
    <b:Title>Araxis Merge</b:Title>
    <b:Year>2013</b:Year>
    <b:Month>Mayo</b:Month>
    <b:Day>5</b:Day>
    <b:URL>http://www.araxis.com/merge/</b:URL>
    <b:RefOrder>51</b:RefOrder>
  </b:Source>
  <b:Source>
    <b:Tag>The13</b:Tag>
    <b:SourceType>InternetSite</b:SourceType>
    <b:Guid>{98362538-2D27-4F38-B923-6B0ECD6BFC46}</b:Guid>
    <b:Author>
      <b:Author>
        <b:Corporate>The Eclipse Foundation</b:Corporate>
      </b:Author>
    </b:Author>
    <b:Title>Mylyn</b:Title>
    <b:Year>2013</b:Year>
    <b:Month>Mayo</b:Month>
    <b:Day>5</b:Day>
    <b:URL>http://eclipse.org/mylyn/</b:URL>
    <b:RefOrder>50</b:RefOrder>
  </b:Source>
</b:Sources>
</file>

<file path=customXml/itemProps1.xml><?xml version="1.0" encoding="utf-8"?>
<ds:datastoreItem xmlns:ds="http://schemas.openxmlformats.org/officeDocument/2006/customXml" ds:itemID="{BD013275-DACF-4718-ADDD-EF188C9BEF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Pages>
  <Words>24454</Words>
  <Characters>134500</Characters>
  <Application>Microsoft Office Word</Application>
  <DocSecurity>0</DocSecurity>
  <Lines>1120</Lines>
  <Paragraphs>317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158637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Marcos Steimbach;Joaquín Pérez Fuentes</dc:creator>
  <cp:lastModifiedBy>Marcos</cp:lastModifiedBy>
  <cp:revision>4</cp:revision>
  <cp:lastPrinted>2013-12-16T14:28:00Z</cp:lastPrinted>
  <dcterms:created xsi:type="dcterms:W3CDTF">2013-12-16T14:28:00Z</dcterms:created>
  <dcterms:modified xsi:type="dcterms:W3CDTF">2013-12-16T14:31:00Z</dcterms:modified>
</cp:coreProperties>
</file>